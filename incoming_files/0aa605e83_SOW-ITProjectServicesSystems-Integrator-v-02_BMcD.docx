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7153D5" w14:textId="77777777" w:rsidR="006F4B46" w:rsidRDefault="00941B73">
      <w:pPr>
        <w:pStyle w:val="BodyText2"/>
      </w:pPr>
      <w:bookmarkStart w:id="0" w:name="OLE_LINK1"/>
      <w:bookmarkStart w:id="1" w:name="OLE_LINK2"/>
      <w:r>
        <w:t xml:space="preserve"> </w:t>
      </w:r>
    </w:p>
    <w:p w14:paraId="627153D6" w14:textId="2977319E" w:rsidR="000F31C9" w:rsidRDefault="000F31C9">
      <w:pPr>
        <w:jc w:val="center"/>
        <w:rPr>
          <w:sz w:val="36"/>
        </w:rPr>
      </w:pPr>
    </w:p>
    <w:p w14:paraId="627153D7" w14:textId="075E3B79" w:rsidR="000F31C9" w:rsidRDefault="009C77DA">
      <w:pPr>
        <w:jc w:val="center"/>
        <w:rPr>
          <w:sz w:val="36"/>
        </w:rPr>
      </w:pPr>
      <w:r>
        <w:rPr>
          <w:noProof/>
          <w:color w:val="1F497D"/>
        </w:rPr>
        <w:drawing>
          <wp:inline distT="0" distB="0" distL="0" distR="0" wp14:anchorId="451C3B5E" wp14:editId="69BFB41C">
            <wp:extent cx="1800225" cy="662151"/>
            <wp:effectExtent l="0" t="0" r="0" b="0"/>
            <wp:docPr id="3" name="Picture 3" descr="PSEG Corporat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EG Corporate icon"/>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1800225" cy="662151"/>
                    </a:xfrm>
                    <a:prstGeom prst="rect">
                      <a:avLst/>
                    </a:prstGeom>
                    <a:noFill/>
                    <a:ln>
                      <a:noFill/>
                    </a:ln>
                  </pic:spPr>
                </pic:pic>
              </a:graphicData>
            </a:graphic>
          </wp:inline>
        </w:drawing>
      </w:r>
    </w:p>
    <w:p w14:paraId="627153D9" w14:textId="77777777" w:rsidR="000F31C9" w:rsidRDefault="000F31C9">
      <w:pPr>
        <w:jc w:val="center"/>
        <w:rPr>
          <w:sz w:val="36"/>
        </w:rPr>
      </w:pPr>
    </w:p>
    <w:p w14:paraId="627153DA" w14:textId="77777777" w:rsidR="000F31C9" w:rsidRDefault="000F31C9">
      <w:pPr>
        <w:jc w:val="center"/>
        <w:rPr>
          <w:sz w:val="36"/>
        </w:rPr>
      </w:pPr>
    </w:p>
    <w:p w14:paraId="627153DC" w14:textId="63CE045E" w:rsidR="009A6A7C" w:rsidRPr="007F3EFB" w:rsidRDefault="00E20254" w:rsidP="009A6A7C">
      <w:pPr>
        <w:jc w:val="center"/>
        <w:rPr>
          <w:rFonts w:ascii="Arial" w:hAnsi="Arial" w:cs="Arial"/>
          <w:color w:val="0000FF"/>
          <w:sz w:val="36"/>
          <w:szCs w:val="36"/>
        </w:rPr>
      </w:pPr>
      <w:permStart w:id="1089216465" w:edGrp="everyone"/>
      <w:r>
        <w:rPr>
          <w:rFonts w:ascii="Arial" w:hAnsi="Arial" w:cs="Arial"/>
          <w:color w:val="225AA9"/>
          <w:sz w:val="22"/>
          <w:szCs w:val="22"/>
        </w:rPr>
        <w:t>Burns &amp; McDonnell</w:t>
      </w:r>
      <w:r w:rsidR="00333E4B">
        <w:rPr>
          <w:rFonts w:ascii="Arial" w:hAnsi="Arial" w:cs="Arial"/>
          <w:color w:val="225AA9"/>
          <w:sz w:val="22"/>
          <w:szCs w:val="22"/>
        </w:rPr>
        <w:t xml:space="preserve"> EGS, P.C.</w:t>
      </w:r>
      <w:permEnd w:id="1089216465"/>
    </w:p>
    <w:p w14:paraId="627153DD" w14:textId="77777777" w:rsidR="009A6A7C" w:rsidRPr="007F3EFB" w:rsidRDefault="009A6A7C" w:rsidP="009A6A7C">
      <w:pPr>
        <w:rPr>
          <w:rFonts w:ascii="Arial" w:hAnsi="Arial" w:cs="Arial"/>
          <w:color w:val="0000FF"/>
          <w:sz w:val="36"/>
          <w:szCs w:val="36"/>
        </w:rPr>
      </w:pPr>
    </w:p>
    <w:p w14:paraId="627153DE" w14:textId="77777777" w:rsidR="009A6A7C" w:rsidRPr="007F3EFB" w:rsidRDefault="009A6A7C" w:rsidP="009A6A7C">
      <w:pPr>
        <w:jc w:val="center"/>
        <w:rPr>
          <w:rFonts w:ascii="Arial" w:hAnsi="Arial" w:cs="Arial"/>
          <w:color w:val="0000FF"/>
          <w:sz w:val="36"/>
          <w:szCs w:val="36"/>
        </w:rPr>
      </w:pPr>
    </w:p>
    <w:p w14:paraId="627153DF" w14:textId="0FEAF5E1" w:rsidR="009A6A7C" w:rsidRPr="0038658E" w:rsidRDefault="0038658E" w:rsidP="009A6A7C">
      <w:pPr>
        <w:jc w:val="center"/>
        <w:rPr>
          <w:rFonts w:ascii="Arial" w:hAnsi="Arial" w:cs="Arial"/>
          <w:b/>
          <w:iCs/>
          <w:sz w:val="36"/>
          <w:szCs w:val="36"/>
        </w:rPr>
      </w:pPr>
      <w:permStart w:id="1678789999" w:edGrp="everyone"/>
      <w:r w:rsidRPr="0038658E">
        <w:rPr>
          <w:rFonts w:ascii="Arial" w:hAnsi="Arial" w:cs="Arial"/>
          <w:b/>
          <w:iCs/>
          <w:sz w:val="36"/>
          <w:szCs w:val="36"/>
        </w:rPr>
        <w:t>PRJXXXX – Systems Integrator</w:t>
      </w:r>
    </w:p>
    <w:permEnd w:id="1678789999"/>
    <w:p w14:paraId="627153E0" w14:textId="77777777" w:rsidR="009A6A7C" w:rsidRPr="007F3EFB" w:rsidRDefault="009A6A7C" w:rsidP="009A6A7C">
      <w:pPr>
        <w:jc w:val="center"/>
        <w:rPr>
          <w:rFonts w:ascii="Arial" w:hAnsi="Arial" w:cs="Arial"/>
          <w:b/>
          <w:iCs/>
          <w:sz w:val="36"/>
          <w:szCs w:val="36"/>
        </w:rPr>
      </w:pPr>
      <w:r w:rsidRPr="007F3EFB">
        <w:rPr>
          <w:rFonts w:ascii="Arial" w:hAnsi="Arial" w:cs="Arial"/>
          <w:b/>
          <w:iCs/>
          <w:sz w:val="36"/>
          <w:szCs w:val="36"/>
        </w:rPr>
        <w:t>Statement of Work (SOW)</w:t>
      </w:r>
    </w:p>
    <w:p w14:paraId="627153E1" w14:textId="77777777" w:rsidR="009A6A7C" w:rsidRPr="00111903" w:rsidRDefault="009A6A7C" w:rsidP="009A6A7C">
      <w:pPr>
        <w:jc w:val="center"/>
        <w:rPr>
          <w:rFonts w:ascii="Arial" w:hAnsi="Arial" w:cs="Arial"/>
          <w:b/>
          <w:sz w:val="48"/>
        </w:rPr>
      </w:pPr>
    </w:p>
    <w:p w14:paraId="627153E2" w14:textId="77777777" w:rsidR="009A6A7C" w:rsidRPr="00111903" w:rsidRDefault="009A6A7C" w:rsidP="009A6A7C">
      <w:pPr>
        <w:tabs>
          <w:tab w:val="left" w:pos="720"/>
          <w:tab w:val="left" w:pos="1980"/>
          <w:tab w:val="left" w:pos="5760"/>
          <w:tab w:val="left" w:pos="6480"/>
          <w:tab w:val="left" w:pos="7200"/>
          <w:tab w:val="left" w:pos="7920"/>
        </w:tabs>
        <w:jc w:val="center"/>
        <w:rPr>
          <w:rFonts w:ascii="Arial" w:hAnsi="Arial" w:cs="Arial"/>
          <w:b/>
          <w:i/>
          <w:color w:val="000000"/>
          <w:sz w:val="28"/>
        </w:rPr>
      </w:pPr>
    </w:p>
    <w:p w14:paraId="627153E3" w14:textId="4FE6D1C0" w:rsidR="009A6A7C" w:rsidRPr="005E1A62" w:rsidRDefault="004036A6" w:rsidP="004036A6">
      <w:pPr>
        <w:tabs>
          <w:tab w:val="left" w:pos="720"/>
          <w:tab w:val="left" w:pos="1980"/>
          <w:tab w:val="center" w:pos="4680"/>
          <w:tab w:val="left" w:pos="5760"/>
          <w:tab w:val="left" w:pos="6480"/>
          <w:tab w:val="left" w:pos="7200"/>
          <w:tab w:val="left" w:pos="7920"/>
          <w:tab w:val="right" w:pos="9360"/>
        </w:tabs>
        <w:rPr>
          <w:rFonts w:ascii="Arial" w:hAnsi="Arial" w:cs="Arial"/>
          <w:b/>
          <w:i/>
          <w:color w:val="0000FF"/>
          <w:sz w:val="28"/>
        </w:rPr>
      </w:pPr>
      <w:r>
        <w:rPr>
          <w:rFonts w:ascii="Arial" w:hAnsi="Arial" w:cs="Arial"/>
          <w:b/>
          <w:i/>
          <w:color w:val="0000FF"/>
          <w:sz w:val="28"/>
        </w:rPr>
        <w:tab/>
      </w:r>
      <w:r>
        <w:rPr>
          <w:rFonts w:ascii="Arial" w:hAnsi="Arial" w:cs="Arial"/>
          <w:b/>
          <w:i/>
          <w:color w:val="0000FF"/>
          <w:sz w:val="28"/>
        </w:rPr>
        <w:tab/>
      </w:r>
      <w:r>
        <w:rPr>
          <w:rFonts w:ascii="Arial" w:hAnsi="Arial" w:cs="Arial"/>
          <w:b/>
          <w:i/>
          <w:color w:val="0000FF"/>
          <w:sz w:val="28"/>
        </w:rPr>
        <w:tab/>
      </w:r>
      <w:r>
        <w:rPr>
          <w:rFonts w:ascii="Arial" w:hAnsi="Arial" w:cs="Arial"/>
          <w:b/>
          <w:i/>
          <w:color w:val="0000FF"/>
          <w:sz w:val="28"/>
        </w:rPr>
        <w:tab/>
      </w:r>
      <w:permStart w:id="1982691622" w:edGrp="everyone"/>
      <w:r w:rsidR="0038658E" w:rsidRPr="0038658E">
        <w:rPr>
          <w:rFonts w:ascii="Arial" w:hAnsi="Arial" w:cs="Arial"/>
          <w:b/>
          <w:i/>
          <w:sz w:val="28"/>
        </w:rPr>
        <w:t>Tuesday, February-27</w:t>
      </w:r>
      <w:r w:rsidR="0038658E" w:rsidRPr="0038658E">
        <w:rPr>
          <w:rFonts w:ascii="Arial" w:hAnsi="Arial" w:cs="Arial"/>
          <w:b/>
          <w:i/>
          <w:sz w:val="28"/>
          <w:vertAlign w:val="superscript"/>
        </w:rPr>
        <w:t>th</w:t>
      </w:r>
      <w:r w:rsidR="0038658E" w:rsidRPr="0038658E">
        <w:rPr>
          <w:rFonts w:ascii="Arial" w:hAnsi="Arial" w:cs="Arial"/>
          <w:b/>
          <w:i/>
          <w:sz w:val="28"/>
        </w:rPr>
        <w:t xml:space="preserve">, 2024 </w:t>
      </w:r>
      <w:r>
        <w:rPr>
          <w:rFonts w:ascii="Arial" w:hAnsi="Arial" w:cs="Arial"/>
          <w:b/>
          <w:i/>
          <w:color w:val="0000FF"/>
          <w:sz w:val="28"/>
        </w:rPr>
        <w:tab/>
      </w:r>
      <w:r>
        <w:rPr>
          <w:rFonts w:ascii="Arial" w:hAnsi="Arial" w:cs="Arial"/>
          <w:b/>
          <w:i/>
          <w:color w:val="0000FF"/>
          <w:sz w:val="28"/>
        </w:rPr>
        <w:tab/>
      </w:r>
      <w:r>
        <w:rPr>
          <w:rFonts w:ascii="Arial" w:hAnsi="Arial" w:cs="Arial"/>
          <w:b/>
          <w:i/>
          <w:color w:val="0000FF"/>
          <w:sz w:val="28"/>
        </w:rPr>
        <w:tab/>
      </w:r>
      <w:r>
        <w:rPr>
          <w:rFonts w:ascii="Arial" w:hAnsi="Arial" w:cs="Arial"/>
          <w:b/>
          <w:i/>
          <w:color w:val="0000FF"/>
          <w:sz w:val="28"/>
        </w:rPr>
        <w:tab/>
      </w:r>
      <w:r>
        <w:rPr>
          <w:rFonts w:ascii="Arial" w:hAnsi="Arial" w:cs="Arial"/>
          <w:b/>
          <w:i/>
          <w:color w:val="0000FF"/>
          <w:sz w:val="28"/>
        </w:rPr>
        <w:tab/>
      </w:r>
    </w:p>
    <w:p w14:paraId="627153E4" w14:textId="76A58A1E" w:rsidR="001F78D0" w:rsidRPr="0038658E" w:rsidRDefault="0038658E">
      <w:pPr>
        <w:tabs>
          <w:tab w:val="left" w:pos="720"/>
          <w:tab w:val="left" w:pos="1980"/>
          <w:tab w:val="left" w:pos="5760"/>
          <w:tab w:val="left" w:pos="6480"/>
          <w:tab w:val="left" w:pos="7200"/>
          <w:tab w:val="left" w:pos="7920"/>
        </w:tabs>
        <w:jc w:val="center"/>
        <w:rPr>
          <w:rFonts w:ascii="Arial" w:hAnsi="Arial" w:cs="Arial"/>
          <w:b/>
          <w:i/>
          <w:sz w:val="28"/>
        </w:rPr>
      </w:pPr>
      <w:r w:rsidRPr="0038658E">
        <w:rPr>
          <w:rFonts w:ascii="Arial" w:hAnsi="Arial" w:cs="Arial"/>
          <w:b/>
          <w:i/>
          <w:sz w:val="28"/>
        </w:rPr>
        <w:t>V-0.0</w:t>
      </w:r>
      <w:del w:id="2" w:author="Gately, Martin" w:date="2024-03-19T16:26:00Z">
        <w:r w:rsidR="00C95174" w:rsidDel="0065721E">
          <w:rPr>
            <w:rFonts w:ascii="Arial" w:hAnsi="Arial" w:cs="Arial"/>
            <w:b/>
            <w:i/>
            <w:sz w:val="28"/>
          </w:rPr>
          <w:delText>2</w:delText>
        </w:r>
      </w:del>
      <w:ins w:id="3" w:author="Gately, Martin" w:date="2024-03-19T16:26:00Z">
        <w:r w:rsidR="0065721E">
          <w:rPr>
            <w:rFonts w:ascii="Arial" w:hAnsi="Arial" w:cs="Arial"/>
            <w:b/>
            <w:i/>
            <w:sz w:val="28"/>
          </w:rPr>
          <w:t>3</w:t>
        </w:r>
      </w:ins>
    </w:p>
    <w:permEnd w:id="1982691622"/>
    <w:p w14:paraId="627153E5" w14:textId="77777777" w:rsidR="006F4B46" w:rsidRPr="00111903" w:rsidRDefault="006F4B46">
      <w:pPr>
        <w:tabs>
          <w:tab w:val="left" w:pos="720"/>
          <w:tab w:val="left" w:pos="1519"/>
          <w:tab w:val="left" w:pos="5940"/>
          <w:tab w:val="left" w:pos="6300"/>
          <w:tab w:val="left" w:pos="6480"/>
          <w:tab w:val="left" w:pos="7200"/>
          <w:tab w:val="left" w:pos="7920"/>
        </w:tabs>
        <w:jc w:val="center"/>
        <w:rPr>
          <w:rFonts w:ascii="Arial" w:hAnsi="Arial" w:cs="Arial"/>
          <w:b/>
          <w:i/>
          <w:color w:val="000000"/>
        </w:rPr>
      </w:pPr>
    </w:p>
    <w:p w14:paraId="627153E6" w14:textId="77777777" w:rsidR="001F78D0" w:rsidRPr="00111903" w:rsidRDefault="001F78D0">
      <w:pPr>
        <w:tabs>
          <w:tab w:val="left" w:pos="720"/>
          <w:tab w:val="left" w:pos="1519"/>
          <w:tab w:val="left" w:pos="5940"/>
          <w:tab w:val="left" w:pos="6300"/>
          <w:tab w:val="left" w:pos="6480"/>
          <w:tab w:val="left" w:pos="7200"/>
          <w:tab w:val="left" w:pos="7920"/>
        </w:tabs>
        <w:jc w:val="center"/>
        <w:rPr>
          <w:rFonts w:ascii="Arial" w:hAnsi="Arial" w:cs="Arial"/>
          <w:b/>
          <w:i/>
          <w:color w:val="000000"/>
        </w:rPr>
      </w:pPr>
    </w:p>
    <w:p w14:paraId="627153E7" w14:textId="77777777" w:rsidR="001F78D0" w:rsidRPr="00111903" w:rsidRDefault="001F78D0">
      <w:pPr>
        <w:tabs>
          <w:tab w:val="left" w:pos="720"/>
          <w:tab w:val="left" w:pos="1519"/>
          <w:tab w:val="left" w:pos="5940"/>
          <w:tab w:val="left" w:pos="6300"/>
          <w:tab w:val="left" w:pos="6480"/>
          <w:tab w:val="left" w:pos="7200"/>
          <w:tab w:val="left" w:pos="7920"/>
        </w:tabs>
        <w:jc w:val="center"/>
        <w:rPr>
          <w:rFonts w:ascii="Arial" w:hAnsi="Arial" w:cs="Arial"/>
          <w:b/>
          <w:i/>
          <w:color w:val="000000"/>
        </w:rPr>
      </w:pPr>
    </w:p>
    <w:p w14:paraId="627153E9" w14:textId="77777777" w:rsidR="003C3B5C" w:rsidRDefault="003C3B5C">
      <w:pPr>
        <w:tabs>
          <w:tab w:val="left" w:pos="720"/>
          <w:tab w:val="left" w:pos="1519"/>
          <w:tab w:val="left" w:pos="5940"/>
          <w:tab w:val="left" w:pos="6300"/>
          <w:tab w:val="left" w:pos="6480"/>
          <w:tab w:val="left" w:pos="7200"/>
          <w:tab w:val="left" w:pos="7920"/>
        </w:tabs>
        <w:jc w:val="center"/>
        <w:rPr>
          <w:rFonts w:ascii="Arial" w:hAnsi="Arial" w:cs="Arial"/>
          <w:b/>
          <w:i/>
          <w:color w:val="000000"/>
        </w:rPr>
      </w:pPr>
    </w:p>
    <w:p w14:paraId="627153EA" w14:textId="77777777" w:rsidR="003C3B5C" w:rsidRPr="00111903" w:rsidRDefault="003C3B5C">
      <w:pPr>
        <w:tabs>
          <w:tab w:val="left" w:pos="720"/>
          <w:tab w:val="left" w:pos="1519"/>
          <w:tab w:val="left" w:pos="5940"/>
          <w:tab w:val="left" w:pos="6300"/>
          <w:tab w:val="left" w:pos="6480"/>
          <w:tab w:val="left" w:pos="7200"/>
          <w:tab w:val="left" w:pos="7920"/>
        </w:tabs>
        <w:jc w:val="center"/>
        <w:rPr>
          <w:rFonts w:ascii="Arial" w:hAnsi="Arial" w:cs="Arial"/>
          <w:b/>
          <w:i/>
          <w:color w:val="000000"/>
          <w:sz w:val="28"/>
        </w:rPr>
      </w:pPr>
    </w:p>
    <w:p w14:paraId="627153EB" w14:textId="77777777" w:rsidR="00783D56" w:rsidRPr="00E25927" w:rsidRDefault="007F3EFB">
      <w:pPr>
        <w:tabs>
          <w:tab w:val="left" w:pos="720"/>
          <w:tab w:val="left" w:pos="1980"/>
          <w:tab w:val="left" w:pos="5760"/>
          <w:tab w:val="left" w:pos="6480"/>
          <w:tab w:val="left" w:pos="7200"/>
          <w:tab w:val="left" w:pos="7920"/>
        </w:tabs>
        <w:jc w:val="center"/>
        <w:rPr>
          <w:rFonts w:ascii="Arial" w:hAnsi="Arial" w:cs="Arial"/>
          <w:b/>
          <w:i/>
          <w:color w:val="000000"/>
        </w:rPr>
      </w:pPr>
      <w:r w:rsidRPr="00E25927">
        <w:rPr>
          <w:rFonts w:ascii="Arial" w:hAnsi="Arial" w:cs="Arial"/>
          <w:b/>
          <w:i/>
          <w:color w:val="000000"/>
        </w:rPr>
        <w:t>PSEG</w:t>
      </w:r>
      <w:r w:rsidR="008E2FA3" w:rsidRPr="00E25927">
        <w:rPr>
          <w:rFonts w:ascii="Arial" w:hAnsi="Arial" w:cs="Arial"/>
          <w:b/>
          <w:i/>
          <w:color w:val="000000"/>
        </w:rPr>
        <w:t xml:space="preserve"> and </w:t>
      </w:r>
      <w:r w:rsidR="004B776A">
        <w:rPr>
          <w:rFonts w:ascii="Arial" w:hAnsi="Arial" w:cs="Arial"/>
          <w:b/>
          <w:i/>
          <w:color w:val="000000"/>
        </w:rPr>
        <w:t>Supplier</w:t>
      </w:r>
      <w:r w:rsidR="00C2108A">
        <w:rPr>
          <w:rFonts w:ascii="Arial" w:hAnsi="Arial" w:cs="Arial"/>
          <w:b/>
          <w:i/>
          <w:color w:val="000000"/>
        </w:rPr>
        <w:t xml:space="preserve"> </w:t>
      </w:r>
      <w:r w:rsidR="000F31C9" w:rsidRPr="00E25927">
        <w:rPr>
          <w:rFonts w:ascii="Arial" w:hAnsi="Arial" w:cs="Arial"/>
          <w:b/>
          <w:i/>
          <w:color w:val="000000"/>
        </w:rPr>
        <w:t>Confidential</w:t>
      </w:r>
    </w:p>
    <w:p w14:paraId="627153EC" w14:textId="77777777" w:rsidR="000F31C9" w:rsidRDefault="000F31C9">
      <w:pPr>
        <w:tabs>
          <w:tab w:val="left" w:pos="720"/>
          <w:tab w:val="left" w:pos="1980"/>
          <w:tab w:val="left" w:pos="5760"/>
          <w:tab w:val="left" w:pos="6480"/>
          <w:tab w:val="left" w:pos="7200"/>
          <w:tab w:val="left" w:pos="7920"/>
        </w:tabs>
        <w:jc w:val="center"/>
        <w:rPr>
          <w:rFonts w:ascii="Arial" w:hAnsi="Arial"/>
          <w:b/>
          <w:i/>
          <w:color w:val="000000"/>
          <w:sz w:val="28"/>
        </w:rPr>
      </w:pPr>
    </w:p>
    <w:p w14:paraId="627153ED" w14:textId="77777777" w:rsidR="000F31C9" w:rsidRDefault="000F31C9">
      <w:pPr>
        <w:tabs>
          <w:tab w:val="left" w:pos="720"/>
          <w:tab w:val="left" w:pos="1980"/>
          <w:tab w:val="left" w:pos="5760"/>
          <w:tab w:val="left" w:pos="6480"/>
          <w:tab w:val="left" w:pos="7200"/>
          <w:tab w:val="left" w:pos="7920"/>
        </w:tabs>
        <w:jc w:val="center"/>
        <w:rPr>
          <w:rFonts w:ascii="Arial" w:hAnsi="Arial"/>
          <w:b/>
          <w:i/>
          <w:color w:val="000000"/>
          <w:sz w:val="28"/>
        </w:rPr>
      </w:pPr>
    </w:p>
    <w:p w14:paraId="627153EE" w14:textId="77777777" w:rsidR="000F31C9" w:rsidRDefault="000F31C9">
      <w:pPr>
        <w:tabs>
          <w:tab w:val="left" w:pos="720"/>
          <w:tab w:val="left" w:pos="1980"/>
          <w:tab w:val="left" w:pos="5760"/>
          <w:tab w:val="left" w:pos="6480"/>
          <w:tab w:val="left" w:pos="7200"/>
          <w:tab w:val="left" w:pos="7920"/>
        </w:tabs>
        <w:jc w:val="center"/>
        <w:rPr>
          <w:rFonts w:ascii="Arial" w:hAnsi="Arial"/>
          <w:b/>
          <w:i/>
          <w:color w:val="000000"/>
          <w:sz w:val="28"/>
        </w:rPr>
      </w:pPr>
    </w:p>
    <w:p w14:paraId="627153EF" w14:textId="77777777" w:rsidR="00DE40A3" w:rsidRDefault="00DE40A3" w:rsidP="007F3EFB">
      <w:pPr>
        <w:pBdr>
          <w:top w:val="single" w:sz="6" w:space="1" w:color="auto"/>
          <w:left w:val="single" w:sz="6" w:space="1" w:color="auto"/>
          <w:bottom w:val="single" w:sz="6" w:space="1" w:color="auto"/>
          <w:right w:val="single" w:sz="6" w:space="1" w:color="auto"/>
        </w:pBdr>
        <w:tabs>
          <w:tab w:val="left" w:pos="1980"/>
        </w:tabs>
        <w:jc w:val="both"/>
        <w:rPr>
          <w:b/>
          <w:color w:val="000000"/>
          <w:sz w:val="22"/>
          <w:szCs w:val="22"/>
        </w:rPr>
      </w:pPr>
      <w:r w:rsidRPr="003E57FB">
        <w:rPr>
          <w:b/>
          <w:color w:val="000000"/>
          <w:sz w:val="22"/>
          <w:szCs w:val="22"/>
        </w:rPr>
        <w:t xml:space="preserve">This SOW Template has been approved by </w:t>
      </w:r>
      <w:r w:rsidR="00400274">
        <w:rPr>
          <w:b/>
          <w:color w:val="000000"/>
          <w:sz w:val="22"/>
          <w:szCs w:val="22"/>
        </w:rPr>
        <w:t xml:space="preserve">PSEG </w:t>
      </w:r>
      <w:r w:rsidRPr="003E57FB">
        <w:rPr>
          <w:b/>
          <w:color w:val="000000"/>
          <w:sz w:val="22"/>
          <w:szCs w:val="22"/>
        </w:rPr>
        <w:t>Legal, IT and Procur</w:t>
      </w:r>
      <w:r w:rsidR="002B09E1">
        <w:rPr>
          <w:b/>
          <w:color w:val="000000"/>
          <w:sz w:val="22"/>
          <w:szCs w:val="22"/>
        </w:rPr>
        <w:t>e</w:t>
      </w:r>
      <w:r w:rsidRPr="003E57FB">
        <w:rPr>
          <w:b/>
          <w:color w:val="000000"/>
          <w:sz w:val="22"/>
          <w:szCs w:val="22"/>
        </w:rPr>
        <w:t xml:space="preserve">ment.  </w:t>
      </w:r>
      <w:r>
        <w:rPr>
          <w:b/>
          <w:color w:val="000000"/>
          <w:sz w:val="22"/>
          <w:szCs w:val="22"/>
        </w:rPr>
        <w:t xml:space="preserve"> </w:t>
      </w:r>
      <w:r w:rsidRPr="003E57FB">
        <w:rPr>
          <w:b/>
          <w:color w:val="000000"/>
          <w:sz w:val="22"/>
          <w:szCs w:val="22"/>
        </w:rPr>
        <w:t>Changes to the structure or content of this template</w:t>
      </w:r>
      <w:r>
        <w:rPr>
          <w:b/>
          <w:color w:val="000000"/>
          <w:sz w:val="22"/>
          <w:szCs w:val="22"/>
        </w:rPr>
        <w:t xml:space="preserve"> except where expressly permitted </w:t>
      </w:r>
      <w:r w:rsidR="00F76CAD">
        <w:rPr>
          <w:b/>
          <w:color w:val="000000"/>
          <w:sz w:val="22"/>
          <w:szCs w:val="22"/>
        </w:rPr>
        <w:t>may not be made</w:t>
      </w:r>
      <w:r w:rsidRPr="003E57FB">
        <w:rPr>
          <w:b/>
          <w:color w:val="000000"/>
          <w:sz w:val="22"/>
          <w:szCs w:val="22"/>
        </w:rPr>
        <w:t xml:space="preserve"> without written </w:t>
      </w:r>
      <w:r w:rsidR="00031C5F">
        <w:rPr>
          <w:b/>
          <w:color w:val="000000"/>
          <w:sz w:val="22"/>
          <w:szCs w:val="22"/>
        </w:rPr>
        <w:t xml:space="preserve">PSEG </w:t>
      </w:r>
      <w:r w:rsidRPr="003E57FB">
        <w:rPr>
          <w:b/>
          <w:color w:val="000000"/>
          <w:sz w:val="22"/>
          <w:szCs w:val="22"/>
        </w:rPr>
        <w:t>IT Director approval.   Do not delete any sections.  If any sections are not applicable for the specific work scope, mark t</w:t>
      </w:r>
      <w:r w:rsidR="00F76CAD">
        <w:rPr>
          <w:b/>
          <w:color w:val="000000"/>
          <w:sz w:val="22"/>
          <w:szCs w:val="22"/>
        </w:rPr>
        <w:t>h</w:t>
      </w:r>
      <w:r w:rsidRPr="003E57FB">
        <w:rPr>
          <w:b/>
          <w:color w:val="000000"/>
          <w:sz w:val="22"/>
          <w:szCs w:val="22"/>
        </w:rPr>
        <w:t>em as such, but do not delete them</w:t>
      </w:r>
      <w:r>
        <w:rPr>
          <w:b/>
          <w:color w:val="000000"/>
          <w:sz w:val="22"/>
          <w:szCs w:val="22"/>
        </w:rPr>
        <w:t>.</w:t>
      </w:r>
    </w:p>
    <w:p w14:paraId="627153F0" w14:textId="77777777" w:rsidR="00F76CAD" w:rsidRDefault="00F76CAD" w:rsidP="007F3EFB">
      <w:pPr>
        <w:pBdr>
          <w:top w:val="single" w:sz="6" w:space="1" w:color="auto"/>
          <w:left w:val="single" w:sz="6" w:space="1" w:color="auto"/>
          <w:bottom w:val="single" w:sz="6" w:space="1" w:color="auto"/>
          <w:right w:val="single" w:sz="6" w:space="1" w:color="auto"/>
        </w:pBdr>
        <w:tabs>
          <w:tab w:val="left" w:pos="1980"/>
        </w:tabs>
        <w:jc w:val="both"/>
        <w:rPr>
          <w:b/>
          <w:color w:val="000000"/>
          <w:sz w:val="22"/>
          <w:szCs w:val="22"/>
        </w:rPr>
      </w:pPr>
    </w:p>
    <w:p w14:paraId="627153F1" w14:textId="77777777" w:rsidR="005617BB" w:rsidRDefault="00F76CAD" w:rsidP="007F3EFB">
      <w:pPr>
        <w:pBdr>
          <w:top w:val="single" w:sz="6" w:space="1" w:color="auto"/>
          <w:left w:val="single" w:sz="6" w:space="1" w:color="auto"/>
          <w:bottom w:val="single" w:sz="6" w:space="1" w:color="auto"/>
          <w:right w:val="single" w:sz="6" w:space="1" w:color="auto"/>
        </w:pBdr>
        <w:tabs>
          <w:tab w:val="left" w:pos="1980"/>
        </w:tabs>
        <w:jc w:val="both"/>
        <w:rPr>
          <w:i/>
        </w:rPr>
      </w:pPr>
      <w:r>
        <w:rPr>
          <w:i/>
        </w:rPr>
        <w:t xml:space="preserve"> </w:t>
      </w:r>
      <w:r w:rsidRPr="005E1A62">
        <w:rPr>
          <w:b/>
          <w:i/>
          <w:color w:val="0000FF"/>
        </w:rPr>
        <w:t>Italic</w:t>
      </w:r>
      <w:r w:rsidRPr="005E1A62">
        <w:rPr>
          <w:i/>
          <w:color w:val="0000FF"/>
        </w:rPr>
        <w:t xml:space="preserve"> blue </w:t>
      </w:r>
      <w:r>
        <w:rPr>
          <w:i/>
        </w:rPr>
        <w:t xml:space="preserve">text is used where you might insert wording about your project.  </w:t>
      </w:r>
    </w:p>
    <w:p w14:paraId="627153F2" w14:textId="77777777" w:rsidR="00F76CAD" w:rsidRDefault="00F76CAD" w:rsidP="007F3EFB">
      <w:pPr>
        <w:pBdr>
          <w:top w:val="single" w:sz="6" w:space="1" w:color="auto"/>
          <w:left w:val="single" w:sz="6" w:space="1" w:color="auto"/>
          <w:bottom w:val="single" w:sz="6" w:space="1" w:color="auto"/>
          <w:right w:val="single" w:sz="6" w:space="1" w:color="auto"/>
        </w:pBdr>
        <w:tabs>
          <w:tab w:val="left" w:pos="1980"/>
        </w:tabs>
        <w:jc w:val="both"/>
        <w:rPr>
          <w:i/>
        </w:rPr>
      </w:pPr>
      <w:r w:rsidRPr="00DC7D9F">
        <w:rPr>
          <w:i/>
          <w:color w:val="FF0000"/>
        </w:rPr>
        <w:t>I</w:t>
      </w:r>
      <w:r w:rsidRPr="002B09E1">
        <w:rPr>
          <w:i/>
          <w:color w:val="FF0000"/>
        </w:rPr>
        <w:t>t</w:t>
      </w:r>
      <w:r w:rsidRPr="005E1A62">
        <w:rPr>
          <w:i/>
          <w:color w:val="FF0000"/>
        </w:rPr>
        <w:t>alic red text</w:t>
      </w:r>
      <w:r>
        <w:rPr>
          <w:i/>
        </w:rPr>
        <w:t xml:space="preserve"> is used for explanatory information that should be removed when the template is used.</w:t>
      </w:r>
    </w:p>
    <w:p w14:paraId="627153F3" w14:textId="77777777" w:rsidR="00BD7195" w:rsidRPr="00FC496C" w:rsidRDefault="00BD7195" w:rsidP="007F3EFB">
      <w:pPr>
        <w:pBdr>
          <w:top w:val="single" w:sz="6" w:space="1" w:color="auto"/>
          <w:left w:val="single" w:sz="6" w:space="1" w:color="auto"/>
          <w:bottom w:val="single" w:sz="6" w:space="1" w:color="auto"/>
          <w:right w:val="single" w:sz="6" w:space="1" w:color="auto"/>
        </w:pBdr>
        <w:tabs>
          <w:tab w:val="left" w:pos="1980"/>
        </w:tabs>
        <w:jc w:val="both"/>
        <w:rPr>
          <w:b/>
          <w:i/>
          <w:color w:val="FF0000"/>
        </w:rPr>
      </w:pPr>
    </w:p>
    <w:p w14:paraId="627153F4" w14:textId="77777777" w:rsidR="007C4002" w:rsidRPr="00DC7D9F" w:rsidRDefault="007C4002" w:rsidP="007C4002">
      <w:pPr>
        <w:rPr>
          <w:b/>
        </w:rPr>
      </w:pPr>
    </w:p>
    <w:p w14:paraId="627153F5" w14:textId="77777777" w:rsidR="000F31C9" w:rsidRDefault="000F31C9">
      <w:pPr>
        <w:tabs>
          <w:tab w:val="left" w:pos="720"/>
          <w:tab w:val="left" w:pos="1980"/>
          <w:tab w:val="left" w:pos="5760"/>
          <w:tab w:val="left" w:pos="6480"/>
          <w:tab w:val="left" w:pos="7200"/>
          <w:tab w:val="left" w:pos="7920"/>
        </w:tabs>
        <w:jc w:val="center"/>
        <w:rPr>
          <w:rFonts w:ascii="Arial" w:hAnsi="Arial"/>
          <w:b/>
          <w:i/>
          <w:color w:val="000000"/>
          <w:sz w:val="28"/>
        </w:rPr>
      </w:pPr>
    </w:p>
    <w:p w14:paraId="627153F6" w14:textId="77777777" w:rsidR="005617BB" w:rsidRDefault="005617BB">
      <w:pPr>
        <w:tabs>
          <w:tab w:val="left" w:pos="720"/>
          <w:tab w:val="left" w:pos="1980"/>
          <w:tab w:val="left" w:pos="5760"/>
          <w:tab w:val="left" w:pos="6480"/>
          <w:tab w:val="left" w:pos="7200"/>
          <w:tab w:val="left" w:pos="7920"/>
        </w:tabs>
        <w:jc w:val="center"/>
        <w:rPr>
          <w:rFonts w:ascii="Arial" w:hAnsi="Arial"/>
          <w:b/>
          <w:i/>
          <w:color w:val="000000"/>
          <w:sz w:val="28"/>
        </w:rPr>
      </w:pPr>
    </w:p>
    <w:p w14:paraId="627153F7" w14:textId="77777777" w:rsidR="00086722" w:rsidRDefault="00086722">
      <w:pPr>
        <w:tabs>
          <w:tab w:val="left" w:pos="720"/>
          <w:tab w:val="left" w:pos="1980"/>
          <w:tab w:val="left" w:pos="5760"/>
          <w:tab w:val="left" w:pos="6480"/>
          <w:tab w:val="left" w:pos="7200"/>
          <w:tab w:val="left" w:pos="7920"/>
        </w:tabs>
        <w:jc w:val="center"/>
        <w:rPr>
          <w:rFonts w:ascii="Arial" w:hAnsi="Arial"/>
          <w:b/>
          <w:i/>
          <w:color w:val="000000"/>
          <w:sz w:val="28"/>
        </w:rPr>
      </w:pPr>
    </w:p>
    <w:p w14:paraId="627153F8" w14:textId="77777777" w:rsidR="005617BB" w:rsidRDefault="005617BB">
      <w:pPr>
        <w:tabs>
          <w:tab w:val="left" w:pos="720"/>
          <w:tab w:val="left" w:pos="1980"/>
          <w:tab w:val="left" w:pos="5760"/>
          <w:tab w:val="left" w:pos="6480"/>
          <w:tab w:val="left" w:pos="7200"/>
          <w:tab w:val="left" w:pos="7920"/>
        </w:tabs>
        <w:jc w:val="center"/>
        <w:rPr>
          <w:rFonts w:ascii="Arial" w:hAnsi="Arial"/>
          <w:b/>
          <w:i/>
          <w:color w:val="000000"/>
          <w:sz w:val="28"/>
        </w:rPr>
      </w:pPr>
    </w:p>
    <w:p w14:paraId="627153F9" w14:textId="77777777" w:rsidR="00D938C4" w:rsidRDefault="00D938C4">
      <w:pPr>
        <w:tabs>
          <w:tab w:val="left" w:pos="720"/>
          <w:tab w:val="left" w:pos="1980"/>
          <w:tab w:val="left" w:pos="5760"/>
          <w:tab w:val="left" w:pos="6480"/>
          <w:tab w:val="left" w:pos="7200"/>
          <w:tab w:val="left" w:pos="7920"/>
        </w:tabs>
        <w:jc w:val="center"/>
        <w:rPr>
          <w:rFonts w:ascii="Arial" w:hAnsi="Arial"/>
          <w:b/>
          <w:i/>
          <w:color w:val="000000"/>
          <w:sz w:val="28"/>
        </w:rPr>
      </w:pPr>
    </w:p>
    <w:p w14:paraId="627153FA" w14:textId="77777777" w:rsidR="007258E7" w:rsidRPr="00FC496C" w:rsidRDefault="007258E7" w:rsidP="007258E7">
      <w:pPr>
        <w:autoSpaceDE w:val="0"/>
        <w:autoSpaceDN w:val="0"/>
        <w:adjustRightInd w:val="0"/>
        <w:rPr>
          <w:rFonts w:ascii="Arial" w:hAnsi="Arial" w:cs="Arial"/>
          <w:b/>
          <w:sz w:val="28"/>
          <w:szCs w:val="28"/>
          <w:u w:val="single"/>
        </w:rPr>
      </w:pPr>
      <w:r w:rsidRPr="00FC496C">
        <w:rPr>
          <w:rFonts w:ascii="Arial" w:hAnsi="Arial" w:cs="Arial"/>
          <w:b/>
          <w:sz w:val="28"/>
          <w:szCs w:val="28"/>
          <w:u w:val="single"/>
        </w:rPr>
        <w:lastRenderedPageBreak/>
        <w:t>Document Change History</w:t>
      </w:r>
    </w:p>
    <w:p w14:paraId="627153FB" w14:textId="77777777" w:rsidR="007258E7" w:rsidRPr="00FC496C" w:rsidRDefault="007258E7" w:rsidP="007258E7">
      <w:pPr>
        <w:autoSpaceDE w:val="0"/>
        <w:autoSpaceDN w:val="0"/>
        <w:adjustRightInd w:val="0"/>
        <w:rPr>
          <w:u w:val="single"/>
        </w:rPr>
      </w:pPr>
    </w:p>
    <w:tbl>
      <w:tblPr>
        <w:tblW w:w="1009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350"/>
        <w:gridCol w:w="1710"/>
        <w:gridCol w:w="2610"/>
        <w:gridCol w:w="4428"/>
      </w:tblGrid>
      <w:tr w:rsidR="007258E7" w:rsidRPr="00FC496C" w14:paraId="62715400" w14:textId="77777777" w:rsidTr="00BD4B77">
        <w:tc>
          <w:tcPr>
            <w:tcW w:w="1350" w:type="dxa"/>
            <w:tcBorders>
              <w:top w:val="single" w:sz="12" w:space="0" w:color="auto"/>
              <w:bottom w:val="single" w:sz="6" w:space="0" w:color="auto"/>
            </w:tcBorders>
            <w:shd w:val="clear" w:color="auto" w:fill="auto"/>
          </w:tcPr>
          <w:p w14:paraId="627153FC" w14:textId="77777777" w:rsidR="007258E7" w:rsidRPr="00FC496C" w:rsidRDefault="007258E7" w:rsidP="00233B01">
            <w:pPr>
              <w:tabs>
                <w:tab w:val="clear" w:pos="360"/>
              </w:tabs>
              <w:jc w:val="center"/>
              <w:rPr>
                <w:rFonts w:ascii="Arial" w:hAnsi="Arial" w:cs="Arial"/>
                <w:b/>
                <w:szCs w:val="24"/>
              </w:rPr>
            </w:pPr>
            <w:r w:rsidRPr="00FC496C">
              <w:rPr>
                <w:rFonts w:ascii="Arial" w:hAnsi="Arial" w:cs="Arial"/>
                <w:b/>
                <w:szCs w:val="24"/>
              </w:rPr>
              <w:t>Version Rev</w:t>
            </w:r>
          </w:p>
        </w:tc>
        <w:tc>
          <w:tcPr>
            <w:tcW w:w="1710" w:type="dxa"/>
            <w:tcBorders>
              <w:top w:val="single" w:sz="12" w:space="0" w:color="auto"/>
              <w:bottom w:val="single" w:sz="6" w:space="0" w:color="auto"/>
            </w:tcBorders>
            <w:shd w:val="clear" w:color="auto" w:fill="auto"/>
          </w:tcPr>
          <w:p w14:paraId="627153FD" w14:textId="77777777" w:rsidR="007258E7" w:rsidRPr="00FC496C" w:rsidRDefault="007258E7" w:rsidP="00233B01">
            <w:pPr>
              <w:tabs>
                <w:tab w:val="clear" w:pos="360"/>
              </w:tabs>
              <w:jc w:val="center"/>
              <w:rPr>
                <w:rFonts w:ascii="Arial" w:hAnsi="Arial" w:cs="Arial"/>
                <w:b/>
                <w:szCs w:val="24"/>
              </w:rPr>
            </w:pPr>
            <w:r w:rsidRPr="00FC496C">
              <w:rPr>
                <w:rFonts w:ascii="Arial" w:hAnsi="Arial" w:cs="Arial"/>
                <w:b/>
                <w:szCs w:val="24"/>
              </w:rPr>
              <w:t>Change Date</w:t>
            </w:r>
          </w:p>
        </w:tc>
        <w:tc>
          <w:tcPr>
            <w:tcW w:w="2610" w:type="dxa"/>
            <w:tcBorders>
              <w:top w:val="single" w:sz="12" w:space="0" w:color="auto"/>
              <w:bottom w:val="single" w:sz="6" w:space="0" w:color="auto"/>
            </w:tcBorders>
            <w:shd w:val="clear" w:color="auto" w:fill="auto"/>
          </w:tcPr>
          <w:p w14:paraId="627153FE" w14:textId="77777777" w:rsidR="007258E7" w:rsidRPr="00FC496C" w:rsidRDefault="007258E7" w:rsidP="00233B01">
            <w:pPr>
              <w:tabs>
                <w:tab w:val="clear" w:pos="360"/>
              </w:tabs>
              <w:jc w:val="center"/>
              <w:rPr>
                <w:rFonts w:ascii="Arial" w:hAnsi="Arial" w:cs="Arial"/>
                <w:b/>
                <w:szCs w:val="24"/>
              </w:rPr>
            </w:pPr>
            <w:r w:rsidRPr="00FC496C">
              <w:rPr>
                <w:rFonts w:ascii="Arial" w:hAnsi="Arial" w:cs="Arial"/>
                <w:b/>
                <w:szCs w:val="24"/>
              </w:rPr>
              <w:t>Author</w:t>
            </w:r>
          </w:p>
        </w:tc>
        <w:tc>
          <w:tcPr>
            <w:tcW w:w="4428" w:type="dxa"/>
            <w:tcBorders>
              <w:top w:val="single" w:sz="12" w:space="0" w:color="auto"/>
              <w:bottom w:val="single" w:sz="6" w:space="0" w:color="auto"/>
            </w:tcBorders>
            <w:shd w:val="clear" w:color="auto" w:fill="auto"/>
          </w:tcPr>
          <w:p w14:paraId="627153FF" w14:textId="77777777" w:rsidR="007258E7" w:rsidRPr="00FC496C" w:rsidRDefault="007258E7" w:rsidP="00233B01">
            <w:pPr>
              <w:tabs>
                <w:tab w:val="clear" w:pos="360"/>
              </w:tabs>
              <w:jc w:val="center"/>
              <w:rPr>
                <w:rFonts w:ascii="Arial" w:hAnsi="Arial" w:cs="Arial"/>
                <w:b/>
                <w:szCs w:val="24"/>
              </w:rPr>
            </w:pPr>
            <w:r w:rsidRPr="00FC496C">
              <w:rPr>
                <w:rFonts w:ascii="Arial" w:hAnsi="Arial" w:cs="Arial"/>
                <w:b/>
                <w:szCs w:val="24"/>
              </w:rPr>
              <w:t>Remarks</w:t>
            </w:r>
          </w:p>
        </w:tc>
      </w:tr>
      <w:tr w:rsidR="007258E7" w:rsidRPr="00FC496C" w14:paraId="62715405" w14:textId="77777777" w:rsidTr="00B46C46">
        <w:tc>
          <w:tcPr>
            <w:tcW w:w="1350" w:type="dxa"/>
            <w:tcBorders>
              <w:top w:val="single" w:sz="6" w:space="0" w:color="auto"/>
              <w:bottom w:val="single" w:sz="6" w:space="0" w:color="auto"/>
            </w:tcBorders>
          </w:tcPr>
          <w:p w14:paraId="62715401" w14:textId="5D0DD564" w:rsidR="007258E7" w:rsidRPr="00FC496C" w:rsidRDefault="007258E7" w:rsidP="0038658E">
            <w:pPr>
              <w:rPr>
                <w:rFonts w:ascii="Arial" w:hAnsi="Arial" w:cs="Arial"/>
                <w:bCs/>
                <w:i/>
                <w:iCs/>
                <w:color w:val="000000"/>
                <w:sz w:val="22"/>
                <w:szCs w:val="22"/>
              </w:rPr>
            </w:pPr>
            <w:permStart w:id="762269955" w:edGrp="everyone"/>
            <w:r w:rsidRPr="00FC496C">
              <w:rPr>
                <w:rFonts w:ascii="Arial" w:hAnsi="Arial" w:cs="Arial"/>
                <w:bCs/>
                <w:i/>
                <w:iCs/>
                <w:color w:val="000000"/>
                <w:sz w:val="22"/>
                <w:szCs w:val="22"/>
              </w:rPr>
              <w:t xml:space="preserve"> </w:t>
            </w:r>
            <w:r w:rsidR="0038658E">
              <w:rPr>
                <w:rFonts w:ascii="Arial" w:hAnsi="Arial" w:cs="Arial"/>
                <w:bCs/>
                <w:i/>
                <w:iCs/>
                <w:color w:val="000000"/>
                <w:sz w:val="22"/>
                <w:szCs w:val="22"/>
              </w:rPr>
              <w:t>.</w:t>
            </w:r>
            <w:r w:rsidR="0038658E" w:rsidRPr="0038658E">
              <w:rPr>
                <w:rFonts w:ascii="Arial" w:hAnsi="Arial" w:cs="Arial"/>
                <w:bCs/>
                <w:i/>
                <w:iCs/>
                <w:color w:val="000000"/>
                <w:sz w:val="22"/>
                <w:szCs w:val="22"/>
              </w:rPr>
              <w:t>01</w:t>
            </w:r>
          </w:p>
        </w:tc>
        <w:tc>
          <w:tcPr>
            <w:tcW w:w="1710" w:type="dxa"/>
            <w:tcBorders>
              <w:top w:val="single" w:sz="6" w:space="0" w:color="auto"/>
              <w:bottom w:val="single" w:sz="6" w:space="0" w:color="auto"/>
            </w:tcBorders>
          </w:tcPr>
          <w:p w14:paraId="62715402" w14:textId="53FF20A0" w:rsidR="007258E7" w:rsidRPr="00FC496C" w:rsidRDefault="0038658E" w:rsidP="007258E7">
            <w:pPr>
              <w:rPr>
                <w:rFonts w:ascii="Arial" w:hAnsi="Arial" w:cs="Arial"/>
                <w:i/>
                <w:color w:val="0070C0"/>
                <w:sz w:val="22"/>
                <w:szCs w:val="22"/>
              </w:rPr>
            </w:pPr>
            <w:r w:rsidRPr="0038658E">
              <w:rPr>
                <w:rFonts w:ascii="Arial" w:hAnsi="Arial" w:cs="Arial"/>
                <w:bCs/>
                <w:i/>
                <w:iCs/>
                <w:color w:val="000000"/>
                <w:sz w:val="22"/>
                <w:szCs w:val="22"/>
              </w:rPr>
              <w:t>02/27/2024</w:t>
            </w:r>
          </w:p>
        </w:tc>
        <w:tc>
          <w:tcPr>
            <w:tcW w:w="2610" w:type="dxa"/>
            <w:tcBorders>
              <w:top w:val="single" w:sz="6" w:space="0" w:color="auto"/>
              <w:bottom w:val="single" w:sz="6" w:space="0" w:color="auto"/>
            </w:tcBorders>
          </w:tcPr>
          <w:p w14:paraId="62715403" w14:textId="42DFD358" w:rsidR="007258E7" w:rsidRPr="00FC496C" w:rsidRDefault="0038658E" w:rsidP="007258E7">
            <w:pPr>
              <w:rPr>
                <w:rFonts w:ascii="Arial" w:hAnsi="Arial" w:cs="Arial"/>
                <w:bCs/>
                <w:i/>
                <w:iCs/>
                <w:color w:val="000000"/>
                <w:sz w:val="22"/>
                <w:szCs w:val="22"/>
              </w:rPr>
            </w:pPr>
            <w:r w:rsidRPr="0038658E">
              <w:rPr>
                <w:rFonts w:ascii="Arial" w:hAnsi="Arial" w:cs="Arial"/>
                <w:bCs/>
                <w:i/>
                <w:iCs/>
                <w:color w:val="000000"/>
                <w:sz w:val="22"/>
                <w:szCs w:val="22"/>
              </w:rPr>
              <w:t>Martin C. Gately</w:t>
            </w:r>
          </w:p>
        </w:tc>
        <w:tc>
          <w:tcPr>
            <w:tcW w:w="4428" w:type="dxa"/>
            <w:tcBorders>
              <w:top w:val="single" w:sz="6" w:space="0" w:color="auto"/>
              <w:bottom w:val="single" w:sz="6" w:space="0" w:color="auto"/>
            </w:tcBorders>
          </w:tcPr>
          <w:p w14:paraId="62715404" w14:textId="27BB7B68" w:rsidR="007258E7" w:rsidRPr="00FC496C" w:rsidRDefault="0038658E" w:rsidP="007258E7">
            <w:pPr>
              <w:rPr>
                <w:rFonts w:ascii="Arial" w:hAnsi="Arial" w:cs="Arial"/>
                <w:bCs/>
                <w:i/>
                <w:iCs/>
                <w:color w:val="000000"/>
                <w:sz w:val="22"/>
                <w:szCs w:val="22"/>
              </w:rPr>
            </w:pPr>
            <w:r>
              <w:rPr>
                <w:rFonts w:ascii="Arial" w:hAnsi="Arial" w:cs="Arial"/>
                <w:bCs/>
                <w:i/>
                <w:iCs/>
                <w:color w:val="000000"/>
                <w:sz w:val="22"/>
                <w:szCs w:val="22"/>
              </w:rPr>
              <w:t xml:space="preserve">Initial Draft </w:t>
            </w:r>
          </w:p>
        </w:tc>
      </w:tr>
      <w:tr w:rsidR="007258E7" w:rsidRPr="00FC496C" w14:paraId="6271540A" w14:textId="77777777" w:rsidTr="00B46C46">
        <w:tc>
          <w:tcPr>
            <w:tcW w:w="1350" w:type="dxa"/>
            <w:tcBorders>
              <w:top w:val="single" w:sz="6" w:space="0" w:color="auto"/>
              <w:bottom w:val="single" w:sz="6" w:space="0" w:color="auto"/>
            </w:tcBorders>
          </w:tcPr>
          <w:p w14:paraId="62715406" w14:textId="5A5A4FC1" w:rsidR="007258E7" w:rsidRPr="00FC496C" w:rsidRDefault="007259E3" w:rsidP="00233B01">
            <w:pPr>
              <w:rPr>
                <w:rFonts w:ascii="Arial" w:hAnsi="Arial" w:cs="Arial"/>
                <w:bCs/>
                <w:i/>
                <w:iCs/>
                <w:color w:val="000000"/>
                <w:sz w:val="22"/>
                <w:szCs w:val="22"/>
              </w:rPr>
            </w:pPr>
            <w:permStart w:id="9256149" w:edGrp="everyone"/>
            <w:permEnd w:id="762269955"/>
            <w:r>
              <w:rPr>
                <w:rFonts w:ascii="Arial" w:hAnsi="Arial" w:cs="Arial"/>
                <w:bCs/>
                <w:i/>
                <w:iCs/>
                <w:color w:val="000000"/>
                <w:sz w:val="22"/>
                <w:szCs w:val="22"/>
              </w:rPr>
              <w:t>.02</w:t>
            </w:r>
          </w:p>
        </w:tc>
        <w:tc>
          <w:tcPr>
            <w:tcW w:w="1710" w:type="dxa"/>
            <w:tcBorders>
              <w:top w:val="single" w:sz="6" w:space="0" w:color="auto"/>
              <w:bottom w:val="single" w:sz="6" w:space="0" w:color="auto"/>
            </w:tcBorders>
          </w:tcPr>
          <w:p w14:paraId="62715407" w14:textId="615D7A85" w:rsidR="007258E7" w:rsidRPr="00FC496C" w:rsidRDefault="007259E3" w:rsidP="00233B01">
            <w:pPr>
              <w:rPr>
                <w:rFonts w:ascii="Arial" w:hAnsi="Arial" w:cs="Arial"/>
                <w:i/>
                <w:color w:val="000000"/>
                <w:sz w:val="22"/>
                <w:szCs w:val="22"/>
              </w:rPr>
            </w:pPr>
            <w:r>
              <w:rPr>
                <w:rFonts w:ascii="Arial" w:hAnsi="Arial" w:cs="Arial"/>
                <w:i/>
                <w:color w:val="000000"/>
                <w:sz w:val="22"/>
                <w:szCs w:val="22"/>
              </w:rPr>
              <w:t>3/4/2024</w:t>
            </w:r>
          </w:p>
        </w:tc>
        <w:tc>
          <w:tcPr>
            <w:tcW w:w="2610" w:type="dxa"/>
            <w:tcBorders>
              <w:top w:val="single" w:sz="6" w:space="0" w:color="auto"/>
              <w:bottom w:val="single" w:sz="6" w:space="0" w:color="auto"/>
            </w:tcBorders>
          </w:tcPr>
          <w:p w14:paraId="62715408" w14:textId="4BC59363" w:rsidR="007258E7" w:rsidRPr="00FC496C" w:rsidRDefault="007259E3" w:rsidP="00233B01">
            <w:pPr>
              <w:rPr>
                <w:rFonts w:ascii="Arial" w:hAnsi="Arial" w:cs="Arial"/>
                <w:bCs/>
                <w:i/>
                <w:iCs/>
                <w:color w:val="000000"/>
                <w:sz w:val="22"/>
                <w:szCs w:val="22"/>
              </w:rPr>
            </w:pPr>
            <w:r>
              <w:rPr>
                <w:rFonts w:ascii="Arial" w:hAnsi="Arial" w:cs="Arial"/>
                <w:bCs/>
                <w:i/>
                <w:iCs/>
                <w:color w:val="000000"/>
                <w:sz w:val="22"/>
                <w:szCs w:val="22"/>
              </w:rPr>
              <w:t>Alexander R. Lenox</w:t>
            </w:r>
          </w:p>
        </w:tc>
        <w:tc>
          <w:tcPr>
            <w:tcW w:w="4428" w:type="dxa"/>
            <w:tcBorders>
              <w:top w:val="single" w:sz="6" w:space="0" w:color="auto"/>
              <w:bottom w:val="single" w:sz="6" w:space="0" w:color="auto"/>
            </w:tcBorders>
          </w:tcPr>
          <w:p w14:paraId="62715409" w14:textId="29B879DD" w:rsidR="007258E7" w:rsidRPr="00FC496C" w:rsidRDefault="007259E3" w:rsidP="00233B01">
            <w:pPr>
              <w:rPr>
                <w:rFonts w:ascii="Arial" w:hAnsi="Arial" w:cs="Arial"/>
                <w:bCs/>
                <w:i/>
                <w:iCs/>
                <w:color w:val="000000"/>
                <w:sz w:val="22"/>
                <w:szCs w:val="22"/>
              </w:rPr>
            </w:pPr>
            <w:r>
              <w:rPr>
                <w:rFonts w:ascii="Arial" w:hAnsi="Arial" w:cs="Arial"/>
                <w:bCs/>
                <w:i/>
                <w:iCs/>
                <w:color w:val="000000"/>
                <w:sz w:val="22"/>
                <w:szCs w:val="22"/>
              </w:rPr>
              <w:t>Scope of Work Updates</w:t>
            </w:r>
          </w:p>
        </w:tc>
      </w:tr>
      <w:tr w:rsidR="009C77DA" w:rsidRPr="00FC496C" w14:paraId="4EFF1C80" w14:textId="77777777" w:rsidTr="00B46C46">
        <w:tc>
          <w:tcPr>
            <w:tcW w:w="1350" w:type="dxa"/>
            <w:tcBorders>
              <w:top w:val="single" w:sz="6" w:space="0" w:color="auto"/>
              <w:bottom w:val="single" w:sz="6" w:space="0" w:color="auto"/>
            </w:tcBorders>
          </w:tcPr>
          <w:p w14:paraId="4BCB28DC" w14:textId="1D1414D3" w:rsidR="009C77DA" w:rsidRPr="00FC496C" w:rsidRDefault="00F91A1F" w:rsidP="00233B01">
            <w:pPr>
              <w:rPr>
                <w:rFonts w:ascii="Arial" w:hAnsi="Arial" w:cs="Arial"/>
                <w:bCs/>
                <w:i/>
                <w:iCs/>
                <w:color w:val="000000"/>
                <w:sz w:val="22"/>
                <w:szCs w:val="22"/>
              </w:rPr>
            </w:pPr>
            <w:permStart w:id="1453859587" w:edGrp="everyone"/>
            <w:permEnd w:id="9256149"/>
            <w:ins w:id="4" w:author="Gately, Martin" w:date="2024-03-14T12:48:00Z">
              <w:r>
                <w:rPr>
                  <w:rFonts w:ascii="Arial" w:hAnsi="Arial" w:cs="Arial"/>
                  <w:bCs/>
                  <w:i/>
                  <w:iCs/>
                  <w:color w:val="000000"/>
                  <w:sz w:val="22"/>
                  <w:szCs w:val="22"/>
                </w:rPr>
                <w:t>.03</w:t>
              </w:r>
            </w:ins>
          </w:p>
        </w:tc>
        <w:tc>
          <w:tcPr>
            <w:tcW w:w="1710" w:type="dxa"/>
            <w:tcBorders>
              <w:top w:val="single" w:sz="6" w:space="0" w:color="auto"/>
              <w:bottom w:val="single" w:sz="6" w:space="0" w:color="auto"/>
            </w:tcBorders>
          </w:tcPr>
          <w:p w14:paraId="4BEB56D7" w14:textId="7D68F9F9" w:rsidR="009C77DA" w:rsidRPr="00FC496C" w:rsidRDefault="00F91A1F" w:rsidP="00233B01">
            <w:pPr>
              <w:rPr>
                <w:rFonts w:ascii="Arial" w:hAnsi="Arial" w:cs="Arial"/>
                <w:i/>
                <w:color w:val="000000"/>
                <w:sz w:val="22"/>
                <w:szCs w:val="22"/>
              </w:rPr>
            </w:pPr>
            <w:ins w:id="5" w:author="Gately, Martin" w:date="2024-03-14T12:48:00Z">
              <w:r>
                <w:rPr>
                  <w:rFonts w:ascii="Arial" w:hAnsi="Arial" w:cs="Arial"/>
                  <w:i/>
                  <w:color w:val="000000"/>
                  <w:sz w:val="22"/>
                  <w:szCs w:val="22"/>
                </w:rPr>
                <w:t>3/15/20</w:t>
              </w:r>
              <w:r w:rsidR="00CC018B">
                <w:rPr>
                  <w:rFonts w:ascii="Arial" w:hAnsi="Arial" w:cs="Arial"/>
                  <w:i/>
                  <w:color w:val="000000"/>
                  <w:sz w:val="22"/>
                  <w:szCs w:val="22"/>
                </w:rPr>
                <w:t>24</w:t>
              </w:r>
            </w:ins>
          </w:p>
        </w:tc>
        <w:tc>
          <w:tcPr>
            <w:tcW w:w="2610" w:type="dxa"/>
            <w:tcBorders>
              <w:top w:val="single" w:sz="6" w:space="0" w:color="auto"/>
              <w:bottom w:val="single" w:sz="6" w:space="0" w:color="auto"/>
            </w:tcBorders>
          </w:tcPr>
          <w:p w14:paraId="1E6F448F" w14:textId="1CA08B69" w:rsidR="009C77DA" w:rsidRPr="00FC496C" w:rsidRDefault="00CC018B" w:rsidP="00233B01">
            <w:pPr>
              <w:rPr>
                <w:rFonts w:ascii="Arial" w:hAnsi="Arial" w:cs="Arial"/>
                <w:bCs/>
                <w:i/>
                <w:iCs/>
                <w:color w:val="000000"/>
                <w:sz w:val="22"/>
                <w:szCs w:val="22"/>
              </w:rPr>
            </w:pPr>
            <w:ins w:id="6" w:author="Gately, Martin" w:date="2024-03-14T12:48:00Z">
              <w:r>
                <w:rPr>
                  <w:rFonts w:ascii="Arial" w:hAnsi="Arial" w:cs="Arial"/>
                  <w:bCs/>
                  <w:i/>
                  <w:iCs/>
                  <w:color w:val="000000"/>
                  <w:sz w:val="22"/>
                  <w:szCs w:val="22"/>
                </w:rPr>
                <w:t>Martin C. Gately</w:t>
              </w:r>
            </w:ins>
          </w:p>
        </w:tc>
        <w:tc>
          <w:tcPr>
            <w:tcW w:w="4428" w:type="dxa"/>
            <w:tcBorders>
              <w:top w:val="single" w:sz="6" w:space="0" w:color="auto"/>
              <w:bottom w:val="single" w:sz="6" w:space="0" w:color="auto"/>
            </w:tcBorders>
          </w:tcPr>
          <w:p w14:paraId="2DA5DC3F" w14:textId="0B03D7F5" w:rsidR="009C77DA" w:rsidRPr="00FC496C" w:rsidRDefault="00CC018B" w:rsidP="00233B01">
            <w:pPr>
              <w:rPr>
                <w:rFonts w:ascii="Arial" w:hAnsi="Arial" w:cs="Arial"/>
                <w:bCs/>
                <w:i/>
                <w:iCs/>
                <w:color w:val="000000"/>
                <w:sz w:val="22"/>
                <w:szCs w:val="22"/>
              </w:rPr>
            </w:pPr>
            <w:ins w:id="7" w:author="Gately, Martin" w:date="2024-03-14T12:48:00Z">
              <w:r>
                <w:rPr>
                  <w:rFonts w:ascii="Arial" w:hAnsi="Arial" w:cs="Arial"/>
                  <w:bCs/>
                  <w:i/>
                  <w:iCs/>
                  <w:color w:val="000000"/>
                  <w:sz w:val="22"/>
                  <w:szCs w:val="22"/>
                </w:rPr>
                <w:t xml:space="preserve">Updates </w:t>
              </w:r>
            </w:ins>
            <w:ins w:id="8" w:author="Gately, Martin" w:date="2024-03-19T16:27:00Z">
              <w:r w:rsidR="0065721E">
                <w:rPr>
                  <w:rFonts w:ascii="Arial" w:hAnsi="Arial" w:cs="Arial"/>
                  <w:bCs/>
                  <w:i/>
                  <w:iCs/>
                  <w:color w:val="000000"/>
                  <w:sz w:val="22"/>
                  <w:szCs w:val="22"/>
                </w:rPr>
                <w:t xml:space="preserve">– for Milestones, payments and closing requirements </w:t>
              </w:r>
            </w:ins>
          </w:p>
        </w:tc>
      </w:tr>
      <w:tr w:rsidR="009C77DA" w:rsidRPr="00FC496C" w14:paraId="3383315C" w14:textId="77777777" w:rsidTr="00B46C46">
        <w:tc>
          <w:tcPr>
            <w:tcW w:w="1350" w:type="dxa"/>
            <w:tcBorders>
              <w:top w:val="single" w:sz="6" w:space="0" w:color="auto"/>
              <w:bottom w:val="single" w:sz="6" w:space="0" w:color="auto"/>
            </w:tcBorders>
          </w:tcPr>
          <w:p w14:paraId="29FA29B4" w14:textId="77777777" w:rsidR="009C77DA" w:rsidRPr="00FC496C" w:rsidRDefault="009C77DA" w:rsidP="00233B01">
            <w:pPr>
              <w:rPr>
                <w:rFonts w:ascii="Arial" w:hAnsi="Arial" w:cs="Arial"/>
                <w:bCs/>
                <w:i/>
                <w:iCs/>
                <w:color w:val="000000"/>
                <w:sz w:val="22"/>
                <w:szCs w:val="22"/>
              </w:rPr>
            </w:pPr>
            <w:permStart w:id="1156854248" w:edGrp="everyone"/>
            <w:permEnd w:id="1453859587"/>
          </w:p>
        </w:tc>
        <w:tc>
          <w:tcPr>
            <w:tcW w:w="1710" w:type="dxa"/>
            <w:tcBorders>
              <w:top w:val="single" w:sz="6" w:space="0" w:color="auto"/>
              <w:bottom w:val="single" w:sz="6" w:space="0" w:color="auto"/>
            </w:tcBorders>
          </w:tcPr>
          <w:p w14:paraId="7D1EBA06" w14:textId="77777777" w:rsidR="009C77DA" w:rsidRPr="00FC496C" w:rsidRDefault="009C77DA" w:rsidP="00233B01">
            <w:pPr>
              <w:rPr>
                <w:rFonts w:ascii="Arial" w:hAnsi="Arial" w:cs="Arial"/>
                <w:i/>
                <w:color w:val="000000"/>
                <w:sz w:val="22"/>
                <w:szCs w:val="22"/>
              </w:rPr>
            </w:pPr>
          </w:p>
        </w:tc>
        <w:tc>
          <w:tcPr>
            <w:tcW w:w="2610" w:type="dxa"/>
            <w:tcBorders>
              <w:top w:val="single" w:sz="6" w:space="0" w:color="auto"/>
              <w:bottom w:val="single" w:sz="6" w:space="0" w:color="auto"/>
            </w:tcBorders>
          </w:tcPr>
          <w:p w14:paraId="1ED37E01" w14:textId="77777777" w:rsidR="009C77DA" w:rsidRPr="00FC496C" w:rsidRDefault="009C77DA" w:rsidP="00233B01">
            <w:pPr>
              <w:rPr>
                <w:rFonts w:ascii="Arial" w:hAnsi="Arial" w:cs="Arial"/>
                <w:bCs/>
                <w:i/>
                <w:iCs/>
                <w:color w:val="000000"/>
                <w:sz w:val="22"/>
                <w:szCs w:val="22"/>
              </w:rPr>
            </w:pPr>
          </w:p>
        </w:tc>
        <w:tc>
          <w:tcPr>
            <w:tcW w:w="4428" w:type="dxa"/>
            <w:tcBorders>
              <w:top w:val="single" w:sz="6" w:space="0" w:color="auto"/>
              <w:bottom w:val="single" w:sz="6" w:space="0" w:color="auto"/>
            </w:tcBorders>
          </w:tcPr>
          <w:p w14:paraId="3295AFBA" w14:textId="77777777" w:rsidR="009C77DA" w:rsidRPr="00FC496C" w:rsidRDefault="009C77DA" w:rsidP="00233B01">
            <w:pPr>
              <w:rPr>
                <w:rFonts w:ascii="Arial" w:hAnsi="Arial" w:cs="Arial"/>
                <w:bCs/>
                <w:i/>
                <w:iCs/>
                <w:color w:val="000000"/>
                <w:sz w:val="22"/>
                <w:szCs w:val="22"/>
              </w:rPr>
            </w:pPr>
          </w:p>
        </w:tc>
      </w:tr>
      <w:tr w:rsidR="009C77DA" w:rsidRPr="00FC496C" w14:paraId="35312FA9" w14:textId="77777777" w:rsidTr="00B46C46">
        <w:tc>
          <w:tcPr>
            <w:tcW w:w="1350" w:type="dxa"/>
            <w:tcBorders>
              <w:top w:val="single" w:sz="6" w:space="0" w:color="auto"/>
              <w:bottom w:val="single" w:sz="6" w:space="0" w:color="auto"/>
            </w:tcBorders>
          </w:tcPr>
          <w:p w14:paraId="57AFE560" w14:textId="77777777" w:rsidR="009C77DA" w:rsidRPr="00FC496C" w:rsidRDefault="009C77DA" w:rsidP="00233B01">
            <w:pPr>
              <w:rPr>
                <w:rFonts w:ascii="Arial" w:hAnsi="Arial" w:cs="Arial"/>
                <w:bCs/>
                <w:i/>
                <w:iCs/>
                <w:color w:val="000000"/>
                <w:sz w:val="22"/>
                <w:szCs w:val="22"/>
              </w:rPr>
            </w:pPr>
            <w:permStart w:id="1790072616" w:edGrp="everyone"/>
            <w:permEnd w:id="1156854248"/>
          </w:p>
        </w:tc>
        <w:tc>
          <w:tcPr>
            <w:tcW w:w="1710" w:type="dxa"/>
            <w:tcBorders>
              <w:top w:val="single" w:sz="6" w:space="0" w:color="auto"/>
              <w:bottom w:val="single" w:sz="6" w:space="0" w:color="auto"/>
            </w:tcBorders>
          </w:tcPr>
          <w:p w14:paraId="11FF6A92" w14:textId="77777777" w:rsidR="009C77DA" w:rsidRPr="00FC496C" w:rsidRDefault="009C77DA" w:rsidP="00233B01">
            <w:pPr>
              <w:rPr>
                <w:rFonts w:ascii="Arial" w:hAnsi="Arial" w:cs="Arial"/>
                <w:i/>
                <w:color w:val="000000"/>
                <w:sz w:val="22"/>
                <w:szCs w:val="22"/>
              </w:rPr>
            </w:pPr>
          </w:p>
        </w:tc>
        <w:tc>
          <w:tcPr>
            <w:tcW w:w="2610" w:type="dxa"/>
            <w:tcBorders>
              <w:top w:val="single" w:sz="6" w:space="0" w:color="auto"/>
              <w:bottom w:val="single" w:sz="6" w:space="0" w:color="auto"/>
            </w:tcBorders>
          </w:tcPr>
          <w:p w14:paraId="0EA81C96" w14:textId="77777777" w:rsidR="009C77DA" w:rsidRPr="00FC496C" w:rsidRDefault="009C77DA" w:rsidP="00233B01">
            <w:pPr>
              <w:rPr>
                <w:rFonts w:ascii="Arial" w:hAnsi="Arial" w:cs="Arial"/>
                <w:bCs/>
                <w:i/>
                <w:iCs/>
                <w:color w:val="000000"/>
                <w:sz w:val="22"/>
                <w:szCs w:val="22"/>
              </w:rPr>
            </w:pPr>
          </w:p>
        </w:tc>
        <w:tc>
          <w:tcPr>
            <w:tcW w:w="4428" w:type="dxa"/>
            <w:tcBorders>
              <w:top w:val="single" w:sz="6" w:space="0" w:color="auto"/>
              <w:bottom w:val="single" w:sz="6" w:space="0" w:color="auto"/>
            </w:tcBorders>
          </w:tcPr>
          <w:p w14:paraId="625D6D26" w14:textId="77777777" w:rsidR="009C77DA" w:rsidRPr="00FC496C" w:rsidRDefault="009C77DA" w:rsidP="00233B01">
            <w:pPr>
              <w:rPr>
                <w:rFonts w:ascii="Arial" w:hAnsi="Arial" w:cs="Arial"/>
                <w:bCs/>
                <w:i/>
                <w:iCs/>
                <w:color w:val="000000"/>
                <w:sz w:val="22"/>
                <w:szCs w:val="22"/>
              </w:rPr>
            </w:pPr>
          </w:p>
        </w:tc>
        <w:bookmarkStart w:id="9" w:name="_GoBack"/>
        <w:bookmarkEnd w:id="9"/>
      </w:tr>
      <w:tr w:rsidR="009C77DA" w:rsidRPr="00FC496C" w14:paraId="66FEA1BB" w14:textId="77777777" w:rsidTr="00B46C46">
        <w:tc>
          <w:tcPr>
            <w:tcW w:w="1350" w:type="dxa"/>
            <w:tcBorders>
              <w:top w:val="single" w:sz="6" w:space="0" w:color="auto"/>
              <w:bottom w:val="single" w:sz="6" w:space="0" w:color="auto"/>
            </w:tcBorders>
          </w:tcPr>
          <w:p w14:paraId="5E06C1E8" w14:textId="77777777" w:rsidR="009C77DA" w:rsidRPr="00FC496C" w:rsidRDefault="009C77DA" w:rsidP="00233B01">
            <w:pPr>
              <w:rPr>
                <w:rFonts w:ascii="Arial" w:hAnsi="Arial" w:cs="Arial"/>
                <w:bCs/>
                <w:i/>
                <w:iCs/>
                <w:color w:val="000000"/>
                <w:sz w:val="22"/>
                <w:szCs w:val="22"/>
              </w:rPr>
            </w:pPr>
            <w:permStart w:id="1337094630" w:edGrp="everyone"/>
            <w:permEnd w:id="1790072616"/>
          </w:p>
        </w:tc>
        <w:tc>
          <w:tcPr>
            <w:tcW w:w="1710" w:type="dxa"/>
            <w:tcBorders>
              <w:top w:val="single" w:sz="6" w:space="0" w:color="auto"/>
              <w:bottom w:val="single" w:sz="6" w:space="0" w:color="auto"/>
            </w:tcBorders>
          </w:tcPr>
          <w:p w14:paraId="4449C95B" w14:textId="77777777" w:rsidR="009C77DA" w:rsidRPr="00FC496C" w:rsidRDefault="009C77DA" w:rsidP="00233B01">
            <w:pPr>
              <w:rPr>
                <w:rFonts w:ascii="Arial" w:hAnsi="Arial" w:cs="Arial"/>
                <w:i/>
                <w:color w:val="000000"/>
                <w:sz w:val="22"/>
                <w:szCs w:val="22"/>
              </w:rPr>
            </w:pPr>
          </w:p>
        </w:tc>
        <w:tc>
          <w:tcPr>
            <w:tcW w:w="2610" w:type="dxa"/>
            <w:tcBorders>
              <w:top w:val="single" w:sz="6" w:space="0" w:color="auto"/>
              <w:bottom w:val="single" w:sz="6" w:space="0" w:color="auto"/>
            </w:tcBorders>
          </w:tcPr>
          <w:p w14:paraId="5DBE8D5C" w14:textId="77777777" w:rsidR="009C77DA" w:rsidRPr="00FC496C" w:rsidRDefault="009C77DA" w:rsidP="00233B01">
            <w:pPr>
              <w:rPr>
                <w:rFonts w:ascii="Arial" w:hAnsi="Arial" w:cs="Arial"/>
                <w:bCs/>
                <w:i/>
                <w:iCs/>
                <w:color w:val="000000"/>
                <w:sz w:val="22"/>
                <w:szCs w:val="22"/>
              </w:rPr>
            </w:pPr>
          </w:p>
        </w:tc>
        <w:tc>
          <w:tcPr>
            <w:tcW w:w="4428" w:type="dxa"/>
            <w:tcBorders>
              <w:top w:val="single" w:sz="6" w:space="0" w:color="auto"/>
              <w:bottom w:val="single" w:sz="6" w:space="0" w:color="auto"/>
            </w:tcBorders>
          </w:tcPr>
          <w:p w14:paraId="7241F270" w14:textId="77777777" w:rsidR="009C77DA" w:rsidRPr="00FC496C" w:rsidRDefault="009C77DA" w:rsidP="00233B01">
            <w:pPr>
              <w:rPr>
                <w:rFonts w:ascii="Arial" w:hAnsi="Arial" w:cs="Arial"/>
                <w:bCs/>
                <w:i/>
                <w:iCs/>
                <w:color w:val="000000"/>
                <w:sz w:val="22"/>
                <w:szCs w:val="22"/>
              </w:rPr>
            </w:pPr>
          </w:p>
        </w:tc>
      </w:tr>
      <w:tr w:rsidR="009C77DA" w:rsidRPr="00FC496C" w14:paraId="55E7E7DF" w14:textId="77777777" w:rsidTr="00B46C46">
        <w:tc>
          <w:tcPr>
            <w:tcW w:w="1350" w:type="dxa"/>
            <w:tcBorders>
              <w:top w:val="single" w:sz="6" w:space="0" w:color="auto"/>
              <w:bottom w:val="single" w:sz="6" w:space="0" w:color="auto"/>
            </w:tcBorders>
          </w:tcPr>
          <w:p w14:paraId="62CD8078" w14:textId="77777777" w:rsidR="009C77DA" w:rsidRPr="00FC496C" w:rsidRDefault="009C77DA" w:rsidP="00233B01">
            <w:pPr>
              <w:rPr>
                <w:rFonts w:ascii="Arial" w:hAnsi="Arial" w:cs="Arial"/>
                <w:bCs/>
                <w:i/>
                <w:iCs/>
                <w:color w:val="000000"/>
                <w:sz w:val="22"/>
                <w:szCs w:val="22"/>
              </w:rPr>
            </w:pPr>
            <w:permStart w:id="250506904" w:edGrp="everyone"/>
            <w:permEnd w:id="1337094630"/>
          </w:p>
        </w:tc>
        <w:tc>
          <w:tcPr>
            <w:tcW w:w="1710" w:type="dxa"/>
            <w:tcBorders>
              <w:top w:val="single" w:sz="6" w:space="0" w:color="auto"/>
              <w:bottom w:val="single" w:sz="6" w:space="0" w:color="auto"/>
            </w:tcBorders>
          </w:tcPr>
          <w:p w14:paraId="00C66C37" w14:textId="77777777" w:rsidR="009C77DA" w:rsidRPr="00FC496C" w:rsidRDefault="009C77DA" w:rsidP="00233B01">
            <w:pPr>
              <w:rPr>
                <w:rFonts w:ascii="Arial" w:hAnsi="Arial" w:cs="Arial"/>
                <w:i/>
                <w:color w:val="000000"/>
                <w:sz w:val="22"/>
                <w:szCs w:val="22"/>
              </w:rPr>
            </w:pPr>
          </w:p>
        </w:tc>
        <w:tc>
          <w:tcPr>
            <w:tcW w:w="2610" w:type="dxa"/>
            <w:tcBorders>
              <w:top w:val="single" w:sz="6" w:space="0" w:color="auto"/>
              <w:bottom w:val="single" w:sz="6" w:space="0" w:color="auto"/>
            </w:tcBorders>
          </w:tcPr>
          <w:p w14:paraId="57322DAE" w14:textId="77777777" w:rsidR="009C77DA" w:rsidRPr="00FC496C" w:rsidRDefault="009C77DA" w:rsidP="00233B01">
            <w:pPr>
              <w:rPr>
                <w:rFonts w:ascii="Arial" w:hAnsi="Arial" w:cs="Arial"/>
                <w:bCs/>
                <w:i/>
                <w:iCs/>
                <w:color w:val="000000"/>
                <w:sz w:val="22"/>
                <w:szCs w:val="22"/>
              </w:rPr>
            </w:pPr>
          </w:p>
        </w:tc>
        <w:tc>
          <w:tcPr>
            <w:tcW w:w="4428" w:type="dxa"/>
            <w:tcBorders>
              <w:top w:val="single" w:sz="6" w:space="0" w:color="auto"/>
              <w:bottom w:val="single" w:sz="6" w:space="0" w:color="auto"/>
            </w:tcBorders>
          </w:tcPr>
          <w:p w14:paraId="3B0F52CA" w14:textId="77777777" w:rsidR="009C77DA" w:rsidRPr="00FC496C" w:rsidRDefault="009C77DA" w:rsidP="00233B01">
            <w:pPr>
              <w:rPr>
                <w:rFonts w:ascii="Arial" w:hAnsi="Arial" w:cs="Arial"/>
                <w:bCs/>
                <w:i/>
                <w:iCs/>
                <w:color w:val="000000"/>
                <w:sz w:val="22"/>
                <w:szCs w:val="22"/>
              </w:rPr>
            </w:pPr>
          </w:p>
        </w:tc>
      </w:tr>
      <w:tr w:rsidR="009C77DA" w:rsidRPr="00FC496C" w14:paraId="197BC964" w14:textId="77777777" w:rsidTr="00B46C46">
        <w:tc>
          <w:tcPr>
            <w:tcW w:w="1350" w:type="dxa"/>
            <w:tcBorders>
              <w:top w:val="single" w:sz="6" w:space="0" w:color="auto"/>
              <w:bottom w:val="single" w:sz="6" w:space="0" w:color="auto"/>
            </w:tcBorders>
          </w:tcPr>
          <w:p w14:paraId="01275327" w14:textId="77777777" w:rsidR="009C77DA" w:rsidRPr="00FC496C" w:rsidRDefault="009C77DA" w:rsidP="00233B01">
            <w:pPr>
              <w:rPr>
                <w:rFonts w:ascii="Arial" w:hAnsi="Arial" w:cs="Arial"/>
                <w:bCs/>
                <w:i/>
                <w:iCs/>
                <w:color w:val="000000"/>
                <w:sz w:val="22"/>
                <w:szCs w:val="22"/>
              </w:rPr>
            </w:pPr>
            <w:permStart w:id="1815637472" w:edGrp="everyone"/>
            <w:permEnd w:id="250506904"/>
          </w:p>
        </w:tc>
        <w:tc>
          <w:tcPr>
            <w:tcW w:w="1710" w:type="dxa"/>
            <w:tcBorders>
              <w:top w:val="single" w:sz="6" w:space="0" w:color="auto"/>
              <w:bottom w:val="single" w:sz="6" w:space="0" w:color="auto"/>
            </w:tcBorders>
          </w:tcPr>
          <w:p w14:paraId="5CADB14B" w14:textId="77777777" w:rsidR="009C77DA" w:rsidRPr="00FC496C" w:rsidRDefault="009C77DA" w:rsidP="00233B01">
            <w:pPr>
              <w:rPr>
                <w:rFonts w:ascii="Arial" w:hAnsi="Arial" w:cs="Arial"/>
                <w:i/>
                <w:color w:val="000000"/>
                <w:sz w:val="22"/>
                <w:szCs w:val="22"/>
              </w:rPr>
            </w:pPr>
          </w:p>
        </w:tc>
        <w:tc>
          <w:tcPr>
            <w:tcW w:w="2610" w:type="dxa"/>
            <w:tcBorders>
              <w:top w:val="single" w:sz="6" w:space="0" w:color="auto"/>
              <w:bottom w:val="single" w:sz="6" w:space="0" w:color="auto"/>
            </w:tcBorders>
          </w:tcPr>
          <w:p w14:paraId="0E7777F2" w14:textId="77777777" w:rsidR="009C77DA" w:rsidRPr="00FC496C" w:rsidRDefault="009C77DA" w:rsidP="00233B01">
            <w:pPr>
              <w:rPr>
                <w:rFonts w:ascii="Arial" w:hAnsi="Arial" w:cs="Arial"/>
                <w:bCs/>
                <w:i/>
                <w:iCs/>
                <w:color w:val="000000"/>
                <w:sz w:val="22"/>
                <w:szCs w:val="22"/>
              </w:rPr>
            </w:pPr>
          </w:p>
        </w:tc>
        <w:tc>
          <w:tcPr>
            <w:tcW w:w="4428" w:type="dxa"/>
            <w:tcBorders>
              <w:top w:val="single" w:sz="6" w:space="0" w:color="auto"/>
              <w:bottom w:val="single" w:sz="6" w:space="0" w:color="auto"/>
            </w:tcBorders>
          </w:tcPr>
          <w:p w14:paraId="18413ADC" w14:textId="77777777" w:rsidR="009C77DA" w:rsidRPr="00FC496C" w:rsidRDefault="009C77DA" w:rsidP="00233B01">
            <w:pPr>
              <w:rPr>
                <w:rFonts w:ascii="Arial" w:hAnsi="Arial" w:cs="Arial"/>
                <w:bCs/>
                <w:i/>
                <w:iCs/>
                <w:color w:val="000000"/>
                <w:sz w:val="22"/>
                <w:szCs w:val="22"/>
              </w:rPr>
            </w:pPr>
          </w:p>
        </w:tc>
      </w:tr>
      <w:tr w:rsidR="009C77DA" w:rsidRPr="00FC496C" w14:paraId="28FD3819" w14:textId="77777777" w:rsidTr="00B46C46">
        <w:tc>
          <w:tcPr>
            <w:tcW w:w="1350" w:type="dxa"/>
            <w:tcBorders>
              <w:top w:val="single" w:sz="6" w:space="0" w:color="auto"/>
              <w:bottom w:val="single" w:sz="6" w:space="0" w:color="auto"/>
            </w:tcBorders>
          </w:tcPr>
          <w:p w14:paraId="1DDD6A3B" w14:textId="77777777" w:rsidR="009C77DA" w:rsidRPr="00FC496C" w:rsidRDefault="009C77DA" w:rsidP="00233B01">
            <w:pPr>
              <w:rPr>
                <w:rFonts w:ascii="Arial" w:hAnsi="Arial" w:cs="Arial"/>
                <w:bCs/>
                <w:i/>
                <w:iCs/>
                <w:color w:val="000000"/>
                <w:sz w:val="22"/>
                <w:szCs w:val="22"/>
              </w:rPr>
            </w:pPr>
            <w:permStart w:id="633475897" w:edGrp="everyone"/>
            <w:permEnd w:id="1815637472"/>
          </w:p>
        </w:tc>
        <w:tc>
          <w:tcPr>
            <w:tcW w:w="1710" w:type="dxa"/>
            <w:tcBorders>
              <w:top w:val="single" w:sz="6" w:space="0" w:color="auto"/>
              <w:bottom w:val="single" w:sz="6" w:space="0" w:color="auto"/>
            </w:tcBorders>
          </w:tcPr>
          <w:p w14:paraId="52412BEE" w14:textId="77777777" w:rsidR="009C77DA" w:rsidRPr="00FC496C" w:rsidRDefault="009C77DA" w:rsidP="00233B01">
            <w:pPr>
              <w:rPr>
                <w:rFonts w:ascii="Arial" w:hAnsi="Arial" w:cs="Arial"/>
                <w:i/>
                <w:color w:val="000000"/>
                <w:sz w:val="22"/>
                <w:szCs w:val="22"/>
              </w:rPr>
            </w:pPr>
          </w:p>
        </w:tc>
        <w:tc>
          <w:tcPr>
            <w:tcW w:w="2610" w:type="dxa"/>
            <w:tcBorders>
              <w:top w:val="single" w:sz="6" w:space="0" w:color="auto"/>
              <w:bottom w:val="single" w:sz="6" w:space="0" w:color="auto"/>
            </w:tcBorders>
          </w:tcPr>
          <w:p w14:paraId="293F22C7" w14:textId="77777777" w:rsidR="009C77DA" w:rsidRPr="00FC496C" w:rsidRDefault="009C77DA" w:rsidP="00233B01">
            <w:pPr>
              <w:rPr>
                <w:rFonts w:ascii="Arial" w:hAnsi="Arial" w:cs="Arial"/>
                <w:bCs/>
                <w:i/>
                <w:iCs/>
                <w:color w:val="000000"/>
                <w:sz w:val="22"/>
                <w:szCs w:val="22"/>
              </w:rPr>
            </w:pPr>
          </w:p>
        </w:tc>
        <w:tc>
          <w:tcPr>
            <w:tcW w:w="4428" w:type="dxa"/>
            <w:tcBorders>
              <w:top w:val="single" w:sz="6" w:space="0" w:color="auto"/>
              <w:bottom w:val="single" w:sz="6" w:space="0" w:color="auto"/>
            </w:tcBorders>
          </w:tcPr>
          <w:p w14:paraId="7625F38C" w14:textId="77777777" w:rsidR="009C77DA" w:rsidRPr="00FC496C" w:rsidRDefault="009C77DA" w:rsidP="00233B01">
            <w:pPr>
              <w:rPr>
                <w:rFonts w:ascii="Arial" w:hAnsi="Arial" w:cs="Arial"/>
                <w:bCs/>
                <w:i/>
                <w:iCs/>
                <w:color w:val="000000"/>
                <w:sz w:val="22"/>
                <w:szCs w:val="22"/>
              </w:rPr>
            </w:pPr>
          </w:p>
        </w:tc>
      </w:tr>
      <w:tr w:rsidR="009C77DA" w:rsidRPr="00FC496C" w14:paraId="61DF3D2B" w14:textId="77777777" w:rsidTr="00B46C46">
        <w:tc>
          <w:tcPr>
            <w:tcW w:w="1350" w:type="dxa"/>
            <w:tcBorders>
              <w:top w:val="single" w:sz="6" w:space="0" w:color="auto"/>
              <w:bottom w:val="single" w:sz="6" w:space="0" w:color="auto"/>
            </w:tcBorders>
          </w:tcPr>
          <w:p w14:paraId="0CC9DA8D" w14:textId="77777777" w:rsidR="009C77DA" w:rsidRPr="00FC496C" w:rsidRDefault="009C77DA" w:rsidP="00233B01">
            <w:pPr>
              <w:rPr>
                <w:rFonts w:ascii="Arial" w:hAnsi="Arial" w:cs="Arial"/>
                <w:bCs/>
                <w:i/>
                <w:iCs/>
                <w:color w:val="000000"/>
                <w:sz w:val="22"/>
                <w:szCs w:val="22"/>
              </w:rPr>
            </w:pPr>
            <w:permStart w:id="214853338" w:edGrp="everyone"/>
            <w:permEnd w:id="633475897"/>
          </w:p>
        </w:tc>
        <w:tc>
          <w:tcPr>
            <w:tcW w:w="1710" w:type="dxa"/>
            <w:tcBorders>
              <w:top w:val="single" w:sz="6" w:space="0" w:color="auto"/>
              <w:bottom w:val="single" w:sz="6" w:space="0" w:color="auto"/>
            </w:tcBorders>
          </w:tcPr>
          <w:p w14:paraId="36D1FDDC" w14:textId="77777777" w:rsidR="009C77DA" w:rsidRPr="00FC496C" w:rsidRDefault="009C77DA" w:rsidP="00233B01">
            <w:pPr>
              <w:rPr>
                <w:rFonts w:ascii="Arial" w:hAnsi="Arial" w:cs="Arial"/>
                <w:i/>
                <w:color w:val="000000"/>
                <w:sz w:val="22"/>
                <w:szCs w:val="22"/>
              </w:rPr>
            </w:pPr>
          </w:p>
        </w:tc>
        <w:tc>
          <w:tcPr>
            <w:tcW w:w="2610" w:type="dxa"/>
            <w:tcBorders>
              <w:top w:val="single" w:sz="6" w:space="0" w:color="auto"/>
              <w:bottom w:val="single" w:sz="6" w:space="0" w:color="auto"/>
            </w:tcBorders>
          </w:tcPr>
          <w:p w14:paraId="3104A1F6" w14:textId="77777777" w:rsidR="009C77DA" w:rsidRPr="00FC496C" w:rsidRDefault="009C77DA" w:rsidP="00233B01">
            <w:pPr>
              <w:rPr>
                <w:rFonts w:ascii="Arial" w:hAnsi="Arial" w:cs="Arial"/>
                <w:bCs/>
                <w:i/>
                <w:iCs/>
                <w:color w:val="000000"/>
                <w:sz w:val="22"/>
                <w:szCs w:val="22"/>
              </w:rPr>
            </w:pPr>
          </w:p>
        </w:tc>
        <w:tc>
          <w:tcPr>
            <w:tcW w:w="4428" w:type="dxa"/>
            <w:tcBorders>
              <w:top w:val="single" w:sz="6" w:space="0" w:color="auto"/>
              <w:bottom w:val="single" w:sz="6" w:space="0" w:color="auto"/>
            </w:tcBorders>
          </w:tcPr>
          <w:p w14:paraId="19C62752" w14:textId="77777777" w:rsidR="009C77DA" w:rsidRPr="00FC496C" w:rsidRDefault="009C77DA" w:rsidP="00233B01">
            <w:pPr>
              <w:rPr>
                <w:rFonts w:ascii="Arial" w:hAnsi="Arial" w:cs="Arial"/>
                <w:bCs/>
                <w:i/>
                <w:iCs/>
                <w:color w:val="000000"/>
                <w:sz w:val="22"/>
                <w:szCs w:val="22"/>
              </w:rPr>
            </w:pPr>
          </w:p>
        </w:tc>
      </w:tr>
      <w:tr w:rsidR="009C77DA" w:rsidRPr="00FC496C" w14:paraId="50A4E323" w14:textId="77777777" w:rsidTr="00B46C46">
        <w:tc>
          <w:tcPr>
            <w:tcW w:w="1350" w:type="dxa"/>
            <w:tcBorders>
              <w:top w:val="single" w:sz="6" w:space="0" w:color="auto"/>
              <w:bottom w:val="single" w:sz="6" w:space="0" w:color="auto"/>
            </w:tcBorders>
          </w:tcPr>
          <w:p w14:paraId="102EC929" w14:textId="77777777" w:rsidR="009C77DA" w:rsidRPr="00FC496C" w:rsidRDefault="009C77DA" w:rsidP="00233B01">
            <w:pPr>
              <w:rPr>
                <w:rFonts w:ascii="Arial" w:hAnsi="Arial" w:cs="Arial"/>
                <w:bCs/>
                <w:i/>
                <w:iCs/>
                <w:color w:val="000000"/>
                <w:sz w:val="22"/>
                <w:szCs w:val="22"/>
              </w:rPr>
            </w:pPr>
            <w:permStart w:id="1195643973" w:edGrp="everyone"/>
            <w:permEnd w:id="214853338"/>
          </w:p>
        </w:tc>
        <w:tc>
          <w:tcPr>
            <w:tcW w:w="1710" w:type="dxa"/>
            <w:tcBorders>
              <w:top w:val="single" w:sz="6" w:space="0" w:color="auto"/>
              <w:bottom w:val="single" w:sz="6" w:space="0" w:color="auto"/>
            </w:tcBorders>
          </w:tcPr>
          <w:p w14:paraId="6DE7D640" w14:textId="77777777" w:rsidR="009C77DA" w:rsidRPr="00FC496C" w:rsidRDefault="009C77DA" w:rsidP="00233B01">
            <w:pPr>
              <w:rPr>
                <w:rFonts w:ascii="Arial" w:hAnsi="Arial" w:cs="Arial"/>
                <w:i/>
                <w:color w:val="000000"/>
                <w:sz w:val="22"/>
                <w:szCs w:val="22"/>
              </w:rPr>
            </w:pPr>
          </w:p>
        </w:tc>
        <w:tc>
          <w:tcPr>
            <w:tcW w:w="2610" w:type="dxa"/>
            <w:tcBorders>
              <w:top w:val="single" w:sz="6" w:space="0" w:color="auto"/>
              <w:bottom w:val="single" w:sz="6" w:space="0" w:color="auto"/>
            </w:tcBorders>
          </w:tcPr>
          <w:p w14:paraId="72134377" w14:textId="77777777" w:rsidR="009C77DA" w:rsidRPr="00FC496C" w:rsidRDefault="009C77DA" w:rsidP="00233B01">
            <w:pPr>
              <w:rPr>
                <w:rFonts w:ascii="Arial" w:hAnsi="Arial" w:cs="Arial"/>
                <w:bCs/>
                <w:i/>
                <w:iCs/>
                <w:color w:val="000000"/>
                <w:sz w:val="22"/>
                <w:szCs w:val="22"/>
              </w:rPr>
            </w:pPr>
          </w:p>
        </w:tc>
        <w:tc>
          <w:tcPr>
            <w:tcW w:w="4428" w:type="dxa"/>
            <w:tcBorders>
              <w:top w:val="single" w:sz="6" w:space="0" w:color="auto"/>
              <w:bottom w:val="single" w:sz="6" w:space="0" w:color="auto"/>
            </w:tcBorders>
          </w:tcPr>
          <w:p w14:paraId="681033EC" w14:textId="77777777" w:rsidR="009C77DA" w:rsidRPr="00FC496C" w:rsidRDefault="009C77DA" w:rsidP="00233B01">
            <w:pPr>
              <w:rPr>
                <w:rFonts w:ascii="Arial" w:hAnsi="Arial" w:cs="Arial"/>
                <w:bCs/>
                <w:i/>
                <w:iCs/>
                <w:color w:val="000000"/>
                <w:sz w:val="22"/>
                <w:szCs w:val="22"/>
              </w:rPr>
            </w:pPr>
          </w:p>
        </w:tc>
      </w:tr>
      <w:tr w:rsidR="009C77DA" w:rsidRPr="00FC496C" w14:paraId="50151D2E" w14:textId="77777777" w:rsidTr="00B46C46">
        <w:tc>
          <w:tcPr>
            <w:tcW w:w="1350" w:type="dxa"/>
            <w:tcBorders>
              <w:top w:val="single" w:sz="6" w:space="0" w:color="auto"/>
              <w:bottom w:val="single" w:sz="6" w:space="0" w:color="auto"/>
            </w:tcBorders>
          </w:tcPr>
          <w:p w14:paraId="26E9CB93" w14:textId="77777777" w:rsidR="009C77DA" w:rsidRPr="00FC496C" w:rsidRDefault="009C77DA" w:rsidP="00233B01">
            <w:pPr>
              <w:rPr>
                <w:rFonts w:ascii="Arial" w:hAnsi="Arial" w:cs="Arial"/>
                <w:bCs/>
                <w:i/>
                <w:iCs/>
                <w:color w:val="000000"/>
                <w:sz w:val="22"/>
                <w:szCs w:val="22"/>
              </w:rPr>
            </w:pPr>
            <w:permStart w:id="1710321570" w:edGrp="everyone"/>
            <w:permEnd w:id="1195643973"/>
          </w:p>
        </w:tc>
        <w:tc>
          <w:tcPr>
            <w:tcW w:w="1710" w:type="dxa"/>
            <w:tcBorders>
              <w:top w:val="single" w:sz="6" w:space="0" w:color="auto"/>
              <w:bottom w:val="single" w:sz="6" w:space="0" w:color="auto"/>
            </w:tcBorders>
          </w:tcPr>
          <w:p w14:paraId="72337CF3" w14:textId="77777777" w:rsidR="009C77DA" w:rsidRPr="00FC496C" w:rsidRDefault="009C77DA" w:rsidP="00233B01">
            <w:pPr>
              <w:rPr>
                <w:rFonts w:ascii="Arial" w:hAnsi="Arial" w:cs="Arial"/>
                <w:i/>
                <w:color w:val="000000"/>
                <w:sz w:val="22"/>
                <w:szCs w:val="22"/>
              </w:rPr>
            </w:pPr>
          </w:p>
        </w:tc>
        <w:tc>
          <w:tcPr>
            <w:tcW w:w="2610" w:type="dxa"/>
            <w:tcBorders>
              <w:top w:val="single" w:sz="6" w:space="0" w:color="auto"/>
              <w:bottom w:val="single" w:sz="6" w:space="0" w:color="auto"/>
            </w:tcBorders>
          </w:tcPr>
          <w:p w14:paraId="3C4D591C" w14:textId="77777777" w:rsidR="009C77DA" w:rsidRPr="00FC496C" w:rsidRDefault="009C77DA" w:rsidP="00233B01">
            <w:pPr>
              <w:rPr>
                <w:rFonts w:ascii="Arial" w:hAnsi="Arial" w:cs="Arial"/>
                <w:bCs/>
                <w:i/>
                <w:iCs/>
                <w:color w:val="000000"/>
                <w:sz w:val="22"/>
                <w:szCs w:val="22"/>
              </w:rPr>
            </w:pPr>
          </w:p>
        </w:tc>
        <w:tc>
          <w:tcPr>
            <w:tcW w:w="4428" w:type="dxa"/>
            <w:tcBorders>
              <w:top w:val="single" w:sz="6" w:space="0" w:color="auto"/>
              <w:bottom w:val="single" w:sz="6" w:space="0" w:color="auto"/>
            </w:tcBorders>
          </w:tcPr>
          <w:p w14:paraId="7E60511F" w14:textId="77777777" w:rsidR="009C77DA" w:rsidRPr="00FC496C" w:rsidRDefault="009C77DA" w:rsidP="00233B01">
            <w:pPr>
              <w:rPr>
                <w:rFonts w:ascii="Arial" w:hAnsi="Arial" w:cs="Arial"/>
                <w:bCs/>
                <w:i/>
                <w:iCs/>
                <w:color w:val="000000"/>
                <w:sz w:val="22"/>
                <w:szCs w:val="22"/>
              </w:rPr>
            </w:pPr>
          </w:p>
        </w:tc>
      </w:tr>
      <w:tr w:rsidR="009C77DA" w:rsidRPr="00FC496C" w14:paraId="76FB810A" w14:textId="77777777" w:rsidTr="00B46C46">
        <w:tc>
          <w:tcPr>
            <w:tcW w:w="1350" w:type="dxa"/>
            <w:tcBorders>
              <w:top w:val="single" w:sz="6" w:space="0" w:color="auto"/>
              <w:bottom w:val="single" w:sz="6" w:space="0" w:color="auto"/>
            </w:tcBorders>
          </w:tcPr>
          <w:p w14:paraId="78ADBD76" w14:textId="77777777" w:rsidR="009C77DA" w:rsidRPr="00FC496C" w:rsidRDefault="009C77DA" w:rsidP="00233B01">
            <w:pPr>
              <w:rPr>
                <w:rFonts w:ascii="Arial" w:hAnsi="Arial" w:cs="Arial"/>
                <w:bCs/>
                <w:i/>
                <w:iCs/>
                <w:color w:val="000000"/>
                <w:sz w:val="22"/>
                <w:szCs w:val="22"/>
              </w:rPr>
            </w:pPr>
            <w:permStart w:id="1407079951" w:edGrp="everyone"/>
            <w:permEnd w:id="1710321570"/>
          </w:p>
        </w:tc>
        <w:tc>
          <w:tcPr>
            <w:tcW w:w="1710" w:type="dxa"/>
            <w:tcBorders>
              <w:top w:val="single" w:sz="6" w:space="0" w:color="auto"/>
              <w:bottom w:val="single" w:sz="6" w:space="0" w:color="auto"/>
            </w:tcBorders>
          </w:tcPr>
          <w:p w14:paraId="3C4A5599" w14:textId="77777777" w:rsidR="009C77DA" w:rsidRPr="00FC496C" w:rsidRDefault="009C77DA" w:rsidP="00233B01">
            <w:pPr>
              <w:rPr>
                <w:rFonts w:ascii="Arial" w:hAnsi="Arial" w:cs="Arial"/>
                <w:i/>
                <w:color w:val="000000"/>
                <w:sz w:val="22"/>
                <w:szCs w:val="22"/>
              </w:rPr>
            </w:pPr>
          </w:p>
        </w:tc>
        <w:tc>
          <w:tcPr>
            <w:tcW w:w="2610" w:type="dxa"/>
            <w:tcBorders>
              <w:top w:val="single" w:sz="6" w:space="0" w:color="auto"/>
              <w:bottom w:val="single" w:sz="6" w:space="0" w:color="auto"/>
            </w:tcBorders>
          </w:tcPr>
          <w:p w14:paraId="0AC2A0A2" w14:textId="77777777" w:rsidR="009C77DA" w:rsidRPr="00FC496C" w:rsidRDefault="009C77DA" w:rsidP="00233B01">
            <w:pPr>
              <w:rPr>
                <w:rFonts w:ascii="Arial" w:hAnsi="Arial" w:cs="Arial"/>
                <w:bCs/>
                <w:i/>
                <w:iCs/>
                <w:color w:val="000000"/>
                <w:sz w:val="22"/>
                <w:szCs w:val="22"/>
              </w:rPr>
            </w:pPr>
          </w:p>
        </w:tc>
        <w:tc>
          <w:tcPr>
            <w:tcW w:w="4428" w:type="dxa"/>
            <w:tcBorders>
              <w:top w:val="single" w:sz="6" w:space="0" w:color="auto"/>
              <w:bottom w:val="single" w:sz="6" w:space="0" w:color="auto"/>
            </w:tcBorders>
          </w:tcPr>
          <w:p w14:paraId="6799165B" w14:textId="77777777" w:rsidR="009C77DA" w:rsidRPr="00FC496C" w:rsidRDefault="009C77DA" w:rsidP="00233B01">
            <w:pPr>
              <w:rPr>
                <w:rFonts w:ascii="Arial" w:hAnsi="Arial" w:cs="Arial"/>
                <w:bCs/>
                <w:i/>
                <w:iCs/>
                <w:color w:val="000000"/>
                <w:sz w:val="22"/>
                <w:szCs w:val="22"/>
              </w:rPr>
            </w:pPr>
          </w:p>
        </w:tc>
      </w:tr>
      <w:tr w:rsidR="009C77DA" w:rsidRPr="00FC496C" w14:paraId="61BE8B6A" w14:textId="77777777" w:rsidTr="00B46C46">
        <w:tc>
          <w:tcPr>
            <w:tcW w:w="1350" w:type="dxa"/>
            <w:tcBorders>
              <w:top w:val="single" w:sz="6" w:space="0" w:color="auto"/>
              <w:bottom w:val="single" w:sz="6" w:space="0" w:color="auto"/>
            </w:tcBorders>
          </w:tcPr>
          <w:p w14:paraId="6B36D647" w14:textId="77777777" w:rsidR="009C77DA" w:rsidRPr="00FC496C" w:rsidRDefault="009C77DA" w:rsidP="00233B01">
            <w:pPr>
              <w:rPr>
                <w:rFonts w:ascii="Arial" w:hAnsi="Arial" w:cs="Arial"/>
                <w:bCs/>
                <w:i/>
                <w:iCs/>
                <w:color w:val="000000"/>
                <w:sz w:val="22"/>
                <w:szCs w:val="22"/>
              </w:rPr>
            </w:pPr>
            <w:permStart w:id="1588008636" w:edGrp="everyone"/>
            <w:permEnd w:id="1407079951"/>
          </w:p>
        </w:tc>
        <w:tc>
          <w:tcPr>
            <w:tcW w:w="1710" w:type="dxa"/>
            <w:tcBorders>
              <w:top w:val="single" w:sz="6" w:space="0" w:color="auto"/>
              <w:bottom w:val="single" w:sz="6" w:space="0" w:color="auto"/>
            </w:tcBorders>
          </w:tcPr>
          <w:p w14:paraId="31C73FFB" w14:textId="77777777" w:rsidR="009C77DA" w:rsidRPr="00FC496C" w:rsidRDefault="009C77DA" w:rsidP="00233B01">
            <w:pPr>
              <w:rPr>
                <w:rFonts w:ascii="Arial" w:hAnsi="Arial" w:cs="Arial"/>
                <w:i/>
                <w:color w:val="000000"/>
                <w:sz w:val="22"/>
                <w:szCs w:val="22"/>
              </w:rPr>
            </w:pPr>
          </w:p>
        </w:tc>
        <w:tc>
          <w:tcPr>
            <w:tcW w:w="2610" w:type="dxa"/>
            <w:tcBorders>
              <w:top w:val="single" w:sz="6" w:space="0" w:color="auto"/>
              <w:bottom w:val="single" w:sz="6" w:space="0" w:color="auto"/>
            </w:tcBorders>
          </w:tcPr>
          <w:p w14:paraId="43EE4019" w14:textId="77777777" w:rsidR="009C77DA" w:rsidRPr="00FC496C" w:rsidRDefault="009C77DA" w:rsidP="00233B01">
            <w:pPr>
              <w:rPr>
                <w:rFonts w:ascii="Arial" w:hAnsi="Arial" w:cs="Arial"/>
                <w:bCs/>
                <w:i/>
                <w:iCs/>
                <w:color w:val="000000"/>
                <w:sz w:val="22"/>
                <w:szCs w:val="22"/>
              </w:rPr>
            </w:pPr>
          </w:p>
        </w:tc>
        <w:tc>
          <w:tcPr>
            <w:tcW w:w="4428" w:type="dxa"/>
            <w:tcBorders>
              <w:top w:val="single" w:sz="6" w:space="0" w:color="auto"/>
              <w:bottom w:val="single" w:sz="6" w:space="0" w:color="auto"/>
            </w:tcBorders>
          </w:tcPr>
          <w:p w14:paraId="261DD69A" w14:textId="77777777" w:rsidR="009C77DA" w:rsidRPr="00FC496C" w:rsidRDefault="009C77DA" w:rsidP="00233B01">
            <w:pPr>
              <w:rPr>
                <w:rFonts w:ascii="Arial" w:hAnsi="Arial" w:cs="Arial"/>
                <w:bCs/>
                <w:i/>
                <w:iCs/>
                <w:color w:val="000000"/>
                <w:sz w:val="22"/>
                <w:szCs w:val="22"/>
              </w:rPr>
            </w:pPr>
          </w:p>
        </w:tc>
      </w:tr>
      <w:tr w:rsidR="009C77DA" w:rsidRPr="00FC496C" w14:paraId="6642212E" w14:textId="77777777" w:rsidTr="00B46C46">
        <w:tc>
          <w:tcPr>
            <w:tcW w:w="1350" w:type="dxa"/>
            <w:tcBorders>
              <w:top w:val="single" w:sz="6" w:space="0" w:color="auto"/>
              <w:bottom w:val="single" w:sz="6" w:space="0" w:color="auto"/>
            </w:tcBorders>
          </w:tcPr>
          <w:p w14:paraId="14DD5796" w14:textId="77777777" w:rsidR="009C77DA" w:rsidRPr="00FC496C" w:rsidRDefault="009C77DA" w:rsidP="00233B01">
            <w:pPr>
              <w:rPr>
                <w:rFonts w:ascii="Arial" w:hAnsi="Arial" w:cs="Arial"/>
                <w:bCs/>
                <w:i/>
                <w:iCs/>
                <w:color w:val="000000"/>
                <w:sz w:val="22"/>
                <w:szCs w:val="22"/>
              </w:rPr>
            </w:pPr>
            <w:permStart w:id="96628146" w:edGrp="everyone"/>
            <w:permEnd w:id="1588008636"/>
          </w:p>
        </w:tc>
        <w:tc>
          <w:tcPr>
            <w:tcW w:w="1710" w:type="dxa"/>
            <w:tcBorders>
              <w:top w:val="single" w:sz="6" w:space="0" w:color="auto"/>
              <w:bottom w:val="single" w:sz="6" w:space="0" w:color="auto"/>
            </w:tcBorders>
          </w:tcPr>
          <w:p w14:paraId="0A75D21D" w14:textId="77777777" w:rsidR="009C77DA" w:rsidRPr="00FC496C" w:rsidRDefault="009C77DA" w:rsidP="00233B01">
            <w:pPr>
              <w:rPr>
                <w:rFonts w:ascii="Arial" w:hAnsi="Arial" w:cs="Arial"/>
                <w:i/>
                <w:color w:val="000000"/>
                <w:sz w:val="22"/>
                <w:szCs w:val="22"/>
              </w:rPr>
            </w:pPr>
          </w:p>
        </w:tc>
        <w:tc>
          <w:tcPr>
            <w:tcW w:w="2610" w:type="dxa"/>
            <w:tcBorders>
              <w:top w:val="single" w:sz="6" w:space="0" w:color="auto"/>
              <w:bottom w:val="single" w:sz="6" w:space="0" w:color="auto"/>
            </w:tcBorders>
          </w:tcPr>
          <w:p w14:paraId="650A53FC" w14:textId="77777777" w:rsidR="009C77DA" w:rsidRPr="00FC496C" w:rsidRDefault="009C77DA" w:rsidP="00233B01">
            <w:pPr>
              <w:rPr>
                <w:rFonts w:ascii="Arial" w:hAnsi="Arial" w:cs="Arial"/>
                <w:bCs/>
                <w:i/>
                <w:iCs/>
                <w:color w:val="000000"/>
                <w:sz w:val="22"/>
                <w:szCs w:val="22"/>
              </w:rPr>
            </w:pPr>
          </w:p>
        </w:tc>
        <w:tc>
          <w:tcPr>
            <w:tcW w:w="4428" w:type="dxa"/>
            <w:tcBorders>
              <w:top w:val="single" w:sz="6" w:space="0" w:color="auto"/>
              <w:bottom w:val="single" w:sz="6" w:space="0" w:color="auto"/>
            </w:tcBorders>
          </w:tcPr>
          <w:p w14:paraId="5844E641" w14:textId="77777777" w:rsidR="009C77DA" w:rsidRPr="00FC496C" w:rsidRDefault="009C77DA" w:rsidP="00233B01">
            <w:pPr>
              <w:rPr>
                <w:rFonts w:ascii="Arial" w:hAnsi="Arial" w:cs="Arial"/>
                <w:bCs/>
                <w:i/>
                <w:iCs/>
                <w:color w:val="000000"/>
                <w:sz w:val="22"/>
                <w:szCs w:val="22"/>
              </w:rPr>
            </w:pPr>
          </w:p>
        </w:tc>
      </w:tr>
      <w:tr w:rsidR="009C77DA" w:rsidRPr="00FC496C" w14:paraId="380A255D" w14:textId="77777777" w:rsidTr="00B46C46">
        <w:tc>
          <w:tcPr>
            <w:tcW w:w="1350" w:type="dxa"/>
            <w:tcBorders>
              <w:top w:val="single" w:sz="6" w:space="0" w:color="auto"/>
              <w:bottom w:val="single" w:sz="6" w:space="0" w:color="auto"/>
            </w:tcBorders>
          </w:tcPr>
          <w:p w14:paraId="064657AB" w14:textId="77777777" w:rsidR="009C77DA" w:rsidRPr="00FC496C" w:rsidRDefault="009C77DA" w:rsidP="00233B01">
            <w:pPr>
              <w:rPr>
                <w:rFonts w:ascii="Arial" w:hAnsi="Arial" w:cs="Arial"/>
                <w:bCs/>
                <w:i/>
                <w:iCs/>
                <w:color w:val="000000"/>
                <w:sz w:val="22"/>
                <w:szCs w:val="22"/>
              </w:rPr>
            </w:pPr>
            <w:permStart w:id="768020424" w:edGrp="everyone"/>
            <w:permEnd w:id="96628146"/>
          </w:p>
        </w:tc>
        <w:tc>
          <w:tcPr>
            <w:tcW w:w="1710" w:type="dxa"/>
            <w:tcBorders>
              <w:top w:val="single" w:sz="6" w:space="0" w:color="auto"/>
              <w:bottom w:val="single" w:sz="6" w:space="0" w:color="auto"/>
            </w:tcBorders>
          </w:tcPr>
          <w:p w14:paraId="539DEBE6" w14:textId="77777777" w:rsidR="009C77DA" w:rsidRPr="00FC496C" w:rsidRDefault="009C77DA" w:rsidP="00233B01">
            <w:pPr>
              <w:rPr>
                <w:rFonts w:ascii="Arial" w:hAnsi="Arial" w:cs="Arial"/>
                <w:i/>
                <w:color w:val="000000"/>
                <w:sz w:val="22"/>
                <w:szCs w:val="22"/>
              </w:rPr>
            </w:pPr>
          </w:p>
        </w:tc>
        <w:tc>
          <w:tcPr>
            <w:tcW w:w="2610" w:type="dxa"/>
            <w:tcBorders>
              <w:top w:val="single" w:sz="6" w:space="0" w:color="auto"/>
              <w:bottom w:val="single" w:sz="6" w:space="0" w:color="auto"/>
            </w:tcBorders>
          </w:tcPr>
          <w:p w14:paraId="6C6FB9E8" w14:textId="77777777" w:rsidR="009C77DA" w:rsidRPr="00FC496C" w:rsidRDefault="009C77DA" w:rsidP="00233B01">
            <w:pPr>
              <w:rPr>
                <w:rFonts w:ascii="Arial" w:hAnsi="Arial" w:cs="Arial"/>
                <w:bCs/>
                <w:i/>
                <w:iCs/>
                <w:color w:val="000000"/>
                <w:sz w:val="22"/>
                <w:szCs w:val="22"/>
              </w:rPr>
            </w:pPr>
          </w:p>
        </w:tc>
        <w:tc>
          <w:tcPr>
            <w:tcW w:w="4428" w:type="dxa"/>
            <w:tcBorders>
              <w:top w:val="single" w:sz="6" w:space="0" w:color="auto"/>
              <w:bottom w:val="single" w:sz="6" w:space="0" w:color="auto"/>
            </w:tcBorders>
          </w:tcPr>
          <w:p w14:paraId="153BF3F1" w14:textId="77777777" w:rsidR="009C77DA" w:rsidRPr="00FC496C" w:rsidRDefault="009C77DA" w:rsidP="00233B01">
            <w:pPr>
              <w:rPr>
                <w:rFonts w:ascii="Arial" w:hAnsi="Arial" w:cs="Arial"/>
                <w:bCs/>
                <w:i/>
                <w:iCs/>
                <w:color w:val="000000"/>
                <w:sz w:val="22"/>
                <w:szCs w:val="22"/>
              </w:rPr>
            </w:pPr>
          </w:p>
        </w:tc>
      </w:tr>
      <w:tr w:rsidR="009C77DA" w:rsidRPr="00FC496C" w14:paraId="0FB2840B" w14:textId="77777777" w:rsidTr="00B46C46">
        <w:tc>
          <w:tcPr>
            <w:tcW w:w="1350" w:type="dxa"/>
            <w:tcBorders>
              <w:top w:val="single" w:sz="6" w:space="0" w:color="auto"/>
              <w:bottom w:val="single" w:sz="6" w:space="0" w:color="auto"/>
            </w:tcBorders>
          </w:tcPr>
          <w:p w14:paraId="59407010" w14:textId="77777777" w:rsidR="009C77DA" w:rsidRPr="00FC496C" w:rsidRDefault="009C77DA" w:rsidP="00233B01">
            <w:pPr>
              <w:rPr>
                <w:rFonts w:ascii="Arial" w:hAnsi="Arial" w:cs="Arial"/>
                <w:bCs/>
                <w:i/>
                <w:iCs/>
                <w:color w:val="000000"/>
                <w:sz w:val="22"/>
                <w:szCs w:val="22"/>
              </w:rPr>
            </w:pPr>
            <w:permStart w:id="950095831" w:edGrp="everyone"/>
            <w:permEnd w:id="768020424"/>
          </w:p>
        </w:tc>
        <w:tc>
          <w:tcPr>
            <w:tcW w:w="1710" w:type="dxa"/>
            <w:tcBorders>
              <w:top w:val="single" w:sz="6" w:space="0" w:color="auto"/>
              <w:bottom w:val="single" w:sz="6" w:space="0" w:color="auto"/>
            </w:tcBorders>
          </w:tcPr>
          <w:p w14:paraId="18180815" w14:textId="77777777" w:rsidR="009C77DA" w:rsidRPr="00FC496C" w:rsidRDefault="009C77DA" w:rsidP="00233B01">
            <w:pPr>
              <w:rPr>
                <w:rFonts w:ascii="Arial" w:hAnsi="Arial" w:cs="Arial"/>
                <w:i/>
                <w:color w:val="000000"/>
                <w:sz w:val="22"/>
                <w:szCs w:val="22"/>
              </w:rPr>
            </w:pPr>
          </w:p>
        </w:tc>
        <w:tc>
          <w:tcPr>
            <w:tcW w:w="2610" w:type="dxa"/>
            <w:tcBorders>
              <w:top w:val="single" w:sz="6" w:space="0" w:color="auto"/>
              <w:bottom w:val="single" w:sz="6" w:space="0" w:color="auto"/>
            </w:tcBorders>
          </w:tcPr>
          <w:p w14:paraId="6CFAC12D" w14:textId="77777777" w:rsidR="009C77DA" w:rsidRPr="00FC496C" w:rsidRDefault="009C77DA" w:rsidP="00233B01">
            <w:pPr>
              <w:rPr>
                <w:rFonts w:ascii="Arial" w:hAnsi="Arial" w:cs="Arial"/>
                <w:bCs/>
                <w:i/>
                <w:iCs/>
                <w:color w:val="000000"/>
                <w:sz w:val="22"/>
                <w:szCs w:val="22"/>
              </w:rPr>
            </w:pPr>
          </w:p>
        </w:tc>
        <w:tc>
          <w:tcPr>
            <w:tcW w:w="4428" w:type="dxa"/>
            <w:tcBorders>
              <w:top w:val="single" w:sz="6" w:space="0" w:color="auto"/>
              <w:bottom w:val="single" w:sz="6" w:space="0" w:color="auto"/>
            </w:tcBorders>
          </w:tcPr>
          <w:p w14:paraId="6AD1DA59" w14:textId="77777777" w:rsidR="009C77DA" w:rsidRPr="00FC496C" w:rsidRDefault="009C77DA" w:rsidP="00233B01">
            <w:pPr>
              <w:rPr>
                <w:rFonts w:ascii="Arial" w:hAnsi="Arial" w:cs="Arial"/>
                <w:bCs/>
                <w:i/>
                <w:iCs/>
                <w:color w:val="000000"/>
                <w:sz w:val="22"/>
                <w:szCs w:val="22"/>
              </w:rPr>
            </w:pPr>
          </w:p>
        </w:tc>
      </w:tr>
      <w:tr w:rsidR="009C77DA" w:rsidRPr="00FC496C" w14:paraId="772EB1E9" w14:textId="77777777" w:rsidTr="00B46C46">
        <w:tc>
          <w:tcPr>
            <w:tcW w:w="1350" w:type="dxa"/>
            <w:tcBorders>
              <w:top w:val="single" w:sz="6" w:space="0" w:color="auto"/>
              <w:bottom w:val="single" w:sz="6" w:space="0" w:color="auto"/>
            </w:tcBorders>
          </w:tcPr>
          <w:p w14:paraId="646514A0" w14:textId="77777777" w:rsidR="009C77DA" w:rsidRPr="00FC496C" w:rsidRDefault="009C77DA" w:rsidP="00233B01">
            <w:pPr>
              <w:rPr>
                <w:rFonts w:ascii="Arial" w:hAnsi="Arial" w:cs="Arial"/>
                <w:bCs/>
                <w:i/>
                <w:iCs/>
                <w:color w:val="000000"/>
                <w:sz w:val="22"/>
                <w:szCs w:val="22"/>
              </w:rPr>
            </w:pPr>
            <w:permStart w:id="436436987" w:edGrp="everyone"/>
            <w:permEnd w:id="950095831"/>
          </w:p>
        </w:tc>
        <w:tc>
          <w:tcPr>
            <w:tcW w:w="1710" w:type="dxa"/>
            <w:tcBorders>
              <w:top w:val="single" w:sz="6" w:space="0" w:color="auto"/>
              <w:bottom w:val="single" w:sz="6" w:space="0" w:color="auto"/>
            </w:tcBorders>
          </w:tcPr>
          <w:p w14:paraId="14D51A5D" w14:textId="77777777" w:rsidR="009C77DA" w:rsidRPr="00FC496C" w:rsidRDefault="009C77DA" w:rsidP="00233B01">
            <w:pPr>
              <w:rPr>
                <w:rFonts w:ascii="Arial" w:hAnsi="Arial" w:cs="Arial"/>
                <w:i/>
                <w:color w:val="000000"/>
                <w:sz w:val="22"/>
                <w:szCs w:val="22"/>
              </w:rPr>
            </w:pPr>
          </w:p>
        </w:tc>
        <w:tc>
          <w:tcPr>
            <w:tcW w:w="2610" w:type="dxa"/>
            <w:tcBorders>
              <w:top w:val="single" w:sz="6" w:space="0" w:color="auto"/>
              <w:bottom w:val="single" w:sz="6" w:space="0" w:color="auto"/>
            </w:tcBorders>
          </w:tcPr>
          <w:p w14:paraId="4E612C43" w14:textId="77777777" w:rsidR="009C77DA" w:rsidRPr="00FC496C" w:rsidRDefault="009C77DA" w:rsidP="00233B01">
            <w:pPr>
              <w:rPr>
                <w:rFonts w:ascii="Arial" w:hAnsi="Arial" w:cs="Arial"/>
                <w:bCs/>
                <w:i/>
                <w:iCs/>
                <w:color w:val="000000"/>
                <w:sz w:val="22"/>
                <w:szCs w:val="22"/>
              </w:rPr>
            </w:pPr>
          </w:p>
        </w:tc>
        <w:tc>
          <w:tcPr>
            <w:tcW w:w="4428" w:type="dxa"/>
            <w:tcBorders>
              <w:top w:val="single" w:sz="6" w:space="0" w:color="auto"/>
              <w:bottom w:val="single" w:sz="6" w:space="0" w:color="auto"/>
            </w:tcBorders>
          </w:tcPr>
          <w:p w14:paraId="00EBF550" w14:textId="77777777" w:rsidR="009C77DA" w:rsidRPr="00FC496C" w:rsidRDefault="009C77DA" w:rsidP="00233B01">
            <w:pPr>
              <w:rPr>
                <w:rFonts w:ascii="Arial" w:hAnsi="Arial" w:cs="Arial"/>
                <w:bCs/>
                <w:i/>
                <w:iCs/>
                <w:color w:val="000000"/>
                <w:sz w:val="22"/>
                <w:szCs w:val="22"/>
              </w:rPr>
            </w:pPr>
          </w:p>
        </w:tc>
      </w:tr>
      <w:tr w:rsidR="009C77DA" w:rsidRPr="00FC496C" w14:paraId="51CC16A8" w14:textId="77777777" w:rsidTr="00B46C46">
        <w:tc>
          <w:tcPr>
            <w:tcW w:w="1350" w:type="dxa"/>
            <w:tcBorders>
              <w:top w:val="single" w:sz="6" w:space="0" w:color="auto"/>
              <w:bottom w:val="single" w:sz="6" w:space="0" w:color="auto"/>
            </w:tcBorders>
          </w:tcPr>
          <w:p w14:paraId="14702654" w14:textId="77777777" w:rsidR="009C77DA" w:rsidRPr="00FC496C" w:rsidRDefault="009C77DA" w:rsidP="00233B01">
            <w:pPr>
              <w:rPr>
                <w:rFonts w:ascii="Arial" w:hAnsi="Arial" w:cs="Arial"/>
                <w:bCs/>
                <w:i/>
                <w:iCs/>
                <w:color w:val="000000"/>
                <w:sz w:val="22"/>
                <w:szCs w:val="22"/>
              </w:rPr>
            </w:pPr>
            <w:permStart w:id="1297948305" w:edGrp="everyone"/>
            <w:permEnd w:id="436436987"/>
          </w:p>
        </w:tc>
        <w:tc>
          <w:tcPr>
            <w:tcW w:w="1710" w:type="dxa"/>
            <w:tcBorders>
              <w:top w:val="single" w:sz="6" w:space="0" w:color="auto"/>
              <w:bottom w:val="single" w:sz="6" w:space="0" w:color="auto"/>
            </w:tcBorders>
          </w:tcPr>
          <w:p w14:paraId="2D7B2AE0" w14:textId="77777777" w:rsidR="009C77DA" w:rsidRPr="00FC496C" w:rsidRDefault="009C77DA" w:rsidP="00233B01">
            <w:pPr>
              <w:rPr>
                <w:rFonts w:ascii="Arial" w:hAnsi="Arial" w:cs="Arial"/>
                <w:i/>
                <w:color w:val="000000"/>
                <w:sz w:val="22"/>
                <w:szCs w:val="22"/>
              </w:rPr>
            </w:pPr>
          </w:p>
        </w:tc>
        <w:tc>
          <w:tcPr>
            <w:tcW w:w="2610" w:type="dxa"/>
            <w:tcBorders>
              <w:top w:val="single" w:sz="6" w:space="0" w:color="auto"/>
              <w:bottom w:val="single" w:sz="6" w:space="0" w:color="auto"/>
            </w:tcBorders>
          </w:tcPr>
          <w:p w14:paraId="69289C5A" w14:textId="77777777" w:rsidR="009C77DA" w:rsidRPr="00FC496C" w:rsidRDefault="009C77DA" w:rsidP="00233B01">
            <w:pPr>
              <w:rPr>
                <w:rFonts w:ascii="Arial" w:hAnsi="Arial" w:cs="Arial"/>
                <w:bCs/>
                <w:i/>
                <w:iCs/>
                <w:color w:val="000000"/>
                <w:sz w:val="22"/>
                <w:szCs w:val="22"/>
              </w:rPr>
            </w:pPr>
          </w:p>
        </w:tc>
        <w:tc>
          <w:tcPr>
            <w:tcW w:w="4428" w:type="dxa"/>
            <w:tcBorders>
              <w:top w:val="single" w:sz="6" w:space="0" w:color="auto"/>
              <w:bottom w:val="single" w:sz="6" w:space="0" w:color="auto"/>
            </w:tcBorders>
          </w:tcPr>
          <w:p w14:paraId="560325C0" w14:textId="77777777" w:rsidR="009C77DA" w:rsidRPr="00FC496C" w:rsidRDefault="009C77DA" w:rsidP="00233B01">
            <w:pPr>
              <w:rPr>
                <w:rFonts w:ascii="Arial" w:hAnsi="Arial" w:cs="Arial"/>
                <w:bCs/>
                <w:i/>
                <w:iCs/>
                <w:color w:val="000000"/>
                <w:sz w:val="22"/>
                <w:szCs w:val="22"/>
              </w:rPr>
            </w:pPr>
          </w:p>
        </w:tc>
      </w:tr>
      <w:tr w:rsidR="009C77DA" w:rsidRPr="00FC496C" w14:paraId="37073B5A" w14:textId="77777777" w:rsidTr="00B46C46">
        <w:tc>
          <w:tcPr>
            <w:tcW w:w="1350" w:type="dxa"/>
            <w:tcBorders>
              <w:top w:val="single" w:sz="6" w:space="0" w:color="auto"/>
              <w:bottom w:val="single" w:sz="6" w:space="0" w:color="auto"/>
            </w:tcBorders>
          </w:tcPr>
          <w:p w14:paraId="331B5A7D" w14:textId="77777777" w:rsidR="009C77DA" w:rsidRPr="00FC496C" w:rsidRDefault="009C77DA" w:rsidP="00233B01">
            <w:pPr>
              <w:rPr>
                <w:rFonts w:ascii="Arial" w:hAnsi="Arial" w:cs="Arial"/>
                <w:bCs/>
                <w:i/>
                <w:iCs/>
                <w:color w:val="000000"/>
                <w:sz w:val="22"/>
                <w:szCs w:val="22"/>
              </w:rPr>
            </w:pPr>
            <w:permStart w:id="1404778301" w:edGrp="everyone"/>
            <w:permEnd w:id="1297948305"/>
          </w:p>
        </w:tc>
        <w:tc>
          <w:tcPr>
            <w:tcW w:w="1710" w:type="dxa"/>
            <w:tcBorders>
              <w:top w:val="single" w:sz="6" w:space="0" w:color="auto"/>
              <w:bottom w:val="single" w:sz="6" w:space="0" w:color="auto"/>
            </w:tcBorders>
          </w:tcPr>
          <w:p w14:paraId="3B6B39C3" w14:textId="77777777" w:rsidR="009C77DA" w:rsidRPr="00FC496C" w:rsidRDefault="009C77DA" w:rsidP="00233B01">
            <w:pPr>
              <w:rPr>
                <w:rFonts w:ascii="Arial" w:hAnsi="Arial" w:cs="Arial"/>
                <w:i/>
                <w:color w:val="000000"/>
                <w:sz w:val="22"/>
                <w:szCs w:val="22"/>
              </w:rPr>
            </w:pPr>
          </w:p>
        </w:tc>
        <w:tc>
          <w:tcPr>
            <w:tcW w:w="2610" w:type="dxa"/>
            <w:tcBorders>
              <w:top w:val="single" w:sz="6" w:space="0" w:color="auto"/>
              <w:bottom w:val="single" w:sz="6" w:space="0" w:color="auto"/>
            </w:tcBorders>
          </w:tcPr>
          <w:p w14:paraId="1B93CB34" w14:textId="77777777" w:rsidR="009C77DA" w:rsidRPr="00FC496C" w:rsidRDefault="009C77DA" w:rsidP="00233B01">
            <w:pPr>
              <w:rPr>
                <w:rFonts w:ascii="Arial" w:hAnsi="Arial" w:cs="Arial"/>
                <w:bCs/>
                <w:i/>
                <w:iCs/>
                <w:color w:val="000000"/>
                <w:sz w:val="22"/>
                <w:szCs w:val="22"/>
              </w:rPr>
            </w:pPr>
          </w:p>
        </w:tc>
        <w:tc>
          <w:tcPr>
            <w:tcW w:w="4428" w:type="dxa"/>
            <w:tcBorders>
              <w:top w:val="single" w:sz="6" w:space="0" w:color="auto"/>
              <w:bottom w:val="single" w:sz="6" w:space="0" w:color="auto"/>
            </w:tcBorders>
          </w:tcPr>
          <w:p w14:paraId="0FE749CF" w14:textId="77777777" w:rsidR="009C77DA" w:rsidRPr="00FC496C" w:rsidRDefault="009C77DA" w:rsidP="00233B01">
            <w:pPr>
              <w:rPr>
                <w:rFonts w:ascii="Arial" w:hAnsi="Arial" w:cs="Arial"/>
                <w:bCs/>
                <w:i/>
                <w:iCs/>
                <w:color w:val="000000"/>
                <w:sz w:val="22"/>
                <w:szCs w:val="22"/>
              </w:rPr>
            </w:pPr>
          </w:p>
        </w:tc>
      </w:tr>
      <w:tr w:rsidR="009C77DA" w:rsidRPr="00FC496C" w14:paraId="24E8554E" w14:textId="77777777" w:rsidTr="00B46C46">
        <w:tc>
          <w:tcPr>
            <w:tcW w:w="1350" w:type="dxa"/>
            <w:tcBorders>
              <w:top w:val="single" w:sz="6" w:space="0" w:color="auto"/>
              <w:bottom w:val="single" w:sz="6" w:space="0" w:color="auto"/>
            </w:tcBorders>
          </w:tcPr>
          <w:p w14:paraId="5B22F86B" w14:textId="77777777" w:rsidR="009C77DA" w:rsidRPr="00FC496C" w:rsidRDefault="009C77DA" w:rsidP="00233B01">
            <w:pPr>
              <w:rPr>
                <w:rFonts w:ascii="Arial" w:hAnsi="Arial" w:cs="Arial"/>
                <w:bCs/>
                <w:i/>
                <w:iCs/>
                <w:color w:val="000000"/>
                <w:sz w:val="22"/>
                <w:szCs w:val="22"/>
              </w:rPr>
            </w:pPr>
            <w:permStart w:id="343092000" w:edGrp="everyone"/>
            <w:permEnd w:id="1404778301"/>
          </w:p>
        </w:tc>
        <w:tc>
          <w:tcPr>
            <w:tcW w:w="1710" w:type="dxa"/>
            <w:tcBorders>
              <w:top w:val="single" w:sz="6" w:space="0" w:color="auto"/>
              <w:bottom w:val="single" w:sz="6" w:space="0" w:color="auto"/>
            </w:tcBorders>
          </w:tcPr>
          <w:p w14:paraId="67A119CE" w14:textId="77777777" w:rsidR="009C77DA" w:rsidRPr="00FC496C" w:rsidRDefault="009C77DA" w:rsidP="00233B01">
            <w:pPr>
              <w:rPr>
                <w:rFonts w:ascii="Arial" w:hAnsi="Arial" w:cs="Arial"/>
                <w:i/>
                <w:color w:val="000000"/>
                <w:sz w:val="22"/>
                <w:szCs w:val="22"/>
              </w:rPr>
            </w:pPr>
          </w:p>
        </w:tc>
        <w:tc>
          <w:tcPr>
            <w:tcW w:w="2610" w:type="dxa"/>
            <w:tcBorders>
              <w:top w:val="single" w:sz="6" w:space="0" w:color="auto"/>
              <w:bottom w:val="single" w:sz="6" w:space="0" w:color="auto"/>
            </w:tcBorders>
          </w:tcPr>
          <w:p w14:paraId="2A67D41F" w14:textId="77777777" w:rsidR="009C77DA" w:rsidRPr="00FC496C" w:rsidRDefault="009C77DA" w:rsidP="00233B01">
            <w:pPr>
              <w:rPr>
                <w:rFonts w:ascii="Arial" w:hAnsi="Arial" w:cs="Arial"/>
                <w:bCs/>
                <w:i/>
                <w:iCs/>
                <w:color w:val="000000"/>
                <w:sz w:val="22"/>
                <w:szCs w:val="22"/>
              </w:rPr>
            </w:pPr>
          </w:p>
        </w:tc>
        <w:tc>
          <w:tcPr>
            <w:tcW w:w="4428" w:type="dxa"/>
            <w:tcBorders>
              <w:top w:val="single" w:sz="6" w:space="0" w:color="auto"/>
              <w:bottom w:val="single" w:sz="6" w:space="0" w:color="auto"/>
            </w:tcBorders>
          </w:tcPr>
          <w:p w14:paraId="6C416C65" w14:textId="77777777" w:rsidR="009C77DA" w:rsidRPr="00FC496C" w:rsidRDefault="009C77DA" w:rsidP="00233B01">
            <w:pPr>
              <w:rPr>
                <w:rFonts w:ascii="Arial" w:hAnsi="Arial" w:cs="Arial"/>
                <w:bCs/>
                <w:i/>
                <w:iCs/>
                <w:color w:val="000000"/>
                <w:sz w:val="22"/>
                <w:szCs w:val="22"/>
              </w:rPr>
            </w:pPr>
          </w:p>
        </w:tc>
      </w:tr>
      <w:tr w:rsidR="009C77DA" w:rsidRPr="00FC496C" w14:paraId="459DE805" w14:textId="77777777" w:rsidTr="00B46C46">
        <w:tc>
          <w:tcPr>
            <w:tcW w:w="1350" w:type="dxa"/>
            <w:tcBorders>
              <w:top w:val="single" w:sz="6" w:space="0" w:color="auto"/>
              <w:bottom w:val="single" w:sz="6" w:space="0" w:color="auto"/>
            </w:tcBorders>
          </w:tcPr>
          <w:p w14:paraId="1B54ADEC" w14:textId="77777777" w:rsidR="009C77DA" w:rsidRPr="00FC496C" w:rsidRDefault="009C77DA" w:rsidP="00233B01">
            <w:pPr>
              <w:rPr>
                <w:rFonts w:ascii="Arial" w:hAnsi="Arial" w:cs="Arial"/>
                <w:bCs/>
                <w:i/>
                <w:iCs/>
                <w:color w:val="000000"/>
                <w:sz w:val="22"/>
                <w:szCs w:val="22"/>
              </w:rPr>
            </w:pPr>
            <w:permStart w:id="788223252" w:edGrp="everyone"/>
            <w:permEnd w:id="343092000"/>
          </w:p>
        </w:tc>
        <w:tc>
          <w:tcPr>
            <w:tcW w:w="1710" w:type="dxa"/>
            <w:tcBorders>
              <w:top w:val="single" w:sz="6" w:space="0" w:color="auto"/>
              <w:bottom w:val="single" w:sz="6" w:space="0" w:color="auto"/>
            </w:tcBorders>
          </w:tcPr>
          <w:p w14:paraId="1AA0F980" w14:textId="77777777" w:rsidR="009C77DA" w:rsidRPr="00FC496C" w:rsidRDefault="009C77DA" w:rsidP="00233B01">
            <w:pPr>
              <w:rPr>
                <w:rFonts w:ascii="Arial" w:hAnsi="Arial" w:cs="Arial"/>
                <w:i/>
                <w:color w:val="000000"/>
                <w:sz w:val="22"/>
                <w:szCs w:val="22"/>
              </w:rPr>
            </w:pPr>
          </w:p>
        </w:tc>
        <w:tc>
          <w:tcPr>
            <w:tcW w:w="2610" w:type="dxa"/>
            <w:tcBorders>
              <w:top w:val="single" w:sz="6" w:space="0" w:color="auto"/>
              <w:bottom w:val="single" w:sz="6" w:space="0" w:color="auto"/>
            </w:tcBorders>
          </w:tcPr>
          <w:p w14:paraId="2C9050E8" w14:textId="77777777" w:rsidR="009C77DA" w:rsidRPr="00FC496C" w:rsidRDefault="009C77DA" w:rsidP="00233B01">
            <w:pPr>
              <w:rPr>
                <w:rFonts w:ascii="Arial" w:hAnsi="Arial" w:cs="Arial"/>
                <w:bCs/>
                <w:i/>
                <w:iCs/>
                <w:color w:val="000000"/>
                <w:sz w:val="22"/>
                <w:szCs w:val="22"/>
              </w:rPr>
            </w:pPr>
          </w:p>
        </w:tc>
        <w:tc>
          <w:tcPr>
            <w:tcW w:w="4428" w:type="dxa"/>
            <w:tcBorders>
              <w:top w:val="single" w:sz="6" w:space="0" w:color="auto"/>
              <w:bottom w:val="single" w:sz="6" w:space="0" w:color="auto"/>
            </w:tcBorders>
          </w:tcPr>
          <w:p w14:paraId="377CB0F8" w14:textId="77777777" w:rsidR="009C77DA" w:rsidRPr="00FC496C" w:rsidRDefault="009C77DA" w:rsidP="00233B01">
            <w:pPr>
              <w:rPr>
                <w:rFonts w:ascii="Arial" w:hAnsi="Arial" w:cs="Arial"/>
                <w:bCs/>
                <w:i/>
                <w:iCs/>
                <w:color w:val="000000"/>
                <w:sz w:val="22"/>
                <w:szCs w:val="22"/>
              </w:rPr>
            </w:pPr>
          </w:p>
        </w:tc>
      </w:tr>
      <w:tr w:rsidR="009C77DA" w:rsidRPr="00FC496C" w14:paraId="37552961" w14:textId="77777777" w:rsidTr="00B46C46">
        <w:tc>
          <w:tcPr>
            <w:tcW w:w="1350" w:type="dxa"/>
            <w:tcBorders>
              <w:top w:val="single" w:sz="6" w:space="0" w:color="auto"/>
              <w:bottom w:val="single" w:sz="6" w:space="0" w:color="auto"/>
            </w:tcBorders>
          </w:tcPr>
          <w:p w14:paraId="441B1AC6" w14:textId="77777777" w:rsidR="009C77DA" w:rsidRPr="00FC496C" w:rsidRDefault="009C77DA" w:rsidP="00233B01">
            <w:pPr>
              <w:rPr>
                <w:rFonts w:ascii="Arial" w:hAnsi="Arial" w:cs="Arial"/>
                <w:bCs/>
                <w:i/>
                <w:iCs/>
                <w:color w:val="000000"/>
                <w:sz w:val="22"/>
                <w:szCs w:val="22"/>
              </w:rPr>
            </w:pPr>
            <w:permStart w:id="1864987074" w:edGrp="everyone"/>
            <w:permEnd w:id="788223252"/>
          </w:p>
        </w:tc>
        <w:tc>
          <w:tcPr>
            <w:tcW w:w="1710" w:type="dxa"/>
            <w:tcBorders>
              <w:top w:val="single" w:sz="6" w:space="0" w:color="auto"/>
              <w:bottom w:val="single" w:sz="6" w:space="0" w:color="auto"/>
            </w:tcBorders>
          </w:tcPr>
          <w:p w14:paraId="5EDEE5A2" w14:textId="77777777" w:rsidR="009C77DA" w:rsidRPr="00FC496C" w:rsidRDefault="009C77DA" w:rsidP="00233B01">
            <w:pPr>
              <w:rPr>
                <w:rFonts w:ascii="Arial" w:hAnsi="Arial" w:cs="Arial"/>
                <w:i/>
                <w:color w:val="000000"/>
                <w:sz w:val="22"/>
                <w:szCs w:val="22"/>
              </w:rPr>
            </w:pPr>
          </w:p>
        </w:tc>
        <w:tc>
          <w:tcPr>
            <w:tcW w:w="2610" w:type="dxa"/>
            <w:tcBorders>
              <w:top w:val="single" w:sz="6" w:space="0" w:color="auto"/>
              <w:bottom w:val="single" w:sz="6" w:space="0" w:color="auto"/>
            </w:tcBorders>
          </w:tcPr>
          <w:p w14:paraId="281C7189" w14:textId="77777777" w:rsidR="009C77DA" w:rsidRPr="00FC496C" w:rsidRDefault="009C77DA" w:rsidP="00233B01">
            <w:pPr>
              <w:rPr>
                <w:rFonts w:ascii="Arial" w:hAnsi="Arial" w:cs="Arial"/>
                <w:bCs/>
                <w:i/>
                <w:iCs/>
                <w:color w:val="000000"/>
                <w:sz w:val="22"/>
                <w:szCs w:val="22"/>
              </w:rPr>
            </w:pPr>
          </w:p>
        </w:tc>
        <w:tc>
          <w:tcPr>
            <w:tcW w:w="4428" w:type="dxa"/>
            <w:tcBorders>
              <w:top w:val="single" w:sz="6" w:space="0" w:color="auto"/>
              <w:bottom w:val="single" w:sz="6" w:space="0" w:color="auto"/>
            </w:tcBorders>
          </w:tcPr>
          <w:p w14:paraId="663C6E02" w14:textId="77777777" w:rsidR="009C77DA" w:rsidRPr="00FC496C" w:rsidRDefault="009C77DA" w:rsidP="00233B01">
            <w:pPr>
              <w:rPr>
                <w:rFonts w:ascii="Arial" w:hAnsi="Arial" w:cs="Arial"/>
                <w:bCs/>
                <w:i/>
                <w:iCs/>
                <w:color w:val="000000"/>
                <w:sz w:val="22"/>
                <w:szCs w:val="22"/>
              </w:rPr>
            </w:pPr>
          </w:p>
        </w:tc>
      </w:tr>
      <w:tr w:rsidR="009C77DA" w:rsidRPr="00FC496C" w14:paraId="24E571CF" w14:textId="77777777" w:rsidTr="00B46C46">
        <w:tc>
          <w:tcPr>
            <w:tcW w:w="1350" w:type="dxa"/>
            <w:tcBorders>
              <w:top w:val="single" w:sz="6" w:space="0" w:color="auto"/>
              <w:bottom w:val="single" w:sz="6" w:space="0" w:color="auto"/>
            </w:tcBorders>
          </w:tcPr>
          <w:p w14:paraId="772FF568" w14:textId="77777777" w:rsidR="009C77DA" w:rsidRPr="00FC496C" w:rsidRDefault="009C77DA" w:rsidP="00233B01">
            <w:pPr>
              <w:rPr>
                <w:rFonts w:ascii="Arial" w:hAnsi="Arial" w:cs="Arial"/>
                <w:bCs/>
                <w:i/>
                <w:iCs/>
                <w:color w:val="000000"/>
                <w:sz w:val="22"/>
                <w:szCs w:val="22"/>
              </w:rPr>
            </w:pPr>
            <w:permStart w:id="150551982" w:edGrp="everyone"/>
            <w:permEnd w:id="1864987074"/>
          </w:p>
        </w:tc>
        <w:tc>
          <w:tcPr>
            <w:tcW w:w="1710" w:type="dxa"/>
            <w:tcBorders>
              <w:top w:val="single" w:sz="6" w:space="0" w:color="auto"/>
              <w:bottom w:val="single" w:sz="6" w:space="0" w:color="auto"/>
            </w:tcBorders>
          </w:tcPr>
          <w:p w14:paraId="05E68AED" w14:textId="77777777" w:rsidR="009C77DA" w:rsidRPr="00FC496C" w:rsidRDefault="009C77DA" w:rsidP="00233B01">
            <w:pPr>
              <w:rPr>
                <w:rFonts w:ascii="Arial" w:hAnsi="Arial" w:cs="Arial"/>
                <w:i/>
                <w:color w:val="000000"/>
                <w:sz w:val="22"/>
                <w:szCs w:val="22"/>
              </w:rPr>
            </w:pPr>
          </w:p>
        </w:tc>
        <w:tc>
          <w:tcPr>
            <w:tcW w:w="2610" w:type="dxa"/>
            <w:tcBorders>
              <w:top w:val="single" w:sz="6" w:space="0" w:color="auto"/>
              <w:bottom w:val="single" w:sz="6" w:space="0" w:color="auto"/>
            </w:tcBorders>
          </w:tcPr>
          <w:p w14:paraId="786C4830" w14:textId="77777777" w:rsidR="009C77DA" w:rsidRPr="00FC496C" w:rsidRDefault="009C77DA" w:rsidP="00233B01">
            <w:pPr>
              <w:rPr>
                <w:rFonts w:ascii="Arial" w:hAnsi="Arial" w:cs="Arial"/>
                <w:bCs/>
                <w:i/>
                <w:iCs/>
                <w:color w:val="000000"/>
                <w:sz w:val="22"/>
                <w:szCs w:val="22"/>
              </w:rPr>
            </w:pPr>
          </w:p>
        </w:tc>
        <w:tc>
          <w:tcPr>
            <w:tcW w:w="4428" w:type="dxa"/>
            <w:tcBorders>
              <w:top w:val="single" w:sz="6" w:space="0" w:color="auto"/>
              <w:bottom w:val="single" w:sz="6" w:space="0" w:color="auto"/>
            </w:tcBorders>
          </w:tcPr>
          <w:p w14:paraId="6D1A4C13" w14:textId="77777777" w:rsidR="009C77DA" w:rsidRPr="00FC496C" w:rsidRDefault="009C77DA" w:rsidP="00233B01">
            <w:pPr>
              <w:rPr>
                <w:rFonts w:ascii="Arial" w:hAnsi="Arial" w:cs="Arial"/>
                <w:bCs/>
                <w:i/>
                <w:iCs/>
                <w:color w:val="000000"/>
                <w:sz w:val="22"/>
                <w:szCs w:val="22"/>
              </w:rPr>
            </w:pPr>
          </w:p>
        </w:tc>
      </w:tr>
      <w:tr w:rsidR="009C77DA" w:rsidRPr="00FC496C" w14:paraId="1E02FF0C" w14:textId="77777777" w:rsidTr="00B46C46">
        <w:tc>
          <w:tcPr>
            <w:tcW w:w="1350" w:type="dxa"/>
            <w:tcBorders>
              <w:top w:val="single" w:sz="6" w:space="0" w:color="auto"/>
              <w:bottom w:val="single" w:sz="6" w:space="0" w:color="auto"/>
            </w:tcBorders>
          </w:tcPr>
          <w:p w14:paraId="00CD15AF" w14:textId="77777777" w:rsidR="009C77DA" w:rsidRPr="00FC496C" w:rsidRDefault="009C77DA" w:rsidP="00233B01">
            <w:pPr>
              <w:rPr>
                <w:rFonts w:ascii="Arial" w:hAnsi="Arial" w:cs="Arial"/>
                <w:bCs/>
                <w:i/>
                <w:iCs/>
                <w:color w:val="000000"/>
                <w:sz w:val="22"/>
                <w:szCs w:val="22"/>
              </w:rPr>
            </w:pPr>
            <w:permStart w:id="1060442564" w:edGrp="everyone"/>
            <w:permEnd w:id="150551982"/>
          </w:p>
        </w:tc>
        <w:tc>
          <w:tcPr>
            <w:tcW w:w="1710" w:type="dxa"/>
            <w:tcBorders>
              <w:top w:val="single" w:sz="6" w:space="0" w:color="auto"/>
              <w:bottom w:val="single" w:sz="6" w:space="0" w:color="auto"/>
            </w:tcBorders>
          </w:tcPr>
          <w:p w14:paraId="56C58B6D" w14:textId="77777777" w:rsidR="009C77DA" w:rsidRPr="00FC496C" w:rsidRDefault="009C77DA" w:rsidP="00233B01">
            <w:pPr>
              <w:rPr>
                <w:rFonts w:ascii="Arial" w:hAnsi="Arial" w:cs="Arial"/>
                <w:i/>
                <w:color w:val="000000"/>
                <w:sz w:val="22"/>
                <w:szCs w:val="22"/>
              </w:rPr>
            </w:pPr>
          </w:p>
        </w:tc>
        <w:tc>
          <w:tcPr>
            <w:tcW w:w="2610" w:type="dxa"/>
            <w:tcBorders>
              <w:top w:val="single" w:sz="6" w:space="0" w:color="auto"/>
              <w:bottom w:val="single" w:sz="6" w:space="0" w:color="auto"/>
            </w:tcBorders>
          </w:tcPr>
          <w:p w14:paraId="7382BEEB" w14:textId="77777777" w:rsidR="009C77DA" w:rsidRPr="00FC496C" w:rsidRDefault="009C77DA" w:rsidP="00233B01">
            <w:pPr>
              <w:rPr>
                <w:rFonts w:ascii="Arial" w:hAnsi="Arial" w:cs="Arial"/>
                <w:bCs/>
                <w:i/>
                <w:iCs/>
                <w:color w:val="000000"/>
                <w:sz w:val="22"/>
                <w:szCs w:val="22"/>
              </w:rPr>
            </w:pPr>
          </w:p>
        </w:tc>
        <w:tc>
          <w:tcPr>
            <w:tcW w:w="4428" w:type="dxa"/>
            <w:tcBorders>
              <w:top w:val="single" w:sz="6" w:space="0" w:color="auto"/>
              <w:bottom w:val="single" w:sz="6" w:space="0" w:color="auto"/>
            </w:tcBorders>
          </w:tcPr>
          <w:p w14:paraId="79E33F5E" w14:textId="77777777" w:rsidR="009C77DA" w:rsidRPr="00FC496C" w:rsidRDefault="009C77DA" w:rsidP="00233B01">
            <w:pPr>
              <w:rPr>
                <w:rFonts w:ascii="Arial" w:hAnsi="Arial" w:cs="Arial"/>
                <w:bCs/>
                <w:i/>
                <w:iCs/>
                <w:color w:val="000000"/>
                <w:sz w:val="22"/>
                <w:szCs w:val="22"/>
              </w:rPr>
            </w:pPr>
          </w:p>
        </w:tc>
      </w:tr>
      <w:tr w:rsidR="009C77DA" w:rsidRPr="00FC496C" w14:paraId="49D4150D" w14:textId="77777777" w:rsidTr="00B46C46">
        <w:tc>
          <w:tcPr>
            <w:tcW w:w="1350" w:type="dxa"/>
            <w:tcBorders>
              <w:top w:val="single" w:sz="6" w:space="0" w:color="auto"/>
              <w:bottom w:val="single" w:sz="6" w:space="0" w:color="auto"/>
            </w:tcBorders>
          </w:tcPr>
          <w:p w14:paraId="49739DD0" w14:textId="77777777" w:rsidR="009C77DA" w:rsidRPr="00FC496C" w:rsidRDefault="009C77DA" w:rsidP="00233B01">
            <w:pPr>
              <w:rPr>
                <w:rFonts w:ascii="Arial" w:hAnsi="Arial" w:cs="Arial"/>
                <w:bCs/>
                <w:i/>
                <w:iCs/>
                <w:color w:val="000000"/>
                <w:sz w:val="22"/>
                <w:szCs w:val="22"/>
              </w:rPr>
            </w:pPr>
            <w:permStart w:id="1066424844" w:edGrp="everyone"/>
            <w:permEnd w:id="1060442564"/>
          </w:p>
        </w:tc>
        <w:tc>
          <w:tcPr>
            <w:tcW w:w="1710" w:type="dxa"/>
            <w:tcBorders>
              <w:top w:val="single" w:sz="6" w:space="0" w:color="auto"/>
              <w:bottom w:val="single" w:sz="6" w:space="0" w:color="auto"/>
            </w:tcBorders>
          </w:tcPr>
          <w:p w14:paraId="737A1DC2" w14:textId="77777777" w:rsidR="009C77DA" w:rsidRPr="00FC496C" w:rsidRDefault="009C77DA" w:rsidP="00233B01">
            <w:pPr>
              <w:rPr>
                <w:rFonts w:ascii="Arial" w:hAnsi="Arial" w:cs="Arial"/>
                <w:i/>
                <w:color w:val="000000"/>
                <w:sz w:val="22"/>
                <w:szCs w:val="22"/>
              </w:rPr>
            </w:pPr>
          </w:p>
        </w:tc>
        <w:tc>
          <w:tcPr>
            <w:tcW w:w="2610" w:type="dxa"/>
            <w:tcBorders>
              <w:top w:val="single" w:sz="6" w:space="0" w:color="auto"/>
              <w:bottom w:val="single" w:sz="6" w:space="0" w:color="auto"/>
            </w:tcBorders>
          </w:tcPr>
          <w:p w14:paraId="2ED49C94" w14:textId="77777777" w:rsidR="009C77DA" w:rsidRPr="00FC496C" w:rsidRDefault="009C77DA" w:rsidP="00233B01">
            <w:pPr>
              <w:rPr>
                <w:rFonts w:ascii="Arial" w:hAnsi="Arial" w:cs="Arial"/>
                <w:bCs/>
                <w:i/>
                <w:iCs/>
                <w:color w:val="000000"/>
                <w:sz w:val="22"/>
                <w:szCs w:val="22"/>
              </w:rPr>
            </w:pPr>
          </w:p>
        </w:tc>
        <w:tc>
          <w:tcPr>
            <w:tcW w:w="4428" w:type="dxa"/>
            <w:tcBorders>
              <w:top w:val="single" w:sz="6" w:space="0" w:color="auto"/>
              <w:bottom w:val="single" w:sz="6" w:space="0" w:color="auto"/>
            </w:tcBorders>
          </w:tcPr>
          <w:p w14:paraId="2D87B268" w14:textId="77777777" w:rsidR="009C77DA" w:rsidRPr="00FC496C" w:rsidRDefault="009C77DA" w:rsidP="00233B01">
            <w:pPr>
              <w:rPr>
                <w:rFonts w:ascii="Arial" w:hAnsi="Arial" w:cs="Arial"/>
                <w:bCs/>
                <w:i/>
                <w:iCs/>
                <w:color w:val="000000"/>
                <w:sz w:val="22"/>
                <w:szCs w:val="22"/>
              </w:rPr>
            </w:pPr>
          </w:p>
        </w:tc>
      </w:tr>
      <w:tr w:rsidR="009C77DA" w:rsidRPr="00FC496C" w14:paraId="09ED44D1" w14:textId="77777777" w:rsidTr="00B46C46">
        <w:tc>
          <w:tcPr>
            <w:tcW w:w="1350" w:type="dxa"/>
            <w:tcBorders>
              <w:top w:val="single" w:sz="6" w:space="0" w:color="auto"/>
              <w:bottom w:val="single" w:sz="6" w:space="0" w:color="auto"/>
            </w:tcBorders>
          </w:tcPr>
          <w:p w14:paraId="3C52E0DA" w14:textId="77777777" w:rsidR="009C77DA" w:rsidRPr="00FC496C" w:rsidRDefault="009C77DA" w:rsidP="00233B01">
            <w:pPr>
              <w:rPr>
                <w:rFonts w:ascii="Arial" w:hAnsi="Arial" w:cs="Arial"/>
                <w:bCs/>
                <w:i/>
                <w:iCs/>
                <w:color w:val="000000"/>
                <w:sz w:val="22"/>
                <w:szCs w:val="22"/>
              </w:rPr>
            </w:pPr>
            <w:permStart w:id="1619666414" w:edGrp="everyone"/>
            <w:permEnd w:id="1066424844"/>
          </w:p>
        </w:tc>
        <w:tc>
          <w:tcPr>
            <w:tcW w:w="1710" w:type="dxa"/>
            <w:tcBorders>
              <w:top w:val="single" w:sz="6" w:space="0" w:color="auto"/>
              <w:bottom w:val="single" w:sz="6" w:space="0" w:color="auto"/>
            </w:tcBorders>
          </w:tcPr>
          <w:p w14:paraId="5288D05A" w14:textId="77777777" w:rsidR="009C77DA" w:rsidRPr="00FC496C" w:rsidRDefault="009C77DA" w:rsidP="00233B01">
            <w:pPr>
              <w:rPr>
                <w:rFonts w:ascii="Arial" w:hAnsi="Arial" w:cs="Arial"/>
                <w:i/>
                <w:color w:val="000000"/>
                <w:sz w:val="22"/>
                <w:szCs w:val="22"/>
              </w:rPr>
            </w:pPr>
          </w:p>
        </w:tc>
        <w:tc>
          <w:tcPr>
            <w:tcW w:w="2610" w:type="dxa"/>
            <w:tcBorders>
              <w:top w:val="single" w:sz="6" w:space="0" w:color="auto"/>
              <w:bottom w:val="single" w:sz="6" w:space="0" w:color="auto"/>
            </w:tcBorders>
          </w:tcPr>
          <w:p w14:paraId="65ADFFA2" w14:textId="77777777" w:rsidR="009C77DA" w:rsidRPr="00FC496C" w:rsidRDefault="009C77DA" w:rsidP="00233B01">
            <w:pPr>
              <w:rPr>
                <w:rFonts w:ascii="Arial" w:hAnsi="Arial" w:cs="Arial"/>
                <w:bCs/>
                <w:i/>
                <w:iCs/>
                <w:color w:val="000000"/>
                <w:sz w:val="22"/>
                <w:szCs w:val="22"/>
              </w:rPr>
            </w:pPr>
          </w:p>
        </w:tc>
        <w:tc>
          <w:tcPr>
            <w:tcW w:w="4428" w:type="dxa"/>
            <w:tcBorders>
              <w:top w:val="single" w:sz="6" w:space="0" w:color="auto"/>
              <w:bottom w:val="single" w:sz="6" w:space="0" w:color="auto"/>
            </w:tcBorders>
          </w:tcPr>
          <w:p w14:paraId="5F34DC1E" w14:textId="77777777" w:rsidR="009C77DA" w:rsidRPr="00FC496C" w:rsidRDefault="009C77DA" w:rsidP="00233B01">
            <w:pPr>
              <w:rPr>
                <w:rFonts w:ascii="Arial" w:hAnsi="Arial" w:cs="Arial"/>
                <w:bCs/>
                <w:i/>
                <w:iCs/>
                <w:color w:val="000000"/>
                <w:sz w:val="22"/>
                <w:szCs w:val="22"/>
              </w:rPr>
            </w:pPr>
          </w:p>
        </w:tc>
      </w:tr>
      <w:permEnd w:id="1619666414"/>
    </w:tbl>
    <w:p w14:paraId="6271540B" w14:textId="77777777" w:rsidR="00095250" w:rsidRPr="00FC496C" w:rsidRDefault="00095250" w:rsidP="00803AA1">
      <w:pPr>
        <w:jc w:val="center"/>
        <w:rPr>
          <w:rFonts w:ascii="Arial" w:hAnsi="Arial" w:cs="Arial"/>
          <w:szCs w:val="24"/>
        </w:rPr>
      </w:pPr>
    </w:p>
    <w:p w14:paraId="6271540C" w14:textId="77777777" w:rsidR="00095250" w:rsidRPr="00FC496C" w:rsidRDefault="00095250" w:rsidP="00095250">
      <w:pPr>
        <w:autoSpaceDE w:val="0"/>
        <w:autoSpaceDN w:val="0"/>
        <w:adjustRightInd w:val="0"/>
        <w:rPr>
          <w:rFonts w:ascii="Arial" w:hAnsi="Arial" w:cs="Arial"/>
          <w:b/>
          <w:sz w:val="28"/>
          <w:szCs w:val="28"/>
          <w:u w:val="single"/>
        </w:rPr>
      </w:pPr>
    </w:p>
    <w:p w14:paraId="6271540D" w14:textId="77777777" w:rsidR="00095250" w:rsidRPr="00111903" w:rsidRDefault="00095250" w:rsidP="00095250">
      <w:pPr>
        <w:jc w:val="center"/>
        <w:rPr>
          <w:rFonts w:ascii="Arial" w:hAnsi="Arial" w:cs="Arial"/>
          <w:szCs w:val="24"/>
        </w:rPr>
      </w:pPr>
    </w:p>
    <w:p w14:paraId="6271540E" w14:textId="77777777" w:rsidR="006F4B46" w:rsidRPr="00111903" w:rsidRDefault="00B46C46" w:rsidP="00803AA1">
      <w:pPr>
        <w:jc w:val="center"/>
        <w:rPr>
          <w:rFonts w:ascii="Arial" w:hAnsi="Arial" w:cs="Arial"/>
          <w:b/>
          <w:szCs w:val="24"/>
        </w:rPr>
      </w:pPr>
      <w:r>
        <w:rPr>
          <w:rFonts w:ascii="Arial" w:hAnsi="Arial" w:cs="Arial"/>
          <w:szCs w:val="24"/>
        </w:rPr>
        <w:br w:type="page"/>
      </w:r>
      <w:r w:rsidR="006F4B46" w:rsidRPr="00111903">
        <w:rPr>
          <w:rFonts w:ascii="Arial" w:hAnsi="Arial" w:cs="Arial"/>
          <w:b/>
          <w:szCs w:val="24"/>
        </w:rPr>
        <w:lastRenderedPageBreak/>
        <w:t>Table of Contents</w:t>
      </w:r>
    </w:p>
    <w:p w14:paraId="344D790D" w14:textId="6AE8DAEB" w:rsidR="00D45009" w:rsidRDefault="00086722">
      <w:pPr>
        <w:pStyle w:val="TOC1"/>
        <w:tabs>
          <w:tab w:val="right" w:leader="dot" w:pos="10214"/>
        </w:tabs>
        <w:rPr>
          <w:rFonts w:eastAsiaTheme="minorEastAsia" w:cstheme="minorBidi"/>
          <w:b w:val="0"/>
          <w:bCs w:val="0"/>
          <w:i w:val="0"/>
          <w:iCs w:val="0"/>
          <w:noProof/>
          <w:sz w:val="22"/>
          <w:szCs w:val="22"/>
        </w:rPr>
      </w:pPr>
      <w:r>
        <w:rPr>
          <w:rFonts w:ascii="Arial" w:hAnsi="Arial" w:cs="Arial"/>
        </w:rPr>
        <w:fldChar w:fldCharType="begin"/>
      </w:r>
      <w:r>
        <w:rPr>
          <w:rFonts w:ascii="Arial" w:hAnsi="Arial" w:cs="Arial"/>
        </w:rPr>
        <w:instrText xml:space="preserve"> TOC \o "1-2" \h \z \u </w:instrText>
      </w:r>
      <w:r>
        <w:rPr>
          <w:rFonts w:ascii="Arial" w:hAnsi="Arial" w:cs="Arial"/>
        </w:rPr>
        <w:fldChar w:fldCharType="separate"/>
      </w:r>
      <w:hyperlink w:anchor="_Toc22728251" w:history="1">
        <w:r w:rsidR="00D45009" w:rsidRPr="0078033C">
          <w:rPr>
            <w:rStyle w:val="Hyperlink"/>
            <w:rFonts w:ascii="Arial" w:hAnsi="Arial" w:cs="Arial"/>
            <w:noProof/>
          </w:rPr>
          <w:t>Terms of the Engagement</w:t>
        </w:r>
        <w:r w:rsidR="00D45009">
          <w:rPr>
            <w:noProof/>
            <w:webHidden/>
          </w:rPr>
          <w:tab/>
        </w:r>
        <w:r w:rsidR="00D45009">
          <w:rPr>
            <w:noProof/>
            <w:webHidden/>
          </w:rPr>
          <w:fldChar w:fldCharType="begin"/>
        </w:r>
        <w:r w:rsidR="00D45009">
          <w:rPr>
            <w:noProof/>
            <w:webHidden/>
          </w:rPr>
          <w:instrText xml:space="preserve"> PAGEREF _Toc22728251 \h </w:instrText>
        </w:r>
        <w:r w:rsidR="00D45009">
          <w:rPr>
            <w:noProof/>
            <w:webHidden/>
          </w:rPr>
        </w:r>
        <w:r w:rsidR="00D45009">
          <w:rPr>
            <w:noProof/>
            <w:webHidden/>
          </w:rPr>
          <w:fldChar w:fldCharType="separate"/>
        </w:r>
        <w:r w:rsidR="00D45009">
          <w:rPr>
            <w:noProof/>
            <w:webHidden/>
          </w:rPr>
          <w:t>4</w:t>
        </w:r>
        <w:r w:rsidR="00D45009">
          <w:rPr>
            <w:noProof/>
            <w:webHidden/>
          </w:rPr>
          <w:fldChar w:fldCharType="end"/>
        </w:r>
      </w:hyperlink>
    </w:p>
    <w:p w14:paraId="1B29A47E" w14:textId="56A25449" w:rsidR="00D45009" w:rsidRDefault="0065721E">
      <w:pPr>
        <w:pStyle w:val="TOC1"/>
        <w:tabs>
          <w:tab w:val="left" w:pos="480"/>
          <w:tab w:val="right" w:leader="dot" w:pos="10214"/>
        </w:tabs>
        <w:rPr>
          <w:rFonts w:eastAsiaTheme="minorEastAsia" w:cstheme="minorBidi"/>
          <w:b w:val="0"/>
          <w:bCs w:val="0"/>
          <w:i w:val="0"/>
          <w:iCs w:val="0"/>
          <w:noProof/>
          <w:sz w:val="22"/>
          <w:szCs w:val="22"/>
        </w:rPr>
      </w:pPr>
      <w:hyperlink w:anchor="_Toc22728252" w:history="1">
        <w:r w:rsidR="00D45009" w:rsidRPr="0078033C">
          <w:rPr>
            <w:rStyle w:val="Hyperlink"/>
            <w:rFonts w:ascii="Arial" w:hAnsi="Arial" w:cs="Arial"/>
            <w:noProof/>
          </w:rPr>
          <w:t>1.</w:t>
        </w:r>
        <w:r w:rsidR="00D45009">
          <w:rPr>
            <w:rFonts w:eastAsiaTheme="minorEastAsia" w:cstheme="minorBidi"/>
            <w:b w:val="0"/>
            <w:bCs w:val="0"/>
            <w:i w:val="0"/>
            <w:iCs w:val="0"/>
            <w:noProof/>
            <w:sz w:val="22"/>
            <w:szCs w:val="22"/>
          </w:rPr>
          <w:tab/>
        </w:r>
        <w:r w:rsidR="00D45009" w:rsidRPr="0078033C">
          <w:rPr>
            <w:rStyle w:val="Hyperlink"/>
            <w:rFonts w:ascii="Arial" w:hAnsi="Arial" w:cs="Arial"/>
            <w:noProof/>
          </w:rPr>
          <w:t>Overview of the Project and Services</w:t>
        </w:r>
        <w:r w:rsidR="00D45009">
          <w:rPr>
            <w:noProof/>
            <w:webHidden/>
          </w:rPr>
          <w:tab/>
        </w:r>
        <w:r w:rsidR="00D45009">
          <w:rPr>
            <w:noProof/>
            <w:webHidden/>
          </w:rPr>
          <w:fldChar w:fldCharType="begin"/>
        </w:r>
        <w:r w:rsidR="00D45009">
          <w:rPr>
            <w:noProof/>
            <w:webHidden/>
          </w:rPr>
          <w:instrText xml:space="preserve"> PAGEREF _Toc22728252 \h </w:instrText>
        </w:r>
        <w:r w:rsidR="00D45009">
          <w:rPr>
            <w:noProof/>
            <w:webHidden/>
          </w:rPr>
        </w:r>
        <w:r w:rsidR="00D45009">
          <w:rPr>
            <w:noProof/>
            <w:webHidden/>
          </w:rPr>
          <w:fldChar w:fldCharType="separate"/>
        </w:r>
        <w:r w:rsidR="00D45009">
          <w:rPr>
            <w:noProof/>
            <w:webHidden/>
          </w:rPr>
          <w:t>4</w:t>
        </w:r>
        <w:r w:rsidR="00D45009">
          <w:rPr>
            <w:noProof/>
            <w:webHidden/>
          </w:rPr>
          <w:fldChar w:fldCharType="end"/>
        </w:r>
      </w:hyperlink>
    </w:p>
    <w:p w14:paraId="2798352A" w14:textId="106C4511" w:rsidR="00D45009" w:rsidRDefault="0065721E">
      <w:pPr>
        <w:pStyle w:val="TOC2"/>
        <w:tabs>
          <w:tab w:val="left" w:pos="960"/>
          <w:tab w:val="right" w:leader="dot" w:pos="10214"/>
        </w:tabs>
        <w:rPr>
          <w:rFonts w:eastAsiaTheme="minorEastAsia" w:cstheme="minorBidi"/>
          <w:b w:val="0"/>
          <w:bCs w:val="0"/>
          <w:noProof/>
        </w:rPr>
      </w:pPr>
      <w:hyperlink w:anchor="_Toc22728253" w:history="1">
        <w:r w:rsidR="00D45009" w:rsidRPr="0078033C">
          <w:rPr>
            <w:rStyle w:val="Hyperlink"/>
            <w:rFonts w:ascii="Arial" w:hAnsi="Arial" w:cs="Arial"/>
            <w:noProof/>
          </w:rPr>
          <w:t>1.1</w:t>
        </w:r>
        <w:r w:rsidR="00D45009">
          <w:rPr>
            <w:rFonts w:eastAsiaTheme="minorEastAsia" w:cstheme="minorBidi"/>
            <w:b w:val="0"/>
            <w:bCs w:val="0"/>
            <w:noProof/>
          </w:rPr>
          <w:tab/>
        </w:r>
        <w:r w:rsidR="00D45009" w:rsidRPr="0078033C">
          <w:rPr>
            <w:rStyle w:val="Hyperlink"/>
            <w:rFonts w:ascii="Arial" w:hAnsi="Arial" w:cs="Arial"/>
            <w:noProof/>
          </w:rPr>
          <w:t>Purpose and Objectives</w:t>
        </w:r>
        <w:r w:rsidR="00D45009">
          <w:rPr>
            <w:noProof/>
            <w:webHidden/>
          </w:rPr>
          <w:tab/>
        </w:r>
        <w:r w:rsidR="00D45009">
          <w:rPr>
            <w:noProof/>
            <w:webHidden/>
          </w:rPr>
          <w:fldChar w:fldCharType="begin"/>
        </w:r>
        <w:r w:rsidR="00D45009">
          <w:rPr>
            <w:noProof/>
            <w:webHidden/>
          </w:rPr>
          <w:instrText xml:space="preserve"> PAGEREF _Toc22728253 \h </w:instrText>
        </w:r>
        <w:r w:rsidR="00D45009">
          <w:rPr>
            <w:noProof/>
            <w:webHidden/>
          </w:rPr>
        </w:r>
        <w:r w:rsidR="00D45009">
          <w:rPr>
            <w:noProof/>
            <w:webHidden/>
          </w:rPr>
          <w:fldChar w:fldCharType="separate"/>
        </w:r>
        <w:r w:rsidR="00D45009">
          <w:rPr>
            <w:noProof/>
            <w:webHidden/>
          </w:rPr>
          <w:t>4</w:t>
        </w:r>
        <w:r w:rsidR="00D45009">
          <w:rPr>
            <w:noProof/>
            <w:webHidden/>
          </w:rPr>
          <w:fldChar w:fldCharType="end"/>
        </w:r>
      </w:hyperlink>
    </w:p>
    <w:p w14:paraId="153C595D" w14:textId="6C3C427E" w:rsidR="00D45009" w:rsidRDefault="0065721E">
      <w:pPr>
        <w:pStyle w:val="TOC2"/>
        <w:tabs>
          <w:tab w:val="left" w:pos="960"/>
          <w:tab w:val="right" w:leader="dot" w:pos="10214"/>
        </w:tabs>
        <w:rPr>
          <w:rFonts w:eastAsiaTheme="minorEastAsia" w:cstheme="minorBidi"/>
          <w:b w:val="0"/>
          <w:bCs w:val="0"/>
          <w:noProof/>
        </w:rPr>
      </w:pPr>
      <w:hyperlink w:anchor="_Toc22728254" w:history="1">
        <w:r w:rsidR="00D45009" w:rsidRPr="0078033C">
          <w:rPr>
            <w:rStyle w:val="Hyperlink"/>
            <w:rFonts w:ascii="Arial" w:hAnsi="Arial" w:cs="Arial"/>
            <w:noProof/>
          </w:rPr>
          <w:t>1.2</w:t>
        </w:r>
        <w:r w:rsidR="00D45009">
          <w:rPr>
            <w:rFonts w:eastAsiaTheme="minorEastAsia" w:cstheme="minorBidi"/>
            <w:b w:val="0"/>
            <w:bCs w:val="0"/>
            <w:noProof/>
          </w:rPr>
          <w:tab/>
        </w:r>
        <w:r w:rsidR="00D45009" w:rsidRPr="0078033C">
          <w:rPr>
            <w:rStyle w:val="Hyperlink"/>
            <w:rFonts w:ascii="Arial" w:hAnsi="Arial" w:cs="Arial"/>
            <w:noProof/>
          </w:rPr>
          <w:t>Requirements and Scope</w:t>
        </w:r>
        <w:r w:rsidR="00D45009">
          <w:rPr>
            <w:noProof/>
            <w:webHidden/>
          </w:rPr>
          <w:tab/>
        </w:r>
        <w:r w:rsidR="00D45009">
          <w:rPr>
            <w:noProof/>
            <w:webHidden/>
          </w:rPr>
          <w:fldChar w:fldCharType="begin"/>
        </w:r>
        <w:r w:rsidR="00D45009">
          <w:rPr>
            <w:noProof/>
            <w:webHidden/>
          </w:rPr>
          <w:instrText xml:space="preserve"> PAGEREF _Toc22728254 \h </w:instrText>
        </w:r>
        <w:r w:rsidR="00D45009">
          <w:rPr>
            <w:noProof/>
            <w:webHidden/>
          </w:rPr>
        </w:r>
        <w:r w:rsidR="00D45009">
          <w:rPr>
            <w:noProof/>
            <w:webHidden/>
          </w:rPr>
          <w:fldChar w:fldCharType="separate"/>
        </w:r>
        <w:r w:rsidR="00D45009">
          <w:rPr>
            <w:noProof/>
            <w:webHidden/>
          </w:rPr>
          <w:t>5</w:t>
        </w:r>
        <w:r w:rsidR="00D45009">
          <w:rPr>
            <w:noProof/>
            <w:webHidden/>
          </w:rPr>
          <w:fldChar w:fldCharType="end"/>
        </w:r>
      </w:hyperlink>
    </w:p>
    <w:p w14:paraId="473CF4BD" w14:textId="06D17E7C" w:rsidR="00D45009" w:rsidRDefault="0065721E">
      <w:pPr>
        <w:pStyle w:val="TOC2"/>
        <w:tabs>
          <w:tab w:val="left" w:pos="960"/>
          <w:tab w:val="right" w:leader="dot" w:pos="10214"/>
        </w:tabs>
        <w:rPr>
          <w:rFonts w:eastAsiaTheme="minorEastAsia" w:cstheme="minorBidi"/>
          <w:b w:val="0"/>
          <w:bCs w:val="0"/>
          <w:noProof/>
        </w:rPr>
      </w:pPr>
      <w:hyperlink w:anchor="_Toc22728255" w:history="1">
        <w:r w:rsidR="00D45009" w:rsidRPr="0078033C">
          <w:rPr>
            <w:rStyle w:val="Hyperlink"/>
            <w:rFonts w:ascii="Arial" w:hAnsi="Arial" w:cs="Arial"/>
            <w:noProof/>
          </w:rPr>
          <w:t>1.3</w:t>
        </w:r>
        <w:r w:rsidR="00D45009">
          <w:rPr>
            <w:rFonts w:eastAsiaTheme="minorEastAsia" w:cstheme="minorBidi"/>
            <w:b w:val="0"/>
            <w:bCs w:val="0"/>
            <w:noProof/>
          </w:rPr>
          <w:tab/>
        </w:r>
        <w:r w:rsidR="00D45009" w:rsidRPr="0078033C">
          <w:rPr>
            <w:rStyle w:val="Hyperlink"/>
            <w:rFonts w:ascii="Arial" w:hAnsi="Arial" w:cs="Arial"/>
            <w:noProof/>
          </w:rPr>
          <w:t>Dependencies and Constraints</w:t>
        </w:r>
        <w:r w:rsidR="00D45009">
          <w:rPr>
            <w:noProof/>
            <w:webHidden/>
          </w:rPr>
          <w:tab/>
        </w:r>
        <w:r w:rsidR="00D45009">
          <w:rPr>
            <w:noProof/>
            <w:webHidden/>
          </w:rPr>
          <w:fldChar w:fldCharType="begin"/>
        </w:r>
        <w:r w:rsidR="00D45009">
          <w:rPr>
            <w:noProof/>
            <w:webHidden/>
          </w:rPr>
          <w:instrText xml:space="preserve"> PAGEREF _Toc22728255 \h </w:instrText>
        </w:r>
        <w:r w:rsidR="00D45009">
          <w:rPr>
            <w:noProof/>
            <w:webHidden/>
          </w:rPr>
        </w:r>
        <w:r w:rsidR="00D45009">
          <w:rPr>
            <w:noProof/>
            <w:webHidden/>
          </w:rPr>
          <w:fldChar w:fldCharType="separate"/>
        </w:r>
        <w:r w:rsidR="00D45009">
          <w:rPr>
            <w:noProof/>
            <w:webHidden/>
          </w:rPr>
          <w:t>5</w:t>
        </w:r>
        <w:r w:rsidR="00D45009">
          <w:rPr>
            <w:noProof/>
            <w:webHidden/>
          </w:rPr>
          <w:fldChar w:fldCharType="end"/>
        </w:r>
      </w:hyperlink>
    </w:p>
    <w:p w14:paraId="0885DA18" w14:textId="1B66449A" w:rsidR="00D45009" w:rsidRDefault="0065721E">
      <w:pPr>
        <w:pStyle w:val="TOC2"/>
        <w:tabs>
          <w:tab w:val="left" w:pos="960"/>
          <w:tab w:val="right" w:leader="dot" w:pos="10214"/>
        </w:tabs>
        <w:rPr>
          <w:rFonts w:eastAsiaTheme="minorEastAsia" w:cstheme="minorBidi"/>
          <w:b w:val="0"/>
          <w:bCs w:val="0"/>
          <w:noProof/>
        </w:rPr>
      </w:pPr>
      <w:hyperlink w:anchor="_Toc22728256" w:history="1">
        <w:r w:rsidR="00D45009" w:rsidRPr="0078033C">
          <w:rPr>
            <w:rStyle w:val="Hyperlink"/>
            <w:rFonts w:ascii="Arial" w:hAnsi="Arial" w:cs="Arial"/>
            <w:noProof/>
          </w:rPr>
          <w:t>1.4</w:t>
        </w:r>
        <w:r w:rsidR="00D45009">
          <w:rPr>
            <w:rFonts w:eastAsiaTheme="minorEastAsia" w:cstheme="minorBidi"/>
            <w:b w:val="0"/>
            <w:bCs w:val="0"/>
            <w:noProof/>
          </w:rPr>
          <w:tab/>
        </w:r>
        <w:r w:rsidR="00D45009" w:rsidRPr="0078033C">
          <w:rPr>
            <w:rStyle w:val="Hyperlink"/>
            <w:rFonts w:ascii="Arial" w:hAnsi="Arial" w:cs="Arial"/>
            <w:noProof/>
          </w:rPr>
          <w:t>Deliverables</w:t>
        </w:r>
        <w:r w:rsidR="00D45009">
          <w:rPr>
            <w:noProof/>
            <w:webHidden/>
          </w:rPr>
          <w:tab/>
        </w:r>
        <w:r w:rsidR="00D45009">
          <w:rPr>
            <w:noProof/>
            <w:webHidden/>
          </w:rPr>
          <w:fldChar w:fldCharType="begin"/>
        </w:r>
        <w:r w:rsidR="00D45009">
          <w:rPr>
            <w:noProof/>
            <w:webHidden/>
          </w:rPr>
          <w:instrText xml:space="preserve"> PAGEREF _Toc22728256 \h </w:instrText>
        </w:r>
        <w:r w:rsidR="00D45009">
          <w:rPr>
            <w:noProof/>
            <w:webHidden/>
          </w:rPr>
        </w:r>
        <w:r w:rsidR="00D45009">
          <w:rPr>
            <w:noProof/>
            <w:webHidden/>
          </w:rPr>
          <w:fldChar w:fldCharType="separate"/>
        </w:r>
        <w:r w:rsidR="00D45009">
          <w:rPr>
            <w:noProof/>
            <w:webHidden/>
          </w:rPr>
          <w:t>6</w:t>
        </w:r>
        <w:r w:rsidR="00D45009">
          <w:rPr>
            <w:noProof/>
            <w:webHidden/>
          </w:rPr>
          <w:fldChar w:fldCharType="end"/>
        </w:r>
      </w:hyperlink>
    </w:p>
    <w:p w14:paraId="120C7F9F" w14:textId="4DAA30DD" w:rsidR="00D45009" w:rsidRDefault="0065721E">
      <w:pPr>
        <w:pStyle w:val="TOC2"/>
        <w:tabs>
          <w:tab w:val="left" w:pos="960"/>
          <w:tab w:val="right" w:leader="dot" w:pos="10214"/>
        </w:tabs>
        <w:rPr>
          <w:rFonts w:eastAsiaTheme="minorEastAsia" w:cstheme="minorBidi"/>
          <w:b w:val="0"/>
          <w:bCs w:val="0"/>
          <w:noProof/>
        </w:rPr>
      </w:pPr>
      <w:hyperlink w:anchor="_Toc22728257" w:history="1">
        <w:r w:rsidR="00D45009" w:rsidRPr="0078033C">
          <w:rPr>
            <w:rStyle w:val="Hyperlink"/>
            <w:rFonts w:ascii="Arial" w:hAnsi="Arial" w:cs="Arial"/>
            <w:noProof/>
          </w:rPr>
          <w:t>1.5</w:t>
        </w:r>
        <w:r w:rsidR="00D45009">
          <w:rPr>
            <w:rFonts w:eastAsiaTheme="minorEastAsia" w:cstheme="minorBidi"/>
            <w:b w:val="0"/>
            <w:bCs w:val="0"/>
            <w:noProof/>
          </w:rPr>
          <w:tab/>
        </w:r>
        <w:r w:rsidR="00D45009" w:rsidRPr="0078033C">
          <w:rPr>
            <w:rStyle w:val="Hyperlink"/>
            <w:rFonts w:ascii="Arial" w:hAnsi="Arial" w:cs="Arial"/>
            <w:noProof/>
          </w:rPr>
          <w:t>Critical Performance Specification Milestones, Fees and Payments</w:t>
        </w:r>
        <w:r w:rsidR="00D45009">
          <w:rPr>
            <w:noProof/>
            <w:webHidden/>
          </w:rPr>
          <w:tab/>
        </w:r>
        <w:r w:rsidR="00D45009">
          <w:rPr>
            <w:noProof/>
            <w:webHidden/>
          </w:rPr>
          <w:fldChar w:fldCharType="begin"/>
        </w:r>
        <w:r w:rsidR="00D45009">
          <w:rPr>
            <w:noProof/>
            <w:webHidden/>
          </w:rPr>
          <w:instrText xml:space="preserve"> PAGEREF _Toc22728257 \h </w:instrText>
        </w:r>
        <w:r w:rsidR="00D45009">
          <w:rPr>
            <w:noProof/>
            <w:webHidden/>
          </w:rPr>
        </w:r>
        <w:r w:rsidR="00D45009">
          <w:rPr>
            <w:noProof/>
            <w:webHidden/>
          </w:rPr>
          <w:fldChar w:fldCharType="separate"/>
        </w:r>
        <w:r w:rsidR="00D45009">
          <w:rPr>
            <w:noProof/>
            <w:webHidden/>
          </w:rPr>
          <w:t>8</w:t>
        </w:r>
        <w:r w:rsidR="00D45009">
          <w:rPr>
            <w:noProof/>
            <w:webHidden/>
          </w:rPr>
          <w:fldChar w:fldCharType="end"/>
        </w:r>
      </w:hyperlink>
    </w:p>
    <w:p w14:paraId="0488B362" w14:textId="4F3FD058" w:rsidR="00D45009" w:rsidRDefault="0065721E">
      <w:pPr>
        <w:pStyle w:val="TOC2"/>
        <w:tabs>
          <w:tab w:val="left" w:pos="960"/>
          <w:tab w:val="right" w:leader="dot" w:pos="10214"/>
        </w:tabs>
        <w:rPr>
          <w:rFonts w:eastAsiaTheme="minorEastAsia" w:cstheme="minorBidi"/>
          <w:b w:val="0"/>
          <w:bCs w:val="0"/>
          <w:noProof/>
        </w:rPr>
      </w:pPr>
      <w:hyperlink w:anchor="_Toc22728258" w:history="1">
        <w:r w:rsidR="00D45009" w:rsidRPr="0078033C">
          <w:rPr>
            <w:rStyle w:val="Hyperlink"/>
            <w:rFonts w:ascii="Arial" w:hAnsi="Arial" w:cs="Arial"/>
            <w:noProof/>
          </w:rPr>
          <w:t>1.6</w:t>
        </w:r>
        <w:r w:rsidR="00D45009">
          <w:rPr>
            <w:rFonts w:eastAsiaTheme="minorEastAsia" w:cstheme="minorBidi"/>
            <w:b w:val="0"/>
            <w:bCs w:val="0"/>
            <w:noProof/>
          </w:rPr>
          <w:tab/>
        </w:r>
        <w:r w:rsidR="00D45009" w:rsidRPr="0078033C">
          <w:rPr>
            <w:rStyle w:val="Hyperlink"/>
            <w:rFonts w:ascii="Arial" w:hAnsi="Arial" w:cs="Arial"/>
            <w:noProof/>
          </w:rPr>
          <w:t>Plan for escalation mechanism within the project</w:t>
        </w:r>
        <w:r w:rsidR="00D45009">
          <w:rPr>
            <w:noProof/>
            <w:webHidden/>
          </w:rPr>
          <w:tab/>
        </w:r>
        <w:r w:rsidR="00D45009">
          <w:rPr>
            <w:noProof/>
            <w:webHidden/>
          </w:rPr>
          <w:fldChar w:fldCharType="begin"/>
        </w:r>
        <w:r w:rsidR="00D45009">
          <w:rPr>
            <w:noProof/>
            <w:webHidden/>
          </w:rPr>
          <w:instrText xml:space="preserve"> PAGEREF _Toc22728258 \h </w:instrText>
        </w:r>
        <w:r w:rsidR="00D45009">
          <w:rPr>
            <w:noProof/>
            <w:webHidden/>
          </w:rPr>
        </w:r>
        <w:r w:rsidR="00D45009">
          <w:rPr>
            <w:noProof/>
            <w:webHidden/>
          </w:rPr>
          <w:fldChar w:fldCharType="separate"/>
        </w:r>
        <w:r w:rsidR="00D45009">
          <w:rPr>
            <w:noProof/>
            <w:webHidden/>
          </w:rPr>
          <w:t>13</w:t>
        </w:r>
        <w:r w:rsidR="00D45009">
          <w:rPr>
            <w:noProof/>
            <w:webHidden/>
          </w:rPr>
          <w:fldChar w:fldCharType="end"/>
        </w:r>
      </w:hyperlink>
    </w:p>
    <w:p w14:paraId="0B56680F" w14:textId="6CDF6F3C" w:rsidR="00D45009" w:rsidRDefault="0065721E">
      <w:pPr>
        <w:pStyle w:val="TOC2"/>
        <w:tabs>
          <w:tab w:val="left" w:pos="960"/>
          <w:tab w:val="right" w:leader="dot" w:pos="10214"/>
        </w:tabs>
        <w:rPr>
          <w:rFonts w:eastAsiaTheme="minorEastAsia" w:cstheme="minorBidi"/>
          <w:b w:val="0"/>
          <w:bCs w:val="0"/>
          <w:noProof/>
        </w:rPr>
      </w:pPr>
      <w:hyperlink w:anchor="_Toc22728259" w:history="1">
        <w:r w:rsidR="00D45009" w:rsidRPr="0078033C">
          <w:rPr>
            <w:rStyle w:val="Hyperlink"/>
            <w:rFonts w:ascii="Arial" w:hAnsi="Arial" w:cs="Arial"/>
            <w:noProof/>
          </w:rPr>
          <w:t>1.7</w:t>
        </w:r>
        <w:r w:rsidR="00D45009">
          <w:rPr>
            <w:rFonts w:eastAsiaTheme="minorEastAsia" w:cstheme="minorBidi"/>
            <w:b w:val="0"/>
            <w:bCs w:val="0"/>
            <w:noProof/>
          </w:rPr>
          <w:tab/>
        </w:r>
        <w:r w:rsidR="00D45009" w:rsidRPr="0078033C">
          <w:rPr>
            <w:rStyle w:val="Hyperlink"/>
            <w:rFonts w:ascii="Arial" w:hAnsi="Arial" w:cs="Arial"/>
            <w:noProof/>
          </w:rPr>
          <w:t>Risk Management Plan</w:t>
        </w:r>
        <w:r w:rsidR="00D45009">
          <w:rPr>
            <w:noProof/>
            <w:webHidden/>
          </w:rPr>
          <w:tab/>
        </w:r>
        <w:r w:rsidR="00D45009">
          <w:rPr>
            <w:noProof/>
            <w:webHidden/>
          </w:rPr>
          <w:fldChar w:fldCharType="begin"/>
        </w:r>
        <w:r w:rsidR="00D45009">
          <w:rPr>
            <w:noProof/>
            <w:webHidden/>
          </w:rPr>
          <w:instrText xml:space="preserve"> PAGEREF _Toc22728259 \h </w:instrText>
        </w:r>
        <w:r w:rsidR="00D45009">
          <w:rPr>
            <w:noProof/>
            <w:webHidden/>
          </w:rPr>
        </w:r>
        <w:r w:rsidR="00D45009">
          <w:rPr>
            <w:noProof/>
            <w:webHidden/>
          </w:rPr>
          <w:fldChar w:fldCharType="separate"/>
        </w:r>
        <w:r w:rsidR="00D45009">
          <w:rPr>
            <w:noProof/>
            <w:webHidden/>
          </w:rPr>
          <w:t>13</w:t>
        </w:r>
        <w:r w:rsidR="00D45009">
          <w:rPr>
            <w:noProof/>
            <w:webHidden/>
          </w:rPr>
          <w:fldChar w:fldCharType="end"/>
        </w:r>
      </w:hyperlink>
    </w:p>
    <w:p w14:paraId="0CE2B66F" w14:textId="58BF5697" w:rsidR="00D45009" w:rsidRDefault="0065721E">
      <w:pPr>
        <w:pStyle w:val="TOC2"/>
        <w:tabs>
          <w:tab w:val="left" w:pos="960"/>
          <w:tab w:val="right" w:leader="dot" w:pos="10214"/>
        </w:tabs>
        <w:rPr>
          <w:rFonts w:eastAsiaTheme="minorEastAsia" w:cstheme="minorBidi"/>
          <w:b w:val="0"/>
          <w:bCs w:val="0"/>
          <w:noProof/>
        </w:rPr>
      </w:pPr>
      <w:hyperlink w:anchor="_Toc22728260" w:history="1">
        <w:r w:rsidR="00D45009" w:rsidRPr="0078033C">
          <w:rPr>
            <w:rStyle w:val="Hyperlink"/>
            <w:rFonts w:ascii="Arial" w:hAnsi="Arial" w:cs="Arial"/>
            <w:noProof/>
          </w:rPr>
          <w:t>1.8</w:t>
        </w:r>
        <w:r w:rsidR="00D45009">
          <w:rPr>
            <w:rFonts w:eastAsiaTheme="minorEastAsia" w:cstheme="minorBidi"/>
            <w:b w:val="0"/>
            <w:bCs w:val="0"/>
            <w:noProof/>
          </w:rPr>
          <w:tab/>
        </w:r>
        <w:r w:rsidR="00D45009" w:rsidRPr="0078033C">
          <w:rPr>
            <w:rStyle w:val="Hyperlink"/>
            <w:rFonts w:ascii="Arial" w:hAnsi="Arial" w:cs="Arial"/>
            <w:noProof/>
          </w:rPr>
          <w:t>Project Schedule</w:t>
        </w:r>
        <w:r w:rsidR="00D45009">
          <w:rPr>
            <w:noProof/>
            <w:webHidden/>
          </w:rPr>
          <w:tab/>
        </w:r>
        <w:r w:rsidR="00D45009">
          <w:rPr>
            <w:noProof/>
            <w:webHidden/>
          </w:rPr>
          <w:fldChar w:fldCharType="begin"/>
        </w:r>
        <w:r w:rsidR="00D45009">
          <w:rPr>
            <w:noProof/>
            <w:webHidden/>
          </w:rPr>
          <w:instrText xml:space="preserve"> PAGEREF _Toc22728260 \h </w:instrText>
        </w:r>
        <w:r w:rsidR="00D45009">
          <w:rPr>
            <w:noProof/>
            <w:webHidden/>
          </w:rPr>
        </w:r>
        <w:r w:rsidR="00D45009">
          <w:rPr>
            <w:noProof/>
            <w:webHidden/>
          </w:rPr>
          <w:fldChar w:fldCharType="separate"/>
        </w:r>
        <w:r w:rsidR="00D45009">
          <w:rPr>
            <w:noProof/>
            <w:webHidden/>
          </w:rPr>
          <w:t>14</w:t>
        </w:r>
        <w:r w:rsidR="00D45009">
          <w:rPr>
            <w:noProof/>
            <w:webHidden/>
          </w:rPr>
          <w:fldChar w:fldCharType="end"/>
        </w:r>
      </w:hyperlink>
    </w:p>
    <w:p w14:paraId="707D6F87" w14:textId="666EA9CD" w:rsidR="00D45009" w:rsidRDefault="0065721E">
      <w:pPr>
        <w:pStyle w:val="TOC2"/>
        <w:tabs>
          <w:tab w:val="left" w:pos="960"/>
          <w:tab w:val="right" w:leader="dot" w:pos="10214"/>
        </w:tabs>
        <w:rPr>
          <w:rFonts w:eastAsiaTheme="minorEastAsia" w:cstheme="minorBidi"/>
          <w:b w:val="0"/>
          <w:bCs w:val="0"/>
          <w:noProof/>
        </w:rPr>
      </w:pPr>
      <w:hyperlink w:anchor="_Toc22728261" w:history="1">
        <w:r w:rsidR="00D45009" w:rsidRPr="0078033C">
          <w:rPr>
            <w:rStyle w:val="Hyperlink"/>
            <w:rFonts w:ascii="Arial" w:hAnsi="Arial" w:cs="Arial"/>
            <w:noProof/>
          </w:rPr>
          <w:t>1.9</w:t>
        </w:r>
        <w:r w:rsidR="00D45009">
          <w:rPr>
            <w:rFonts w:eastAsiaTheme="minorEastAsia" w:cstheme="minorBidi"/>
            <w:b w:val="0"/>
            <w:bCs w:val="0"/>
            <w:noProof/>
          </w:rPr>
          <w:tab/>
        </w:r>
        <w:r w:rsidR="00D45009" w:rsidRPr="0078033C">
          <w:rPr>
            <w:rStyle w:val="Hyperlink"/>
            <w:rFonts w:ascii="Arial" w:hAnsi="Arial" w:cs="Arial"/>
            <w:noProof/>
          </w:rPr>
          <w:t>Sub-contracted work / Partner Relationships</w:t>
        </w:r>
        <w:r w:rsidR="00D45009">
          <w:rPr>
            <w:noProof/>
            <w:webHidden/>
          </w:rPr>
          <w:tab/>
        </w:r>
        <w:r w:rsidR="00D45009">
          <w:rPr>
            <w:noProof/>
            <w:webHidden/>
          </w:rPr>
          <w:fldChar w:fldCharType="begin"/>
        </w:r>
        <w:r w:rsidR="00D45009">
          <w:rPr>
            <w:noProof/>
            <w:webHidden/>
          </w:rPr>
          <w:instrText xml:space="preserve"> PAGEREF _Toc22728261 \h </w:instrText>
        </w:r>
        <w:r w:rsidR="00D45009">
          <w:rPr>
            <w:noProof/>
            <w:webHidden/>
          </w:rPr>
        </w:r>
        <w:r w:rsidR="00D45009">
          <w:rPr>
            <w:noProof/>
            <w:webHidden/>
          </w:rPr>
          <w:fldChar w:fldCharType="separate"/>
        </w:r>
        <w:r w:rsidR="00D45009">
          <w:rPr>
            <w:noProof/>
            <w:webHidden/>
          </w:rPr>
          <w:t>14</w:t>
        </w:r>
        <w:r w:rsidR="00D45009">
          <w:rPr>
            <w:noProof/>
            <w:webHidden/>
          </w:rPr>
          <w:fldChar w:fldCharType="end"/>
        </w:r>
      </w:hyperlink>
    </w:p>
    <w:p w14:paraId="172C7885" w14:textId="2A6668BD" w:rsidR="00D45009" w:rsidRDefault="0065721E">
      <w:pPr>
        <w:pStyle w:val="TOC2"/>
        <w:tabs>
          <w:tab w:val="left" w:pos="960"/>
          <w:tab w:val="right" w:leader="dot" w:pos="10214"/>
        </w:tabs>
        <w:rPr>
          <w:rFonts w:eastAsiaTheme="minorEastAsia" w:cstheme="minorBidi"/>
          <w:b w:val="0"/>
          <w:bCs w:val="0"/>
          <w:noProof/>
        </w:rPr>
      </w:pPr>
      <w:hyperlink w:anchor="_Toc22728262" w:history="1">
        <w:r w:rsidR="00D45009" w:rsidRPr="0078033C">
          <w:rPr>
            <w:rStyle w:val="Hyperlink"/>
            <w:rFonts w:ascii="Arial" w:hAnsi="Arial" w:cs="Arial"/>
            <w:noProof/>
          </w:rPr>
          <w:t>1.10</w:t>
        </w:r>
        <w:r w:rsidR="00D45009">
          <w:rPr>
            <w:rFonts w:eastAsiaTheme="minorEastAsia" w:cstheme="minorBidi"/>
            <w:b w:val="0"/>
            <w:bCs w:val="0"/>
            <w:noProof/>
          </w:rPr>
          <w:tab/>
        </w:r>
        <w:r w:rsidR="00D45009" w:rsidRPr="0078033C">
          <w:rPr>
            <w:rStyle w:val="Hyperlink"/>
            <w:rFonts w:ascii="Arial" w:hAnsi="Arial" w:cs="Arial"/>
            <w:noProof/>
          </w:rPr>
          <w:t>Resource table</w:t>
        </w:r>
        <w:r w:rsidR="00D45009">
          <w:rPr>
            <w:noProof/>
            <w:webHidden/>
          </w:rPr>
          <w:tab/>
        </w:r>
        <w:r w:rsidR="00D45009">
          <w:rPr>
            <w:noProof/>
            <w:webHidden/>
          </w:rPr>
          <w:fldChar w:fldCharType="begin"/>
        </w:r>
        <w:r w:rsidR="00D45009">
          <w:rPr>
            <w:noProof/>
            <w:webHidden/>
          </w:rPr>
          <w:instrText xml:space="preserve"> PAGEREF _Toc22728262 \h </w:instrText>
        </w:r>
        <w:r w:rsidR="00D45009">
          <w:rPr>
            <w:noProof/>
            <w:webHidden/>
          </w:rPr>
        </w:r>
        <w:r w:rsidR="00D45009">
          <w:rPr>
            <w:noProof/>
            <w:webHidden/>
          </w:rPr>
          <w:fldChar w:fldCharType="separate"/>
        </w:r>
        <w:r w:rsidR="00D45009">
          <w:rPr>
            <w:noProof/>
            <w:webHidden/>
          </w:rPr>
          <w:t>15</w:t>
        </w:r>
        <w:r w:rsidR="00D45009">
          <w:rPr>
            <w:noProof/>
            <w:webHidden/>
          </w:rPr>
          <w:fldChar w:fldCharType="end"/>
        </w:r>
      </w:hyperlink>
    </w:p>
    <w:p w14:paraId="20183E24" w14:textId="5225D465" w:rsidR="00D45009" w:rsidRDefault="0065721E">
      <w:pPr>
        <w:pStyle w:val="TOC2"/>
        <w:tabs>
          <w:tab w:val="left" w:pos="960"/>
          <w:tab w:val="right" w:leader="dot" w:pos="10214"/>
        </w:tabs>
        <w:rPr>
          <w:rFonts w:eastAsiaTheme="minorEastAsia" w:cstheme="minorBidi"/>
          <w:b w:val="0"/>
          <w:bCs w:val="0"/>
          <w:noProof/>
        </w:rPr>
      </w:pPr>
      <w:hyperlink w:anchor="_Toc22728263" w:history="1">
        <w:r w:rsidR="00D45009" w:rsidRPr="0078033C">
          <w:rPr>
            <w:rStyle w:val="Hyperlink"/>
            <w:rFonts w:ascii="Arial" w:hAnsi="Arial" w:cs="Arial"/>
            <w:noProof/>
          </w:rPr>
          <w:t>1.11</w:t>
        </w:r>
        <w:r w:rsidR="00D45009">
          <w:rPr>
            <w:rFonts w:eastAsiaTheme="minorEastAsia" w:cstheme="minorBidi"/>
            <w:b w:val="0"/>
            <w:bCs w:val="0"/>
            <w:noProof/>
          </w:rPr>
          <w:tab/>
        </w:r>
        <w:r w:rsidR="00D45009" w:rsidRPr="0078033C">
          <w:rPr>
            <w:rStyle w:val="Hyperlink"/>
            <w:rFonts w:ascii="Arial" w:hAnsi="Arial" w:cs="Arial"/>
            <w:noProof/>
          </w:rPr>
          <w:t>Team Coordination and Communications</w:t>
        </w:r>
        <w:r w:rsidR="00D45009">
          <w:rPr>
            <w:noProof/>
            <w:webHidden/>
          </w:rPr>
          <w:tab/>
        </w:r>
        <w:r w:rsidR="00D45009">
          <w:rPr>
            <w:noProof/>
            <w:webHidden/>
          </w:rPr>
          <w:fldChar w:fldCharType="begin"/>
        </w:r>
        <w:r w:rsidR="00D45009">
          <w:rPr>
            <w:noProof/>
            <w:webHidden/>
          </w:rPr>
          <w:instrText xml:space="preserve"> PAGEREF _Toc22728263 \h </w:instrText>
        </w:r>
        <w:r w:rsidR="00D45009">
          <w:rPr>
            <w:noProof/>
            <w:webHidden/>
          </w:rPr>
        </w:r>
        <w:r w:rsidR="00D45009">
          <w:rPr>
            <w:noProof/>
            <w:webHidden/>
          </w:rPr>
          <w:fldChar w:fldCharType="separate"/>
        </w:r>
        <w:r w:rsidR="00D45009">
          <w:rPr>
            <w:noProof/>
            <w:webHidden/>
          </w:rPr>
          <w:t>16</w:t>
        </w:r>
        <w:r w:rsidR="00D45009">
          <w:rPr>
            <w:noProof/>
            <w:webHidden/>
          </w:rPr>
          <w:fldChar w:fldCharType="end"/>
        </w:r>
      </w:hyperlink>
    </w:p>
    <w:p w14:paraId="5D14AAEA" w14:textId="46451007" w:rsidR="00D45009" w:rsidRDefault="0065721E">
      <w:pPr>
        <w:pStyle w:val="TOC1"/>
        <w:tabs>
          <w:tab w:val="left" w:pos="480"/>
          <w:tab w:val="right" w:leader="dot" w:pos="10214"/>
        </w:tabs>
        <w:rPr>
          <w:rFonts w:eastAsiaTheme="minorEastAsia" w:cstheme="minorBidi"/>
          <w:b w:val="0"/>
          <w:bCs w:val="0"/>
          <w:i w:val="0"/>
          <w:iCs w:val="0"/>
          <w:noProof/>
          <w:sz w:val="22"/>
          <w:szCs w:val="22"/>
        </w:rPr>
      </w:pPr>
      <w:hyperlink w:anchor="_Toc22728264" w:history="1">
        <w:r w:rsidR="00D45009" w:rsidRPr="0078033C">
          <w:rPr>
            <w:rStyle w:val="Hyperlink"/>
            <w:rFonts w:ascii="Arial" w:hAnsi="Arial" w:cs="Arial"/>
            <w:noProof/>
          </w:rPr>
          <w:t>2.</w:t>
        </w:r>
        <w:r w:rsidR="00D45009">
          <w:rPr>
            <w:rFonts w:eastAsiaTheme="minorEastAsia" w:cstheme="minorBidi"/>
            <w:b w:val="0"/>
            <w:bCs w:val="0"/>
            <w:i w:val="0"/>
            <w:iCs w:val="0"/>
            <w:noProof/>
            <w:sz w:val="22"/>
            <w:szCs w:val="22"/>
          </w:rPr>
          <w:tab/>
        </w:r>
        <w:r w:rsidR="00D45009" w:rsidRPr="0078033C">
          <w:rPr>
            <w:rStyle w:val="Hyperlink"/>
            <w:rFonts w:ascii="Arial" w:hAnsi="Arial" w:cs="Arial"/>
            <w:noProof/>
          </w:rPr>
          <w:t>SOW Governance</w:t>
        </w:r>
        <w:r w:rsidR="00D45009">
          <w:rPr>
            <w:noProof/>
            <w:webHidden/>
          </w:rPr>
          <w:tab/>
        </w:r>
        <w:r w:rsidR="00D45009">
          <w:rPr>
            <w:noProof/>
            <w:webHidden/>
          </w:rPr>
          <w:fldChar w:fldCharType="begin"/>
        </w:r>
        <w:r w:rsidR="00D45009">
          <w:rPr>
            <w:noProof/>
            <w:webHidden/>
          </w:rPr>
          <w:instrText xml:space="preserve"> PAGEREF _Toc22728264 \h </w:instrText>
        </w:r>
        <w:r w:rsidR="00D45009">
          <w:rPr>
            <w:noProof/>
            <w:webHidden/>
          </w:rPr>
        </w:r>
        <w:r w:rsidR="00D45009">
          <w:rPr>
            <w:noProof/>
            <w:webHidden/>
          </w:rPr>
          <w:fldChar w:fldCharType="separate"/>
        </w:r>
        <w:r w:rsidR="00D45009">
          <w:rPr>
            <w:noProof/>
            <w:webHidden/>
          </w:rPr>
          <w:t>16</w:t>
        </w:r>
        <w:r w:rsidR="00D45009">
          <w:rPr>
            <w:noProof/>
            <w:webHidden/>
          </w:rPr>
          <w:fldChar w:fldCharType="end"/>
        </w:r>
      </w:hyperlink>
    </w:p>
    <w:p w14:paraId="7CEDC9EA" w14:textId="7A6B2D4B" w:rsidR="00D45009" w:rsidRDefault="0065721E">
      <w:pPr>
        <w:pStyle w:val="TOC2"/>
        <w:tabs>
          <w:tab w:val="left" w:pos="960"/>
          <w:tab w:val="right" w:leader="dot" w:pos="10214"/>
        </w:tabs>
        <w:rPr>
          <w:rFonts w:eastAsiaTheme="minorEastAsia" w:cstheme="minorBidi"/>
          <w:b w:val="0"/>
          <w:bCs w:val="0"/>
          <w:noProof/>
        </w:rPr>
      </w:pPr>
      <w:hyperlink w:anchor="_Toc22728265" w:history="1">
        <w:r w:rsidR="00D45009" w:rsidRPr="0078033C">
          <w:rPr>
            <w:rStyle w:val="Hyperlink"/>
            <w:rFonts w:ascii="Arial" w:hAnsi="Arial" w:cs="Arial"/>
            <w:noProof/>
          </w:rPr>
          <w:t>2.1</w:t>
        </w:r>
        <w:r w:rsidR="00D45009">
          <w:rPr>
            <w:rFonts w:eastAsiaTheme="minorEastAsia" w:cstheme="minorBidi"/>
            <w:b w:val="0"/>
            <w:bCs w:val="0"/>
            <w:noProof/>
          </w:rPr>
          <w:tab/>
        </w:r>
        <w:r w:rsidR="00D45009" w:rsidRPr="0078033C">
          <w:rPr>
            <w:rStyle w:val="Hyperlink"/>
            <w:rFonts w:ascii="Arial" w:hAnsi="Arial" w:cs="Arial"/>
            <w:noProof/>
          </w:rPr>
          <w:t>Change management</w:t>
        </w:r>
        <w:r w:rsidR="00D45009">
          <w:rPr>
            <w:noProof/>
            <w:webHidden/>
          </w:rPr>
          <w:tab/>
        </w:r>
        <w:r w:rsidR="00D45009">
          <w:rPr>
            <w:noProof/>
            <w:webHidden/>
          </w:rPr>
          <w:fldChar w:fldCharType="begin"/>
        </w:r>
        <w:r w:rsidR="00D45009">
          <w:rPr>
            <w:noProof/>
            <w:webHidden/>
          </w:rPr>
          <w:instrText xml:space="preserve"> PAGEREF _Toc22728265 \h </w:instrText>
        </w:r>
        <w:r w:rsidR="00D45009">
          <w:rPr>
            <w:noProof/>
            <w:webHidden/>
          </w:rPr>
        </w:r>
        <w:r w:rsidR="00D45009">
          <w:rPr>
            <w:noProof/>
            <w:webHidden/>
          </w:rPr>
          <w:fldChar w:fldCharType="separate"/>
        </w:r>
        <w:r w:rsidR="00D45009">
          <w:rPr>
            <w:noProof/>
            <w:webHidden/>
          </w:rPr>
          <w:t>16</w:t>
        </w:r>
        <w:r w:rsidR="00D45009">
          <w:rPr>
            <w:noProof/>
            <w:webHidden/>
          </w:rPr>
          <w:fldChar w:fldCharType="end"/>
        </w:r>
      </w:hyperlink>
    </w:p>
    <w:p w14:paraId="49682053" w14:textId="5DA3D8B6" w:rsidR="00D45009" w:rsidRDefault="0065721E">
      <w:pPr>
        <w:pStyle w:val="TOC2"/>
        <w:tabs>
          <w:tab w:val="left" w:pos="960"/>
          <w:tab w:val="right" w:leader="dot" w:pos="10214"/>
        </w:tabs>
        <w:rPr>
          <w:rFonts w:eastAsiaTheme="minorEastAsia" w:cstheme="minorBidi"/>
          <w:b w:val="0"/>
          <w:bCs w:val="0"/>
          <w:noProof/>
        </w:rPr>
      </w:pPr>
      <w:hyperlink w:anchor="_Toc22728266" w:history="1">
        <w:r w:rsidR="00D45009" w:rsidRPr="0078033C">
          <w:rPr>
            <w:rStyle w:val="Hyperlink"/>
            <w:rFonts w:ascii="Arial" w:hAnsi="Arial" w:cs="Arial"/>
            <w:noProof/>
          </w:rPr>
          <w:t>2.2</w:t>
        </w:r>
        <w:r w:rsidR="00D45009">
          <w:rPr>
            <w:rFonts w:eastAsiaTheme="minorEastAsia" w:cstheme="minorBidi"/>
            <w:b w:val="0"/>
            <w:bCs w:val="0"/>
            <w:noProof/>
          </w:rPr>
          <w:tab/>
        </w:r>
        <w:r w:rsidR="00D45009" w:rsidRPr="0078033C">
          <w:rPr>
            <w:rStyle w:val="Hyperlink"/>
            <w:rFonts w:ascii="Arial" w:hAnsi="Arial" w:cs="Arial"/>
            <w:noProof/>
          </w:rPr>
          <w:t>Quality Assurance Plan</w:t>
        </w:r>
        <w:r w:rsidR="00D45009">
          <w:rPr>
            <w:noProof/>
            <w:webHidden/>
          </w:rPr>
          <w:tab/>
        </w:r>
        <w:r w:rsidR="00D45009">
          <w:rPr>
            <w:noProof/>
            <w:webHidden/>
          </w:rPr>
          <w:fldChar w:fldCharType="begin"/>
        </w:r>
        <w:r w:rsidR="00D45009">
          <w:rPr>
            <w:noProof/>
            <w:webHidden/>
          </w:rPr>
          <w:instrText xml:space="preserve"> PAGEREF _Toc22728266 \h </w:instrText>
        </w:r>
        <w:r w:rsidR="00D45009">
          <w:rPr>
            <w:noProof/>
            <w:webHidden/>
          </w:rPr>
        </w:r>
        <w:r w:rsidR="00D45009">
          <w:rPr>
            <w:noProof/>
            <w:webHidden/>
          </w:rPr>
          <w:fldChar w:fldCharType="separate"/>
        </w:r>
        <w:r w:rsidR="00D45009">
          <w:rPr>
            <w:noProof/>
            <w:webHidden/>
          </w:rPr>
          <w:t>16</w:t>
        </w:r>
        <w:r w:rsidR="00D45009">
          <w:rPr>
            <w:noProof/>
            <w:webHidden/>
          </w:rPr>
          <w:fldChar w:fldCharType="end"/>
        </w:r>
      </w:hyperlink>
    </w:p>
    <w:p w14:paraId="3AACF5FB" w14:textId="39BDD9E0" w:rsidR="00D45009" w:rsidRDefault="0065721E">
      <w:pPr>
        <w:pStyle w:val="TOC2"/>
        <w:tabs>
          <w:tab w:val="left" w:pos="960"/>
          <w:tab w:val="right" w:leader="dot" w:pos="10214"/>
        </w:tabs>
        <w:rPr>
          <w:rFonts w:eastAsiaTheme="minorEastAsia" w:cstheme="minorBidi"/>
          <w:b w:val="0"/>
          <w:bCs w:val="0"/>
          <w:noProof/>
        </w:rPr>
      </w:pPr>
      <w:hyperlink w:anchor="_Toc22728267" w:history="1">
        <w:r w:rsidR="00D45009" w:rsidRPr="0078033C">
          <w:rPr>
            <w:rStyle w:val="Hyperlink"/>
            <w:rFonts w:ascii="Arial" w:hAnsi="Arial" w:cs="Arial"/>
            <w:noProof/>
          </w:rPr>
          <w:t>2.3</w:t>
        </w:r>
        <w:r w:rsidR="00D45009">
          <w:rPr>
            <w:rFonts w:eastAsiaTheme="minorEastAsia" w:cstheme="minorBidi"/>
            <w:b w:val="0"/>
            <w:bCs w:val="0"/>
            <w:noProof/>
          </w:rPr>
          <w:tab/>
        </w:r>
        <w:r w:rsidR="00D45009" w:rsidRPr="0078033C">
          <w:rPr>
            <w:rStyle w:val="Hyperlink"/>
            <w:rFonts w:ascii="Arial" w:hAnsi="Arial" w:cs="Arial"/>
            <w:noProof/>
          </w:rPr>
          <w:t>transition plan</w:t>
        </w:r>
        <w:r w:rsidR="00D45009">
          <w:rPr>
            <w:noProof/>
            <w:webHidden/>
          </w:rPr>
          <w:tab/>
        </w:r>
        <w:r w:rsidR="00D45009">
          <w:rPr>
            <w:noProof/>
            <w:webHidden/>
          </w:rPr>
          <w:fldChar w:fldCharType="begin"/>
        </w:r>
        <w:r w:rsidR="00D45009">
          <w:rPr>
            <w:noProof/>
            <w:webHidden/>
          </w:rPr>
          <w:instrText xml:space="preserve"> PAGEREF _Toc22728267 \h </w:instrText>
        </w:r>
        <w:r w:rsidR="00D45009">
          <w:rPr>
            <w:noProof/>
            <w:webHidden/>
          </w:rPr>
        </w:r>
        <w:r w:rsidR="00D45009">
          <w:rPr>
            <w:noProof/>
            <w:webHidden/>
          </w:rPr>
          <w:fldChar w:fldCharType="separate"/>
        </w:r>
        <w:r w:rsidR="00D45009">
          <w:rPr>
            <w:noProof/>
            <w:webHidden/>
          </w:rPr>
          <w:t>17</w:t>
        </w:r>
        <w:r w:rsidR="00D45009">
          <w:rPr>
            <w:noProof/>
            <w:webHidden/>
          </w:rPr>
          <w:fldChar w:fldCharType="end"/>
        </w:r>
      </w:hyperlink>
    </w:p>
    <w:p w14:paraId="18657242" w14:textId="3C9F3956" w:rsidR="00D45009" w:rsidRDefault="0065721E">
      <w:pPr>
        <w:pStyle w:val="TOC2"/>
        <w:tabs>
          <w:tab w:val="left" w:pos="960"/>
          <w:tab w:val="right" w:leader="dot" w:pos="10214"/>
        </w:tabs>
        <w:rPr>
          <w:rFonts w:eastAsiaTheme="minorEastAsia" w:cstheme="minorBidi"/>
          <w:b w:val="0"/>
          <w:bCs w:val="0"/>
          <w:noProof/>
        </w:rPr>
      </w:pPr>
      <w:hyperlink w:anchor="_Toc22728268" w:history="1">
        <w:r w:rsidR="00D45009" w:rsidRPr="0078033C">
          <w:rPr>
            <w:rStyle w:val="Hyperlink"/>
            <w:rFonts w:ascii="Arial" w:hAnsi="Arial" w:cs="Arial"/>
            <w:noProof/>
          </w:rPr>
          <w:t>2.4</w:t>
        </w:r>
        <w:r w:rsidR="00D45009">
          <w:rPr>
            <w:rFonts w:eastAsiaTheme="minorEastAsia" w:cstheme="minorBidi"/>
            <w:b w:val="0"/>
            <w:bCs w:val="0"/>
            <w:noProof/>
          </w:rPr>
          <w:tab/>
        </w:r>
        <w:r w:rsidR="00D45009" w:rsidRPr="0078033C">
          <w:rPr>
            <w:rStyle w:val="Hyperlink"/>
            <w:rFonts w:ascii="Arial" w:hAnsi="Arial" w:cs="Arial"/>
            <w:noProof/>
          </w:rPr>
          <w:t>Closeout Plan</w:t>
        </w:r>
        <w:r w:rsidR="00D45009">
          <w:rPr>
            <w:noProof/>
            <w:webHidden/>
          </w:rPr>
          <w:tab/>
        </w:r>
        <w:r w:rsidR="00D45009">
          <w:rPr>
            <w:noProof/>
            <w:webHidden/>
          </w:rPr>
          <w:fldChar w:fldCharType="begin"/>
        </w:r>
        <w:r w:rsidR="00D45009">
          <w:rPr>
            <w:noProof/>
            <w:webHidden/>
          </w:rPr>
          <w:instrText xml:space="preserve"> PAGEREF _Toc22728268 \h </w:instrText>
        </w:r>
        <w:r w:rsidR="00D45009">
          <w:rPr>
            <w:noProof/>
            <w:webHidden/>
          </w:rPr>
        </w:r>
        <w:r w:rsidR="00D45009">
          <w:rPr>
            <w:noProof/>
            <w:webHidden/>
          </w:rPr>
          <w:fldChar w:fldCharType="separate"/>
        </w:r>
        <w:r w:rsidR="00D45009">
          <w:rPr>
            <w:noProof/>
            <w:webHidden/>
          </w:rPr>
          <w:t>17</w:t>
        </w:r>
        <w:r w:rsidR="00D45009">
          <w:rPr>
            <w:noProof/>
            <w:webHidden/>
          </w:rPr>
          <w:fldChar w:fldCharType="end"/>
        </w:r>
      </w:hyperlink>
    </w:p>
    <w:p w14:paraId="06DCF9D0" w14:textId="19137374" w:rsidR="00D45009" w:rsidRDefault="0065721E">
      <w:pPr>
        <w:pStyle w:val="TOC2"/>
        <w:tabs>
          <w:tab w:val="left" w:pos="960"/>
          <w:tab w:val="right" w:leader="dot" w:pos="10214"/>
        </w:tabs>
        <w:rPr>
          <w:rFonts w:eastAsiaTheme="minorEastAsia" w:cstheme="minorBidi"/>
          <w:b w:val="0"/>
          <w:bCs w:val="0"/>
          <w:noProof/>
        </w:rPr>
      </w:pPr>
      <w:hyperlink w:anchor="_Toc22728269" w:history="1">
        <w:r w:rsidR="00D45009" w:rsidRPr="0078033C">
          <w:rPr>
            <w:rStyle w:val="Hyperlink"/>
            <w:rFonts w:ascii="Arial" w:hAnsi="Arial" w:cs="Arial"/>
            <w:noProof/>
          </w:rPr>
          <w:t>2.5</w:t>
        </w:r>
        <w:r w:rsidR="00D45009">
          <w:rPr>
            <w:rFonts w:eastAsiaTheme="minorEastAsia" w:cstheme="minorBidi"/>
            <w:b w:val="0"/>
            <w:bCs w:val="0"/>
            <w:noProof/>
          </w:rPr>
          <w:tab/>
        </w:r>
        <w:r w:rsidR="00D45009" w:rsidRPr="0078033C">
          <w:rPr>
            <w:rStyle w:val="Hyperlink"/>
            <w:rFonts w:ascii="Arial" w:hAnsi="Arial" w:cs="Arial"/>
            <w:noProof/>
          </w:rPr>
          <w:t>Warranty</w:t>
        </w:r>
        <w:r w:rsidR="00D45009">
          <w:rPr>
            <w:noProof/>
            <w:webHidden/>
          </w:rPr>
          <w:tab/>
        </w:r>
        <w:r w:rsidR="00D45009">
          <w:rPr>
            <w:noProof/>
            <w:webHidden/>
          </w:rPr>
          <w:fldChar w:fldCharType="begin"/>
        </w:r>
        <w:r w:rsidR="00D45009">
          <w:rPr>
            <w:noProof/>
            <w:webHidden/>
          </w:rPr>
          <w:instrText xml:space="preserve"> PAGEREF _Toc22728269 \h </w:instrText>
        </w:r>
        <w:r w:rsidR="00D45009">
          <w:rPr>
            <w:noProof/>
            <w:webHidden/>
          </w:rPr>
        </w:r>
        <w:r w:rsidR="00D45009">
          <w:rPr>
            <w:noProof/>
            <w:webHidden/>
          </w:rPr>
          <w:fldChar w:fldCharType="separate"/>
        </w:r>
        <w:r w:rsidR="00D45009">
          <w:rPr>
            <w:noProof/>
            <w:webHidden/>
          </w:rPr>
          <w:t>17</w:t>
        </w:r>
        <w:r w:rsidR="00D45009">
          <w:rPr>
            <w:noProof/>
            <w:webHidden/>
          </w:rPr>
          <w:fldChar w:fldCharType="end"/>
        </w:r>
      </w:hyperlink>
    </w:p>
    <w:p w14:paraId="66685E00" w14:textId="5E550848" w:rsidR="00D45009" w:rsidRDefault="0065721E">
      <w:pPr>
        <w:pStyle w:val="TOC2"/>
        <w:tabs>
          <w:tab w:val="left" w:pos="960"/>
          <w:tab w:val="right" w:leader="dot" w:pos="10214"/>
        </w:tabs>
        <w:rPr>
          <w:rFonts w:eastAsiaTheme="minorEastAsia" w:cstheme="minorBidi"/>
          <w:b w:val="0"/>
          <w:bCs w:val="0"/>
          <w:noProof/>
        </w:rPr>
      </w:pPr>
      <w:hyperlink w:anchor="_Toc22728270" w:history="1">
        <w:r w:rsidR="00D45009" w:rsidRPr="0078033C">
          <w:rPr>
            <w:rStyle w:val="Hyperlink"/>
            <w:rFonts w:ascii="Arial" w:hAnsi="Arial" w:cs="Arial"/>
            <w:noProof/>
          </w:rPr>
          <w:t>2.6</w:t>
        </w:r>
        <w:r w:rsidR="00D45009">
          <w:rPr>
            <w:rFonts w:eastAsiaTheme="minorEastAsia" w:cstheme="minorBidi"/>
            <w:b w:val="0"/>
            <w:bCs w:val="0"/>
            <w:noProof/>
          </w:rPr>
          <w:tab/>
        </w:r>
        <w:r w:rsidR="00D45009" w:rsidRPr="0078033C">
          <w:rPr>
            <w:rStyle w:val="Hyperlink"/>
            <w:rFonts w:ascii="Arial" w:hAnsi="Arial" w:cs="Arial"/>
            <w:noProof/>
          </w:rPr>
          <w:t>Secure coding standards</w:t>
        </w:r>
        <w:r w:rsidR="00D45009">
          <w:rPr>
            <w:noProof/>
            <w:webHidden/>
          </w:rPr>
          <w:tab/>
        </w:r>
        <w:r w:rsidR="00D45009">
          <w:rPr>
            <w:noProof/>
            <w:webHidden/>
          </w:rPr>
          <w:fldChar w:fldCharType="begin"/>
        </w:r>
        <w:r w:rsidR="00D45009">
          <w:rPr>
            <w:noProof/>
            <w:webHidden/>
          </w:rPr>
          <w:instrText xml:space="preserve"> PAGEREF _Toc22728270 \h </w:instrText>
        </w:r>
        <w:r w:rsidR="00D45009">
          <w:rPr>
            <w:noProof/>
            <w:webHidden/>
          </w:rPr>
        </w:r>
        <w:r w:rsidR="00D45009">
          <w:rPr>
            <w:noProof/>
            <w:webHidden/>
          </w:rPr>
          <w:fldChar w:fldCharType="separate"/>
        </w:r>
        <w:r w:rsidR="00D45009">
          <w:rPr>
            <w:noProof/>
            <w:webHidden/>
          </w:rPr>
          <w:t>17</w:t>
        </w:r>
        <w:r w:rsidR="00D45009">
          <w:rPr>
            <w:noProof/>
            <w:webHidden/>
          </w:rPr>
          <w:fldChar w:fldCharType="end"/>
        </w:r>
      </w:hyperlink>
    </w:p>
    <w:p w14:paraId="4CEB241B" w14:textId="7CEF2CC8" w:rsidR="00D45009" w:rsidRDefault="0065721E">
      <w:pPr>
        <w:pStyle w:val="TOC1"/>
        <w:tabs>
          <w:tab w:val="left" w:pos="480"/>
          <w:tab w:val="right" w:leader="dot" w:pos="10214"/>
        </w:tabs>
        <w:rPr>
          <w:rFonts w:eastAsiaTheme="minorEastAsia" w:cstheme="minorBidi"/>
          <w:b w:val="0"/>
          <w:bCs w:val="0"/>
          <w:i w:val="0"/>
          <w:iCs w:val="0"/>
          <w:noProof/>
          <w:sz w:val="22"/>
          <w:szCs w:val="22"/>
        </w:rPr>
      </w:pPr>
      <w:hyperlink w:anchor="_Toc22728271" w:history="1">
        <w:r w:rsidR="00D45009" w:rsidRPr="0078033C">
          <w:rPr>
            <w:rStyle w:val="Hyperlink"/>
            <w:rFonts w:ascii="Arial" w:hAnsi="Arial" w:cs="Arial"/>
            <w:noProof/>
          </w:rPr>
          <w:t>3.</w:t>
        </w:r>
        <w:r w:rsidR="00D45009">
          <w:rPr>
            <w:rFonts w:eastAsiaTheme="minorEastAsia" w:cstheme="minorBidi"/>
            <w:b w:val="0"/>
            <w:bCs w:val="0"/>
            <w:i w:val="0"/>
            <w:iCs w:val="0"/>
            <w:noProof/>
            <w:sz w:val="22"/>
            <w:szCs w:val="22"/>
          </w:rPr>
          <w:tab/>
        </w:r>
        <w:r w:rsidR="00D45009" w:rsidRPr="0078033C">
          <w:rPr>
            <w:rStyle w:val="Hyperlink"/>
            <w:rFonts w:ascii="Arial" w:hAnsi="Arial" w:cs="Arial"/>
            <w:noProof/>
          </w:rPr>
          <w:t>Estimated Support Cost Increase</w:t>
        </w:r>
        <w:r w:rsidR="00D45009">
          <w:rPr>
            <w:noProof/>
            <w:webHidden/>
          </w:rPr>
          <w:tab/>
        </w:r>
        <w:r w:rsidR="00D45009">
          <w:rPr>
            <w:noProof/>
            <w:webHidden/>
          </w:rPr>
          <w:fldChar w:fldCharType="begin"/>
        </w:r>
        <w:r w:rsidR="00D45009">
          <w:rPr>
            <w:noProof/>
            <w:webHidden/>
          </w:rPr>
          <w:instrText xml:space="preserve"> PAGEREF _Toc22728271 \h </w:instrText>
        </w:r>
        <w:r w:rsidR="00D45009">
          <w:rPr>
            <w:noProof/>
            <w:webHidden/>
          </w:rPr>
        </w:r>
        <w:r w:rsidR="00D45009">
          <w:rPr>
            <w:noProof/>
            <w:webHidden/>
          </w:rPr>
          <w:fldChar w:fldCharType="separate"/>
        </w:r>
        <w:r w:rsidR="00D45009">
          <w:rPr>
            <w:noProof/>
            <w:webHidden/>
          </w:rPr>
          <w:t>18</w:t>
        </w:r>
        <w:r w:rsidR="00D45009">
          <w:rPr>
            <w:noProof/>
            <w:webHidden/>
          </w:rPr>
          <w:fldChar w:fldCharType="end"/>
        </w:r>
      </w:hyperlink>
    </w:p>
    <w:p w14:paraId="73D4EE2E" w14:textId="681C282F" w:rsidR="00D45009" w:rsidRDefault="0065721E">
      <w:pPr>
        <w:pStyle w:val="TOC2"/>
        <w:tabs>
          <w:tab w:val="left" w:pos="960"/>
          <w:tab w:val="right" w:leader="dot" w:pos="10214"/>
        </w:tabs>
        <w:rPr>
          <w:rFonts w:eastAsiaTheme="minorEastAsia" w:cstheme="minorBidi"/>
          <w:b w:val="0"/>
          <w:bCs w:val="0"/>
          <w:noProof/>
        </w:rPr>
      </w:pPr>
      <w:hyperlink w:anchor="_Toc22728272" w:history="1">
        <w:r w:rsidR="00D45009" w:rsidRPr="0078033C">
          <w:rPr>
            <w:rStyle w:val="Hyperlink"/>
            <w:rFonts w:ascii="Arial" w:hAnsi="Arial" w:cs="Arial"/>
            <w:noProof/>
          </w:rPr>
          <w:t>3.1</w:t>
        </w:r>
        <w:r w:rsidR="00D45009">
          <w:rPr>
            <w:rFonts w:eastAsiaTheme="minorEastAsia" w:cstheme="minorBidi"/>
            <w:b w:val="0"/>
            <w:bCs w:val="0"/>
            <w:noProof/>
          </w:rPr>
          <w:tab/>
        </w:r>
        <w:r w:rsidR="00D45009" w:rsidRPr="0078033C">
          <w:rPr>
            <w:rStyle w:val="Hyperlink"/>
            <w:rFonts w:ascii="Arial" w:hAnsi="Arial" w:cs="Arial"/>
            <w:noProof/>
          </w:rPr>
          <w:t>Estimated Annual Support Cost Increase (TCS SOWs only)</w:t>
        </w:r>
        <w:r w:rsidR="00D45009">
          <w:rPr>
            <w:noProof/>
            <w:webHidden/>
          </w:rPr>
          <w:tab/>
        </w:r>
        <w:r w:rsidR="00D45009">
          <w:rPr>
            <w:noProof/>
            <w:webHidden/>
          </w:rPr>
          <w:fldChar w:fldCharType="begin"/>
        </w:r>
        <w:r w:rsidR="00D45009">
          <w:rPr>
            <w:noProof/>
            <w:webHidden/>
          </w:rPr>
          <w:instrText xml:space="preserve"> PAGEREF _Toc22728272 \h </w:instrText>
        </w:r>
        <w:r w:rsidR="00D45009">
          <w:rPr>
            <w:noProof/>
            <w:webHidden/>
          </w:rPr>
        </w:r>
        <w:r w:rsidR="00D45009">
          <w:rPr>
            <w:noProof/>
            <w:webHidden/>
          </w:rPr>
          <w:fldChar w:fldCharType="separate"/>
        </w:r>
        <w:r w:rsidR="00D45009">
          <w:rPr>
            <w:noProof/>
            <w:webHidden/>
          </w:rPr>
          <w:t>18</w:t>
        </w:r>
        <w:r w:rsidR="00D45009">
          <w:rPr>
            <w:noProof/>
            <w:webHidden/>
          </w:rPr>
          <w:fldChar w:fldCharType="end"/>
        </w:r>
      </w:hyperlink>
    </w:p>
    <w:p w14:paraId="4AC25AC3" w14:textId="4EED03FD" w:rsidR="00D45009" w:rsidRDefault="0065721E">
      <w:pPr>
        <w:pStyle w:val="TOC1"/>
        <w:tabs>
          <w:tab w:val="left" w:pos="480"/>
          <w:tab w:val="right" w:leader="dot" w:pos="10214"/>
        </w:tabs>
        <w:rPr>
          <w:rFonts w:eastAsiaTheme="minorEastAsia" w:cstheme="minorBidi"/>
          <w:b w:val="0"/>
          <w:bCs w:val="0"/>
          <w:i w:val="0"/>
          <w:iCs w:val="0"/>
          <w:noProof/>
          <w:sz w:val="22"/>
          <w:szCs w:val="22"/>
        </w:rPr>
      </w:pPr>
      <w:hyperlink w:anchor="_Toc22728273" w:history="1">
        <w:r w:rsidR="00D45009" w:rsidRPr="0078033C">
          <w:rPr>
            <w:rStyle w:val="Hyperlink"/>
            <w:rFonts w:ascii="Arial" w:hAnsi="Arial" w:cs="Arial"/>
            <w:noProof/>
          </w:rPr>
          <w:t>4.</w:t>
        </w:r>
        <w:r w:rsidR="00D45009">
          <w:rPr>
            <w:rFonts w:eastAsiaTheme="minorEastAsia" w:cstheme="minorBidi"/>
            <w:b w:val="0"/>
            <w:bCs w:val="0"/>
            <w:i w:val="0"/>
            <w:iCs w:val="0"/>
            <w:noProof/>
            <w:sz w:val="22"/>
            <w:szCs w:val="22"/>
          </w:rPr>
          <w:tab/>
        </w:r>
        <w:r w:rsidR="00D45009" w:rsidRPr="0078033C">
          <w:rPr>
            <w:rStyle w:val="Hyperlink"/>
            <w:rFonts w:ascii="Arial" w:hAnsi="Arial" w:cs="Arial"/>
            <w:noProof/>
          </w:rPr>
          <w:t>Definitions and Acronyms</w:t>
        </w:r>
        <w:r w:rsidR="00D45009">
          <w:rPr>
            <w:noProof/>
            <w:webHidden/>
          </w:rPr>
          <w:tab/>
        </w:r>
        <w:r w:rsidR="00D45009">
          <w:rPr>
            <w:noProof/>
            <w:webHidden/>
          </w:rPr>
          <w:fldChar w:fldCharType="begin"/>
        </w:r>
        <w:r w:rsidR="00D45009">
          <w:rPr>
            <w:noProof/>
            <w:webHidden/>
          </w:rPr>
          <w:instrText xml:space="preserve"> PAGEREF _Toc22728273 \h </w:instrText>
        </w:r>
        <w:r w:rsidR="00D45009">
          <w:rPr>
            <w:noProof/>
            <w:webHidden/>
          </w:rPr>
        </w:r>
        <w:r w:rsidR="00D45009">
          <w:rPr>
            <w:noProof/>
            <w:webHidden/>
          </w:rPr>
          <w:fldChar w:fldCharType="separate"/>
        </w:r>
        <w:r w:rsidR="00D45009">
          <w:rPr>
            <w:noProof/>
            <w:webHidden/>
          </w:rPr>
          <w:t>18</w:t>
        </w:r>
        <w:r w:rsidR="00D45009">
          <w:rPr>
            <w:noProof/>
            <w:webHidden/>
          </w:rPr>
          <w:fldChar w:fldCharType="end"/>
        </w:r>
      </w:hyperlink>
    </w:p>
    <w:p w14:paraId="1D20D504" w14:textId="20E8D7C1" w:rsidR="00D45009" w:rsidRDefault="0065721E">
      <w:pPr>
        <w:pStyle w:val="TOC1"/>
        <w:tabs>
          <w:tab w:val="right" w:leader="dot" w:pos="10214"/>
        </w:tabs>
        <w:rPr>
          <w:rFonts w:eastAsiaTheme="minorEastAsia" w:cstheme="minorBidi"/>
          <w:b w:val="0"/>
          <w:bCs w:val="0"/>
          <w:i w:val="0"/>
          <w:iCs w:val="0"/>
          <w:noProof/>
          <w:sz w:val="22"/>
          <w:szCs w:val="22"/>
        </w:rPr>
      </w:pPr>
      <w:hyperlink w:anchor="_Toc22728274" w:history="1">
        <w:r w:rsidR="00D45009" w:rsidRPr="0078033C">
          <w:rPr>
            <w:rStyle w:val="Hyperlink"/>
            <w:rFonts w:ascii="Arial" w:hAnsi="Arial" w:cs="Arial"/>
            <w:noProof/>
          </w:rPr>
          <w:t>Appendices</w:t>
        </w:r>
        <w:r w:rsidR="00D45009">
          <w:rPr>
            <w:noProof/>
            <w:webHidden/>
          </w:rPr>
          <w:tab/>
        </w:r>
        <w:r w:rsidR="00D45009">
          <w:rPr>
            <w:noProof/>
            <w:webHidden/>
          </w:rPr>
          <w:fldChar w:fldCharType="begin"/>
        </w:r>
        <w:r w:rsidR="00D45009">
          <w:rPr>
            <w:noProof/>
            <w:webHidden/>
          </w:rPr>
          <w:instrText xml:space="preserve"> PAGEREF _Toc22728274 \h </w:instrText>
        </w:r>
        <w:r w:rsidR="00D45009">
          <w:rPr>
            <w:noProof/>
            <w:webHidden/>
          </w:rPr>
        </w:r>
        <w:r w:rsidR="00D45009">
          <w:rPr>
            <w:noProof/>
            <w:webHidden/>
          </w:rPr>
          <w:fldChar w:fldCharType="separate"/>
        </w:r>
        <w:r w:rsidR="00D45009">
          <w:rPr>
            <w:noProof/>
            <w:webHidden/>
          </w:rPr>
          <w:t>18</w:t>
        </w:r>
        <w:r w:rsidR="00D45009">
          <w:rPr>
            <w:noProof/>
            <w:webHidden/>
          </w:rPr>
          <w:fldChar w:fldCharType="end"/>
        </w:r>
      </w:hyperlink>
    </w:p>
    <w:p w14:paraId="0F98BCB1" w14:textId="0C1B9296" w:rsidR="00D45009" w:rsidRDefault="0065721E">
      <w:pPr>
        <w:pStyle w:val="TOC1"/>
        <w:tabs>
          <w:tab w:val="right" w:leader="dot" w:pos="10214"/>
        </w:tabs>
        <w:rPr>
          <w:rFonts w:eastAsiaTheme="minorEastAsia" w:cstheme="minorBidi"/>
          <w:b w:val="0"/>
          <w:bCs w:val="0"/>
          <w:i w:val="0"/>
          <w:iCs w:val="0"/>
          <w:noProof/>
          <w:sz w:val="22"/>
          <w:szCs w:val="22"/>
        </w:rPr>
      </w:pPr>
      <w:hyperlink w:anchor="_Toc22728275" w:history="1">
        <w:r w:rsidR="00D45009" w:rsidRPr="0078033C">
          <w:rPr>
            <w:rStyle w:val="Hyperlink"/>
            <w:rFonts w:ascii="Arial" w:hAnsi="Arial" w:cs="Arial"/>
            <w:noProof/>
          </w:rPr>
          <w:t>Appendix A – Activities in scope of this sow – application development and Phase0 Services Waterfall</w:t>
        </w:r>
        <w:r w:rsidR="00D45009">
          <w:rPr>
            <w:noProof/>
            <w:webHidden/>
          </w:rPr>
          <w:tab/>
        </w:r>
        <w:r w:rsidR="00D45009">
          <w:rPr>
            <w:noProof/>
            <w:webHidden/>
          </w:rPr>
          <w:fldChar w:fldCharType="begin"/>
        </w:r>
        <w:r w:rsidR="00D45009">
          <w:rPr>
            <w:noProof/>
            <w:webHidden/>
          </w:rPr>
          <w:instrText xml:space="preserve"> PAGEREF _Toc22728275 \h </w:instrText>
        </w:r>
        <w:r w:rsidR="00D45009">
          <w:rPr>
            <w:noProof/>
            <w:webHidden/>
          </w:rPr>
        </w:r>
        <w:r w:rsidR="00D45009">
          <w:rPr>
            <w:noProof/>
            <w:webHidden/>
          </w:rPr>
          <w:fldChar w:fldCharType="separate"/>
        </w:r>
        <w:r w:rsidR="00D45009">
          <w:rPr>
            <w:noProof/>
            <w:webHidden/>
          </w:rPr>
          <w:t>20</w:t>
        </w:r>
        <w:r w:rsidR="00D45009">
          <w:rPr>
            <w:noProof/>
            <w:webHidden/>
          </w:rPr>
          <w:fldChar w:fldCharType="end"/>
        </w:r>
      </w:hyperlink>
    </w:p>
    <w:p w14:paraId="718B9BA7" w14:textId="7EB666B3" w:rsidR="00D45009" w:rsidRDefault="0065721E">
      <w:pPr>
        <w:pStyle w:val="TOC1"/>
        <w:tabs>
          <w:tab w:val="right" w:leader="dot" w:pos="10214"/>
        </w:tabs>
        <w:rPr>
          <w:rFonts w:eastAsiaTheme="minorEastAsia" w:cstheme="minorBidi"/>
          <w:b w:val="0"/>
          <w:bCs w:val="0"/>
          <w:i w:val="0"/>
          <w:iCs w:val="0"/>
          <w:noProof/>
          <w:sz w:val="22"/>
          <w:szCs w:val="22"/>
        </w:rPr>
      </w:pPr>
      <w:hyperlink w:anchor="_Toc22728276" w:history="1">
        <w:r w:rsidR="00D45009" w:rsidRPr="0078033C">
          <w:rPr>
            <w:rStyle w:val="Hyperlink"/>
            <w:rFonts w:ascii="Arial" w:hAnsi="Arial" w:cs="Arial"/>
            <w:noProof/>
          </w:rPr>
          <w:t>Appendix B – Activities in scope of this sow – Infrastructure Services</w:t>
        </w:r>
        <w:r w:rsidR="00D45009">
          <w:rPr>
            <w:noProof/>
            <w:webHidden/>
          </w:rPr>
          <w:tab/>
        </w:r>
        <w:r w:rsidR="00D45009">
          <w:rPr>
            <w:noProof/>
            <w:webHidden/>
          </w:rPr>
          <w:fldChar w:fldCharType="begin"/>
        </w:r>
        <w:r w:rsidR="00D45009">
          <w:rPr>
            <w:noProof/>
            <w:webHidden/>
          </w:rPr>
          <w:instrText xml:space="preserve"> PAGEREF _Toc22728276 \h </w:instrText>
        </w:r>
        <w:r w:rsidR="00D45009">
          <w:rPr>
            <w:noProof/>
            <w:webHidden/>
          </w:rPr>
        </w:r>
        <w:r w:rsidR="00D45009">
          <w:rPr>
            <w:noProof/>
            <w:webHidden/>
          </w:rPr>
          <w:fldChar w:fldCharType="separate"/>
        </w:r>
        <w:r w:rsidR="00D45009">
          <w:rPr>
            <w:noProof/>
            <w:webHidden/>
          </w:rPr>
          <w:t>23</w:t>
        </w:r>
        <w:r w:rsidR="00D45009">
          <w:rPr>
            <w:noProof/>
            <w:webHidden/>
          </w:rPr>
          <w:fldChar w:fldCharType="end"/>
        </w:r>
      </w:hyperlink>
    </w:p>
    <w:p w14:paraId="13DF4F34" w14:textId="6D51341A" w:rsidR="00D45009" w:rsidRDefault="0065721E">
      <w:pPr>
        <w:pStyle w:val="TOC1"/>
        <w:tabs>
          <w:tab w:val="right" w:leader="dot" w:pos="10214"/>
        </w:tabs>
        <w:rPr>
          <w:rFonts w:eastAsiaTheme="minorEastAsia" w:cstheme="minorBidi"/>
          <w:b w:val="0"/>
          <w:bCs w:val="0"/>
          <w:i w:val="0"/>
          <w:iCs w:val="0"/>
          <w:noProof/>
          <w:sz w:val="22"/>
          <w:szCs w:val="22"/>
        </w:rPr>
      </w:pPr>
      <w:hyperlink w:anchor="_Toc22728277" w:history="1">
        <w:r w:rsidR="00D45009" w:rsidRPr="0078033C">
          <w:rPr>
            <w:rStyle w:val="Hyperlink"/>
            <w:rFonts w:ascii="Arial" w:hAnsi="Arial" w:cs="Arial"/>
            <w:noProof/>
          </w:rPr>
          <w:t>Appendix C – Activities in scope of this sow - Project Management Services</w:t>
        </w:r>
        <w:r w:rsidR="00D45009">
          <w:rPr>
            <w:noProof/>
            <w:webHidden/>
          </w:rPr>
          <w:tab/>
        </w:r>
        <w:r w:rsidR="00D45009">
          <w:rPr>
            <w:noProof/>
            <w:webHidden/>
          </w:rPr>
          <w:fldChar w:fldCharType="begin"/>
        </w:r>
        <w:r w:rsidR="00D45009">
          <w:rPr>
            <w:noProof/>
            <w:webHidden/>
          </w:rPr>
          <w:instrText xml:space="preserve"> PAGEREF _Toc22728277 \h </w:instrText>
        </w:r>
        <w:r w:rsidR="00D45009">
          <w:rPr>
            <w:noProof/>
            <w:webHidden/>
          </w:rPr>
        </w:r>
        <w:r w:rsidR="00D45009">
          <w:rPr>
            <w:noProof/>
            <w:webHidden/>
          </w:rPr>
          <w:fldChar w:fldCharType="separate"/>
        </w:r>
        <w:r w:rsidR="00D45009">
          <w:rPr>
            <w:noProof/>
            <w:webHidden/>
          </w:rPr>
          <w:t>24</w:t>
        </w:r>
        <w:r w:rsidR="00D45009">
          <w:rPr>
            <w:noProof/>
            <w:webHidden/>
          </w:rPr>
          <w:fldChar w:fldCharType="end"/>
        </w:r>
      </w:hyperlink>
    </w:p>
    <w:p w14:paraId="78EE4957" w14:textId="06529EC0" w:rsidR="00D45009" w:rsidRDefault="0065721E">
      <w:pPr>
        <w:pStyle w:val="TOC1"/>
        <w:tabs>
          <w:tab w:val="right" w:leader="dot" w:pos="10214"/>
        </w:tabs>
        <w:rPr>
          <w:rFonts w:eastAsiaTheme="minorEastAsia" w:cstheme="minorBidi"/>
          <w:b w:val="0"/>
          <w:bCs w:val="0"/>
          <w:i w:val="0"/>
          <w:iCs w:val="0"/>
          <w:noProof/>
          <w:sz w:val="22"/>
          <w:szCs w:val="22"/>
        </w:rPr>
      </w:pPr>
      <w:hyperlink w:anchor="_Toc22728278" w:history="1">
        <w:r w:rsidR="00D45009" w:rsidRPr="0078033C">
          <w:rPr>
            <w:rStyle w:val="Hyperlink"/>
            <w:rFonts w:ascii="Arial" w:hAnsi="Arial" w:cs="Arial"/>
            <w:noProof/>
          </w:rPr>
          <w:t>Approval and Authorization of this SOW</w:t>
        </w:r>
        <w:r w:rsidR="00D45009">
          <w:rPr>
            <w:noProof/>
            <w:webHidden/>
          </w:rPr>
          <w:tab/>
        </w:r>
        <w:r w:rsidR="00D45009">
          <w:rPr>
            <w:noProof/>
            <w:webHidden/>
          </w:rPr>
          <w:fldChar w:fldCharType="begin"/>
        </w:r>
        <w:r w:rsidR="00D45009">
          <w:rPr>
            <w:noProof/>
            <w:webHidden/>
          </w:rPr>
          <w:instrText xml:space="preserve"> PAGEREF _Toc22728278 \h </w:instrText>
        </w:r>
        <w:r w:rsidR="00D45009">
          <w:rPr>
            <w:noProof/>
            <w:webHidden/>
          </w:rPr>
        </w:r>
        <w:r w:rsidR="00D45009">
          <w:rPr>
            <w:noProof/>
            <w:webHidden/>
          </w:rPr>
          <w:fldChar w:fldCharType="separate"/>
        </w:r>
        <w:r w:rsidR="00D45009">
          <w:rPr>
            <w:noProof/>
            <w:webHidden/>
          </w:rPr>
          <w:t>25</w:t>
        </w:r>
        <w:r w:rsidR="00D45009">
          <w:rPr>
            <w:noProof/>
            <w:webHidden/>
          </w:rPr>
          <w:fldChar w:fldCharType="end"/>
        </w:r>
      </w:hyperlink>
    </w:p>
    <w:p w14:paraId="6271542B" w14:textId="6EE0774B" w:rsidR="00111903" w:rsidRDefault="00086722" w:rsidP="000B0185">
      <w:pPr>
        <w:pStyle w:val="TOC1"/>
      </w:pPr>
      <w:r>
        <w:rPr>
          <w:rFonts w:ascii="Arial" w:hAnsi="Arial" w:cs="Arial"/>
        </w:rPr>
        <w:fldChar w:fldCharType="end"/>
      </w:r>
    </w:p>
    <w:p w14:paraId="6271542C" w14:textId="77777777" w:rsidR="006F4B46" w:rsidRPr="00111903" w:rsidRDefault="00111903" w:rsidP="000B0185">
      <w:pPr>
        <w:pStyle w:val="TOC1"/>
      </w:pPr>
      <w:r>
        <w:br w:type="page"/>
      </w:r>
    </w:p>
    <w:p w14:paraId="6271542D" w14:textId="77777777" w:rsidR="00BA2BF3" w:rsidRPr="00111903" w:rsidRDefault="00BA2BF3" w:rsidP="000B0185">
      <w:pPr>
        <w:pStyle w:val="Heading1"/>
        <w:numPr>
          <w:ilvl w:val="0"/>
          <w:numId w:val="0"/>
        </w:numPr>
        <w:rPr>
          <w:rFonts w:ascii="Arial" w:hAnsi="Arial" w:cs="Arial"/>
          <w:sz w:val="24"/>
          <w:szCs w:val="24"/>
        </w:rPr>
      </w:pPr>
      <w:bookmarkStart w:id="10" w:name="_Toc22728251"/>
      <w:bookmarkStart w:id="11" w:name="_Toc204759172"/>
      <w:r w:rsidRPr="00111903">
        <w:rPr>
          <w:rFonts w:ascii="Arial" w:hAnsi="Arial" w:cs="Arial"/>
          <w:sz w:val="24"/>
          <w:szCs w:val="24"/>
        </w:rPr>
        <w:lastRenderedPageBreak/>
        <w:t>Terms of the Engagement</w:t>
      </w:r>
      <w:bookmarkEnd w:id="10"/>
    </w:p>
    <w:p w14:paraId="6271542E" w14:textId="50611B19" w:rsidR="003D11BF" w:rsidRDefault="003D11BF" w:rsidP="003D11BF">
      <w:pPr>
        <w:pStyle w:val="TOC1"/>
      </w:pPr>
      <w:r w:rsidRPr="00B67246">
        <w:t xml:space="preserve">This </w:t>
      </w:r>
      <w:r w:rsidRPr="00DC7D9F">
        <w:t>Statement of Work</w:t>
      </w:r>
      <w:r w:rsidRPr="00B67246">
        <w:t xml:space="preserve"> (“SOW”) entered into by and between </w:t>
      </w:r>
      <w:r w:rsidR="00A741E7">
        <w:t xml:space="preserve">COMPANY </w:t>
      </w:r>
      <w:permStart w:id="1682643031" w:edGrp="everyone"/>
      <w:r w:rsidR="008E6660" w:rsidRPr="008E6660">
        <w:rPr>
          <w:color w:val="FF0000"/>
          <w:highlight w:val="yellow"/>
        </w:rPr>
        <w:t xml:space="preserve"> </w:t>
      </w:r>
      <w:r w:rsidR="00696DFB" w:rsidRPr="008E6660">
        <w:t>Long Isl</w:t>
      </w:r>
      <w:r w:rsidR="00696DFB">
        <w:t xml:space="preserve">and Electric Utility Servco LLC, </w:t>
      </w:r>
      <w:r w:rsidR="00696DFB" w:rsidRPr="008E6660">
        <w:t>as agent of and acting on behalf of the Long Island Lighting Company d/b/a LIPA</w:t>
      </w:r>
      <w:r w:rsidR="00696DFB">
        <w:t xml:space="preserve"> </w:t>
      </w:r>
      <w:r w:rsidRPr="00016F07">
        <w:t>and</w:t>
      </w:r>
      <w:r w:rsidR="00B67246">
        <w:t xml:space="preserve"> </w:t>
      </w:r>
      <w:r w:rsidR="000C17B9">
        <w:t>Burns &amp; McDonnell</w:t>
      </w:r>
      <w:r w:rsidR="00333E4B">
        <w:t xml:space="preserve"> EGS</w:t>
      </w:r>
      <w:r w:rsidR="000502B3">
        <w:t>,</w:t>
      </w:r>
      <w:r w:rsidR="00333E4B">
        <w:t xml:space="preserve"> P.C.</w:t>
      </w:r>
      <w:r w:rsidR="00B67246" w:rsidRPr="00B67246">
        <w:t xml:space="preserve"> </w:t>
      </w:r>
      <w:permEnd w:id="1682643031"/>
      <w:r w:rsidRPr="00016F07">
        <w:t xml:space="preserve">(“SUPPLIER”) as of </w:t>
      </w:r>
      <w:permStart w:id="1839294313" w:edGrp="everyone"/>
      <w:r w:rsidR="00696DFB">
        <w:t>February, 27</w:t>
      </w:r>
      <w:r w:rsidR="00696DFB" w:rsidRPr="00696DFB">
        <w:rPr>
          <w:vertAlign w:val="superscript"/>
        </w:rPr>
        <w:t>th</w:t>
      </w:r>
      <w:r w:rsidR="00696DFB">
        <w:t>, 2024</w:t>
      </w:r>
      <w:r w:rsidRPr="00016F07">
        <w:t xml:space="preserve"> </w:t>
      </w:r>
      <w:permEnd w:id="1839294313"/>
      <w:r w:rsidRPr="00016F07">
        <w:t xml:space="preserve">(“Effective Date”), is issued pursuant to and governed by the terms and conditions of the </w:t>
      </w:r>
      <w:permStart w:id="1364723270" w:edGrp="everyone"/>
      <w:ins w:id="12" w:author="Gately, Martin" w:date="2024-03-14T14:15:00Z">
        <w:r w:rsidR="00564620">
          <w:t>MA00007834:</w:t>
        </w:r>
      </w:ins>
      <w:ins w:id="13" w:author="Gately, Martin" w:date="2024-03-14T14:34:00Z">
        <w:r w:rsidR="008743A0">
          <w:t xml:space="preserve"> C</w:t>
        </w:r>
      </w:ins>
      <w:ins w:id="14" w:author="Gately, Martin" w:date="2024-03-14T14:35:00Z">
        <w:r w:rsidR="008743A0">
          <w:t>ontract for Consulting Services</w:t>
        </w:r>
      </w:ins>
      <w:ins w:id="15" w:author="Gately, Martin" w:date="2024-03-14T14:15:00Z">
        <w:r w:rsidR="00564620">
          <w:t xml:space="preserve"> </w:t>
        </w:r>
      </w:ins>
      <w:del w:id="16" w:author="Gately, Martin" w:date="2024-03-14T14:15:00Z">
        <w:r w:rsidRPr="00131118" w:rsidDel="00564620">
          <w:rPr>
            <w:highlight w:val="yellow"/>
          </w:rPr>
          <w:delText xml:space="preserve">&lt;&lt;INSERT NAME OF </w:delText>
        </w:r>
        <w:r w:rsidDel="00564620">
          <w:rPr>
            <w:highlight w:val="yellow"/>
          </w:rPr>
          <w:delText>GOVERNING</w:delText>
        </w:r>
        <w:r w:rsidRPr="00131118" w:rsidDel="00564620">
          <w:rPr>
            <w:highlight w:val="yellow"/>
          </w:rPr>
          <w:delText xml:space="preserve"> AGREEMENT&gt;&gt;</w:delText>
        </w:r>
      </w:del>
      <w:r>
        <w:t xml:space="preserve"> </w:t>
      </w:r>
      <w:permEnd w:id="1364723270"/>
      <w:r w:rsidRPr="00016F07">
        <w:t xml:space="preserve">between Company and Supplier, dated </w:t>
      </w:r>
      <w:permStart w:id="2059040361" w:edGrp="everyone"/>
      <w:ins w:id="17" w:author="Gately, Martin" w:date="2024-03-14T14:40:00Z">
        <w:r w:rsidR="008743A0">
          <w:t>June-</w:t>
        </w:r>
      </w:ins>
      <w:ins w:id="18" w:author="Gately, Martin" w:date="2024-03-14T14:43:00Z">
        <w:r w:rsidR="008157C1">
          <w:t>1st</w:t>
        </w:r>
      </w:ins>
      <w:ins w:id="19" w:author="Gately, Martin" w:date="2024-03-14T14:40:00Z">
        <w:r w:rsidR="008743A0">
          <w:t>,</w:t>
        </w:r>
      </w:ins>
      <w:ins w:id="20" w:author="Gately, Martin" w:date="2024-03-14T14:41:00Z">
        <w:r w:rsidR="008743A0">
          <w:t xml:space="preserve"> 202</w:t>
        </w:r>
      </w:ins>
      <w:ins w:id="21" w:author="Gately, Martin" w:date="2024-03-14T14:43:00Z">
        <w:r w:rsidR="0072610A">
          <w:t>3</w:t>
        </w:r>
      </w:ins>
      <w:del w:id="22" w:author="Gately, Martin" w:date="2024-03-14T14:41:00Z">
        <w:r w:rsidRPr="00131118" w:rsidDel="008743A0">
          <w:rPr>
            <w:highlight w:val="yellow"/>
          </w:rPr>
          <w:delText>&lt;&lt;INSERT DATE OF AGREEMENT&gt;&gt;</w:delText>
        </w:r>
      </w:del>
      <w:r>
        <w:t xml:space="preserve"> </w:t>
      </w:r>
      <w:permEnd w:id="2059040361"/>
      <w:r w:rsidRPr="00016F07">
        <w:t xml:space="preserve">(the “Agreement”). This SOW incorporates the </w:t>
      </w:r>
      <w:r w:rsidRPr="00F66061">
        <w:t xml:space="preserve">terms of the Agreement herein, as if the terms of the Agreement are set forth below at length.  </w:t>
      </w:r>
      <w:r w:rsidRPr="00131118">
        <w:t>In the event of a conflict between the terms and conditions of the Agreement and the terms and conditions of this SOW, the terms and conditions of the Agreement shall control.  Capitalized terms used but not defined herein shall have the meanings ascribed to them in the Agreement.</w:t>
      </w:r>
    </w:p>
    <w:p w14:paraId="6271542F" w14:textId="77777777" w:rsidR="00A741E7" w:rsidRDefault="00A741E7" w:rsidP="00DC7D9F"/>
    <w:p w14:paraId="62715430" w14:textId="77777777" w:rsidR="00A741E7" w:rsidRPr="00A741E7" w:rsidRDefault="00A741E7" w:rsidP="00DC7D9F"/>
    <w:p w14:paraId="62715431" w14:textId="77777777" w:rsidR="00A44DC3" w:rsidRPr="00111903" w:rsidRDefault="00A44DC3" w:rsidP="004441F0">
      <w:pPr>
        <w:rPr>
          <w:rFonts w:ascii="Arial" w:hAnsi="Arial" w:cs="Arial"/>
          <w:szCs w:val="24"/>
        </w:rPr>
      </w:pPr>
      <w:permStart w:id="290260641" w:edGrp="everyone"/>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50"/>
        <w:gridCol w:w="3150"/>
        <w:gridCol w:w="2700"/>
      </w:tblGrid>
      <w:tr w:rsidR="000F31C9" w:rsidRPr="00111903" w14:paraId="62715433" w14:textId="77777777" w:rsidTr="00E85EE7">
        <w:tc>
          <w:tcPr>
            <w:tcW w:w="9000" w:type="dxa"/>
            <w:gridSpan w:val="3"/>
            <w:tcBorders>
              <w:top w:val="single" w:sz="4" w:space="0" w:color="auto"/>
              <w:left w:val="single" w:sz="4" w:space="0" w:color="auto"/>
              <w:bottom w:val="single" w:sz="4" w:space="0" w:color="auto"/>
              <w:right w:val="single" w:sz="4" w:space="0" w:color="auto"/>
            </w:tcBorders>
            <w:shd w:val="clear" w:color="auto" w:fill="auto"/>
          </w:tcPr>
          <w:p w14:paraId="62715432" w14:textId="77777777" w:rsidR="000F31C9" w:rsidRPr="00111903" w:rsidRDefault="000F31C9" w:rsidP="00E85EE7">
            <w:pPr>
              <w:tabs>
                <w:tab w:val="left" w:pos="1080"/>
              </w:tabs>
              <w:jc w:val="center"/>
              <w:rPr>
                <w:rFonts w:ascii="Arial" w:hAnsi="Arial" w:cs="Arial"/>
                <w:b/>
                <w:szCs w:val="24"/>
              </w:rPr>
            </w:pPr>
            <w:r w:rsidRPr="00111903">
              <w:rPr>
                <w:rFonts w:ascii="Arial" w:hAnsi="Arial" w:cs="Arial"/>
                <w:b/>
                <w:szCs w:val="24"/>
              </w:rPr>
              <w:t>Customer</w:t>
            </w:r>
          </w:p>
        </w:tc>
      </w:tr>
      <w:tr w:rsidR="000F31C9" w:rsidRPr="00111903" w14:paraId="62715437" w14:textId="77777777" w:rsidTr="00E85EE7">
        <w:trPr>
          <w:cantSplit/>
        </w:trPr>
        <w:tc>
          <w:tcPr>
            <w:tcW w:w="3150" w:type="dxa"/>
            <w:tcBorders>
              <w:top w:val="single" w:sz="4" w:space="0" w:color="auto"/>
              <w:left w:val="single" w:sz="4" w:space="0" w:color="auto"/>
              <w:bottom w:val="single" w:sz="4" w:space="0" w:color="auto"/>
              <w:right w:val="single" w:sz="4" w:space="0" w:color="auto"/>
            </w:tcBorders>
            <w:shd w:val="clear" w:color="auto" w:fill="auto"/>
          </w:tcPr>
          <w:p w14:paraId="62715434" w14:textId="77777777" w:rsidR="000F31C9" w:rsidRPr="00111903" w:rsidRDefault="000F31C9" w:rsidP="00E85EE7">
            <w:pPr>
              <w:pStyle w:val="Heading3"/>
              <w:numPr>
                <w:ilvl w:val="0"/>
                <w:numId w:val="0"/>
              </w:numPr>
              <w:tabs>
                <w:tab w:val="left" w:pos="1080"/>
              </w:tabs>
              <w:spacing w:before="0" w:after="0"/>
              <w:rPr>
                <w:rFonts w:ascii="Arial" w:hAnsi="Arial" w:cs="Arial"/>
                <w:szCs w:val="24"/>
              </w:rPr>
            </w:pPr>
            <w:r w:rsidRPr="00111903">
              <w:rPr>
                <w:rFonts w:ascii="Arial" w:hAnsi="Arial" w:cs="Arial"/>
                <w:szCs w:val="24"/>
              </w:rPr>
              <w:t>Name</w:t>
            </w:r>
          </w:p>
        </w:tc>
        <w:tc>
          <w:tcPr>
            <w:tcW w:w="3150" w:type="dxa"/>
            <w:tcBorders>
              <w:top w:val="single" w:sz="4" w:space="0" w:color="auto"/>
              <w:left w:val="single" w:sz="4" w:space="0" w:color="auto"/>
              <w:bottom w:val="single" w:sz="4" w:space="0" w:color="auto"/>
              <w:right w:val="single" w:sz="4" w:space="0" w:color="auto"/>
            </w:tcBorders>
            <w:shd w:val="clear" w:color="auto" w:fill="auto"/>
          </w:tcPr>
          <w:p w14:paraId="62715435" w14:textId="77777777" w:rsidR="000F31C9" w:rsidRPr="00111903" w:rsidRDefault="000F31C9" w:rsidP="00E85EE7">
            <w:pPr>
              <w:pStyle w:val="Heading3"/>
              <w:numPr>
                <w:ilvl w:val="0"/>
                <w:numId w:val="0"/>
              </w:numPr>
              <w:tabs>
                <w:tab w:val="center" w:pos="4302"/>
              </w:tabs>
              <w:spacing w:before="0" w:after="0"/>
              <w:rPr>
                <w:rFonts w:ascii="Arial" w:hAnsi="Arial" w:cs="Arial"/>
                <w:szCs w:val="24"/>
              </w:rPr>
            </w:pPr>
            <w:r w:rsidRPr="00111903">
              <w:rPr>
                <w:rFonts w:ascii="Arial" w:hAnsi="Arial" w:cs="Arial"/>
                <w:szCs w:val="24"/>
              </w:rPr>
              <w:t>Title</w:t>
            </w:r>
            <w:r w:rsidRPr="00111903">
              <w:rPr>
                <w:rFonts w:ascii="Arial" w:hAnsi="Arial" w:cs="Arial"/>
                <w:szCs w:val="24"/>
              </w:rPr>
              <w:tab/>
            </w: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62715436" w14:textId="77777777" w:rsidR="000F31C9" w:rsidRPr="00111903" w:rsidRDefault="000F31C9" w:rsidP="00E85EE7">
            <w:pPr>
              <w:pStyle w:val="Heading3"/>
              <w:numPr>
                <w:ilvl w:val="0"/>
                <w:numId w:val="0"/>
              </w:numPr>
              <w:tabs>
                <w:tab w:val="center" w:pos="4302"/>
              </w:tabs>
              <w:spacing w:before="0" w:after="0"/>
              <w:rPr>
                <w:rFonts w:ascii="Arial" w:hAnsi="Arial" w:cs="Arial"/>
                <w:szCs w:val="24"/>
              </w:rPr>
            </w:pPr>
            <w:r w:rsidRPr="00111903">
              <w:rPr>
                <w:rFonts w:ascii="Arial" w:hAnsi="Arial" w:cs="Arial"/>
                <w:szCs w:val="24"/>
              </w:rPr>
              <w:t>Contact Details</w:t>
            </w:r>
            <w:r w:rsidRPr="00111903">
              <w:rPr>
                <w:rFonts w:ascii="Arial" w:hAnsi="Arial" w:cs="Arial"/>
                <w:szCs w:val="24"/>
              </w:rPr>
              <w:tab/>
            </w:r>
          </w:p>
        </w:tc>
      </w:tr>
      <w:tr w:rsidR="000F31C9" w:rsidRPr="00111903" w14:paraId="6271543B" w14:textId="77777777" w:rsidTr="00E85EE7">
        <w:tc>
          <w:tcPr>
            <w:tcW w:w="3150" w:type="dxa"/>
            <w:tcBorders>
              <w:top w:val="single" w:sz="4" w:space="0" w:color="auto"/>
            </w:tcBorders>
          </w:tcPr>
          <w:p w14:paraId="62715438" w14:textId="4067161C" w:rsidR="000F31C9" w:rsidRPr="002B09E1" w:rsidRDefault="007F4378" w:rsidP="00E85EE7">
            <w:pPr>
              <w:pStyle w:val="BodyText"/>
              <w:rPr>
                <w:rFonts w:ascii="Arial" w:hAnsi="Arial" w:cs="Arial"/>
                <w:b/>
                <w:color w:val="0000FF"/>
                <w:szCs w:val="24"/>
              </w:rPr>
            </w:pPr>
            <w:r>
              <w:rPr>
                <w:rFonts w:ascii="Arial" w:hAnsi="Arial" w:cs="Arial"/>
                <w:color w:val="0000FF"/>
                <w:szCs w:val="24"/>
              </w:rPr>
              <w:t>Vikas Vohra</w:t>
            </w:r>
          </w:p>
        </w:tc>
        <w:tc>
          <w:tcPr>
            <w:tcW w:w="3150" w:type="dxa"/>
            <w:tcBorders>
              <w:top w:val="single" w:sz="4" w:space="0" w:color="auto"/>
            </w:tcBorders>
          </w:tcPr>
          <w:p w14:paraId="62715439" w14:textId="201E0EC9" w:rsidR="000F31C9" w:rsidRPr="00DC7D9F" w:rsidRDefault="007F4378" w:rsidP="00E85EE7">
            <w:pPr>
              <w:pStyle w:val="Header"/>
              <w:tabs>
                <w:tab w:val="clear" w:pos="4320"/>
                <w:tab w:val="clear" w:pos="8640"/>
              </w:tabs>
              <w:autoSpaceDE w:val="0"/>
              <w:autoSpaceDN w:val="0"/>
              <w:adjustRightInd w:val="0"/>
              <w:rPr>
                <w:rFonts w:ascii="Arial" w:hAnsi="Arial" w:cs="Arial"/>
                <w:i/>
                <w:color w:val="0000FF"/>
                <w:szCs w:val="24"/>
              </w:rPr>
            </w:pPr>
            <w:r>
              <w:rPr>
                <w:rFonts w:ascii="Arial" w:hAnsi="Arial" w:cs="Arial"/>
                <w:i/>
                <w:color w:val="0000FF"/>
                <w:szCs w:val="24"/>
              </w:rPr>
              <w:t xml:space="preserve">Group Product Manager – IT Infrastructure </w:t>
            </w:r>
          </w:p>
        </w:tc>
        <w:tc>
          <w:tcPr>
            <w:tcW w:w="2700" w:type="dxa"/>
            <w:tcBorders>
              <w:top w:val="single" w:sz="4" w:space="0" w:color="auto"/>
            </w:tcBorders>
          </w:tcPr>
          <w:p w14:paraId="6271543A" w14:textId="6DC27F5C" w:rsidR="000F31C9" w:rsidRPr="00E66325" w:rsidRDefault="0065721E" w:rsidP="00E85EE7">
            <w:pPr>
              <w:pStyle w:val="Header"/>
              <w:tabs>
                <w:tab w:val="clear" w:pos="4320"/>
                <w:tab w:val="clear" w:pos="8640"/>
              </w:tabs>
              <w:autoSpaceDE w:val="0"/>
              <w:autoSpaceDN w:val="0"/>
              <w:adjustRightInd w:val="0"/>
              <w:rPr>
                <w:rFonts w:ascii="Arial" w:hAnsi="Arial" w:cs="Arial"/>
                <w:i/>
                <w:color w:val="0000FF"/>
                <w:sz w:val="20"/>
              </w:rPr>
            </w:pPr>
            <w:hyperlink r:id="rId15" w:history="1">
              <w:r w:rsidR="007F4378" w:rsidRPr="00E66325">
                <w:rPr>
                  <w:rStyle w:val="Hyperlink"/>
                  <w:rFonts w:ascii="Arial" w:hAnsi="Arial" w:cs="Arial"/>
                  <w:i/>
                  <w:sz w:val="20"/>
                </w:rPr>
                <w:t>Vikas.Vohra@pseg.com</w:t>
              </w:r>
            </w:hyperlink>
            <w:r w:rsidR="007F4378" w:rsidRPr="00E66325">
              <w:rPr>
                <w:rFonts w:ascii="Arial" w:hAnsi="Arial" w:cs="Arial"/>
                <w:i/>
                <w:color w:val="0000FF"/>
                <w:sz w:val="20"/>
              </w:rPr>
              <w:t xml:space="preserve"> </w:t>
            </w:r>
          </w:p>
        </w:tc>
      </w:tr>
    </w:tbl>
    <w:p w14:paraId="6271543C" w14:textId="77777777" w:rsidR="000F31C9" w:rsidRPr="00111903" w:rsidRDefault="000F31C9" w:rsidP="000F31C9">
      <w:pPr>
        <w:rPr>
          <w:rFonts w:ascii="Arial" w:hAnsi="Arial" w:cs="Arial"/>
          <w:szCs w:val="24"/>
        </w:rPr>
      </w:pPr>
    </w:p>
    <w:p w14:paraId="6271543D" w14:textId="77777777" w:rsidR="006F4B46" w:rsidRPr="00F230E3" w:rsidRDefault="006F4B46" w:rsidP="000B0185">
      <w:pPr>
        <w:pStyle w:val="Heading1"/>
        <w:rPr>
          <w:rFonts w:ascii="Arial" w:hAnsi="Arial" w:cs="Arial"/>
          <w:sz w:val="22"/>
          <w:szCs w:val="22"/>
        </w:rPr>
      </w:pPr>
      <w:bookmarkStart w:id="23" w:name="_Toc22728252"/>
      <w:permEnd w:id="290260641"/>
      <w:r w:rsidRPr="00F230E3">
        <w:rPr>
          <w:rFonts w:ascii="Arial" w:hAnsi="Arial" w:cs="Arial"/>
          <w:sz w:val="22"/>
          <w:szCs w:val="22"/>
        </w:rPr>
        <w:t>Overview of the Project</w:t>
      </w:r>
      <w:r w:rsidR="00C612D2" w:rsidRPr="00F230E3">
        <w:rPr>
          <w:rFonts w:ascii="Arial" w:hAnsi="Arial" w:cs="Arial"/>
          <w:sz w:val="22"/>
          <w:szCs w:val="22"/>
        </w:rPr>
        <w:t xml:space="preserve"> and Services</w:t>
      </w:r>
      <w:bookmarkEnd w:id="11"/>
      <w:bookmarkEnd w:id="23"/>
    </w:p>
    <w:p w14:paraId="6271543E" w14:textId="77777777" w:rsidR="00A617DB" w:rsidRPr="00F230E3" w:rsidRDefault="00450E1D" w:rsidP="00B46C46">
      <w:pPr>
        <w:pStyle w:val="BodyText"/>
        <w:ind w:right="720"/>
        <w:rPr>
          <w:rFonts w:ascii="Arial" w:hAnsi="Arial" w:cs="Arial"/>
          <w:i w:val="0"/>
          <w:color w:val="000000"/>
          <w:sz w:val="22"/>
          <w:szCs w:val="22"/>
        </w:rPr>
      </w:pPr>
      <w:r w:rsidRPr="00F230E3">
        <w:rPr>
          <w:rFonts w:ascii="Arial" w:hAnsi="Arial" w:cs="Arial"/>
          <w:i w:val="0"/>
          <w:color w:val="000000"/>
          <w:sz w:val="22"/>
          <w:szCs w:val="22"/>
        </w:rPr>
        <w:t>Please select the work scope type that this template is being used for:</w:t>
      </w:r>
      <w:r w:rsidR="00FC496C" w:rsidRPr="00F230E3">
        <w:rPr>
          <w:rFonts w:ascii="Arial" w:hAnsi="Arial" w:cs="Arial"/>
          <w:i w:val="0"/>
          <w:color w:val="000000"/>
          <w:sz w:val="22"/>
          <w:szCs w:val="22"/>
        </w:rPr>
        <w:t xml:space="preserve"> </w:t>
      </w:r>
    </w:p>
    <w:p w14:paraId="6271543F" w14:textId="77777777" w:rsidR="00384728" w:rsidRPr="00F230E3" w:rsidRDefault="00384728" w:rsidP="00B46C46">
      <w:pPr>
        <w:pStyle w:val="BodyText"/>
        <w:ind w:right="720"/>
        <w:rPr>
          <w:rFonts w:ascii="Arial" w:hAnsi="Arial" w:cs="Arial"/>
          <w:i w:val="0"/>
          <w:color w:val="000000"/>
          <w:sz w:val="22"/>
          <w:szCs w:val="22"/>
        </w:rPr>
      </w:pPr>
    </w:p>
    <w:p w14:paraId="62715440" w14:textId="77777777" w:rsidR="00384728" w:rsidRPr="00F230E3" w:rsidRDefault="00384728" w:rsidP="00B46C46">
      <w:pPr>
        <w:pStyle w:val="BodyText"/>
        <w:ind w:right="720"/>
        <w:rPr>
          <w:rFonts w:ascii="Arial" w:hAnsi="Arial" w:cs="Arial"/>
          <w:i w:val="0"/>
          <w:color w:val="000000"/>
          <w:sz w:val="22"/>
          <w:szCs w:val="22"/>
        </w:rPr>
      </w:pPr>
      <w:r w:rsidRPr="00F230E3">
        <w:rPr>
          <w:rFonts w:ascii="Arial" w:hAnsi="Arial" w:cs="Arial"/>
          <w:i w:val="0"/>
          <w:color w:val="000000"/>
          <w:sz w:val="22"/>
          <w:szCs w:val="22"/>
        </w:rPr>
        <w:t>Work Scope Type (select one):</w:t>
      </w:r>
    </w:p>
    <w:p w14:paraId="62715441" w14:textId="77777777" w:rsidR="00A617DB" w:rsidRPr="00F230E3" w:rsidRDefault="00A617DB" w:rsidP="00B46C46">
      <w:pPr>
        <w:pStyle w:val="BodyText"/>
        <w:ind w:right="720"/>
        <w:rPr>
          <w:rFonts w:ascii="Arial" w:hAnsi="Arial" w:cs="Arial"/>
          <w:i w:val="0"/>
          <w:color w:val="000000"/>
          <w:sz w:val="22"/>
          <w:szCs w:val="22"/>
        </w:rPr>
      </w:pPr>
    </w:p>
    <w:p w14:paraId="62715442" w14:textId="77777777" w:rsidR="0068193D" w:rsidRPr="00F230E3" w:rsidRDefault="00A617DB" w:rsidP="00B46C46">
      <w:pPr>
        <w:pStyle w:val="BodyText"/>
        <w:ind w:right="720"/>
        <w:rPr>
          <w:rFonts w:ascii="Arial" w:hAnsi="Arial" w:cs="Arial"/>
          <w:i w:val="0"/>
          <w:color w:val="000000"/>
          <w:sz w:val="22"/>
          <w:szCs w:val="22"/>
        </w:rPr>
      </w:pPr>
      <w:r w:rsidRPr="00F230E3">
        <w:rPr>
          <w:rFonts w:ascii="Arial" w:hAnsi="Arial" w:cs="Arial"/>
          <w:i w:val="0"/>
          <w:color w:val="000000"/>
          <w:sz w:val="22"/>
          <w:szCs w:val="22"/>
        </w:rPr>
        <w:t>[</w:t>
      </w:r>
      <w:permStart w:id="1168275982" w:edGrp="everyone"/>
      <w:r w:rsidRPr="00F230E3">
        <w:rPr>
          <w:rFonts w:ascii="Arial" w:hAnsi="Arial" w:cs="Arial"/>
          <w:i w:val="0"/>
          <w:color w:val="000000"/>
          <w:sz w:val="22"/>
          <w:szCs w:val="22"/>
        </w:rPr>
        <w:t xml:space="preserve">  </w:t>
      </w:r>
      <w:permEnd w:id="1168275982"/>
      <w:r w:rsidRPr="00F230E3">
        <w:rPr>
          <w:rFonts w:ascii="Arial" w:hAnsi="Arial" w:cs="Arial"/>
          <w:i w:val="0"/>
          <w:color w:val="000000"/>
          <w:sz w:val="22"/>
          <w:szCs w:val="22"/>
        </w:rPr>
        <w:t xml:space="preserve">] </w:t>
      </w:r>
      <w:r w:rsidR="00450E1D" w:rsidRPr="00F230E3">
        <w:rPr>
          <w:rFonts w:ascii="Arial" w:hAnsi="Arial" w:cs="Arial"/>
          <w:i w:val="0"/>
          <w:color w:val="000000"/>
          <w:sz w:val="22"/>
          <w:szCs w:val="22"/>
        </w:rPr>
        <w:t>Application Development Waterfall</w:t>
      </w:r>
    </w:p>
    <w:p w14:paraId="62715443" w14:textId="77777777" w:rsidR="00450E1D" w:rsidRPr="00F230E3" w:rsidRDefault="00450E1D" w:rsidP="00450E1D">
      <w:pPr>
        <w:pStyle w:val="BodyText"/>
        <w:ind w:right="720"/>
        <w:rPr>
          <w:rFonts w:ascii="Arial" w:hAnsi="Arial" w:cs="Arial"/>
          <w:i w:val="0"/>
          <w:color w:val="000000"/>
          <w:sz w:val="22"/>
          <w:szCs w:val="22"/>
        </w:rPr>
      </w:pPr>
      <w:r w:rsidRPr="00F230E3">
        <w:rPr>
          <w:rFonts w:ascii="Arial" w:hAnsi="Arial" w:cs="Arial"/>
          <w:i w:val="0"/>
          <w:color w:val="000000"/>
          <w:sz w:val="22"/>
          <w:szCs w:val="22"/>
        </w:rPr>
        <w:t>[</w:t>
      </w:r>
      <w:permStart w:id="470556233" w:edGrp="everyone"/>
      <w:r w:rsidRPr="00F230E3">
        <w:rPr>
          <w:rFonts w:ascii="Arial" w:hAnsi="Arial" w:cs="Arial"/>
          <w:i w:val="0"/>
          <w:color w:val="000000"/>
          <w:sz w:val="22"/>
          <w:szCs w:val="22"/>
        </w:rPr>
        <w:t xml:space="preserve">  </w:t>
      </w:r>
      <w:permEnd w:id="470556233"/>
      <w:r w:rsidRPr="00F230E3">
        <w:rPr>
          <w:rFonts w:ascii="Arial" w:hAnsi="Arial" w:cs="Arial"/>
          <w:i w:val="0"/>
          <w:color w:val="000000"/>
          <w:sz w:val="22"/>
          <w:szCs w:val="22"/>
        </w:rPr>
        <w:t xml:space="preserve">] </w:t>
      </w:r>
      <w:r w:rsidR="00943600" w:rsidRPr="00F230E3">
        <w:rPr>
          <w:rFonts w:ascii="Arial" w:hAnsi="Arial" w:cs="Arial"/>
          <w:i w:val="0"/>
          <w:color w:val="000000"/>
          <w:sz w:val="22"/>
          <w:szCs w:val="22"/>
        </w:rPr>
        <w:t>Application Development Phase 0</w:t>
      </w:r>
    </w:p>
    <w:p w14:paraId="62715444" w14:textId="7315354D" w:rsidR="00450E1D" w:rsidRPr="00F230E3" w:rsidRDefault="00450E1D" w:rsidP="00450E1D">
      <w:pPr>
        <w:pStyle w:val="BodyText"/>
        <w:ind w:right="720"/>
        <w:rPr>
          <w:rFonts w:ascii="Arial" w:hAnsi="Arial" w:cs="Arial"/>
          <w:i w:val="0"/>
          <w:color w:val="000000"/>
          <w:sz w:val="22"/>
          <w:szCs w:val="22"/>
        </w:rPr>
      </w:pPr>
      <w:r w:rsidRPr="00F230E3">
        <w:rPr>
          <w:rFonts w:ascii="Arial" w:hAnsi="Arial" w:cs="Arial"/>
          <w:i w:val="0"/>
          <w:color w:val="000000"/>
          <w:sz w:val="22"/>
          <w:szCs w:val="22"/>
        </w:rPr>
        <w:t>[</w:t>
      </w:r>
      <w:permStart w:id="1191522818" w:edGrp="everyone"/>
      <w:r w:rsidRPr="00F230E3">
        <w:rPr>
          <w:rFonts w:ascii="Arial" w:hAnsi="Arial" w:cs="Arial"/>
          <w:i w:val="0"/>
          <w:color w:val="000000"/>
          <w:sz w:val="22"/>
          <w:szCs w:val="22"/>
        </w:rPr>
        <w:t xml:space="preserve"> </w:t>
      </w:r>
      <w:r w:rsidR="007F4378" w:rsidRPr="007F4378">
        <w:rPr>
          <w:rFonts w:ascii="Arial" w:hAnsi="Arial" w:cs="Arial"/>
          <w:i w:val="0"/>
          <w:color w:val="000000"/>
          <w:sz w:val="16"/>
          <w:szCs w:val="16"/>
        </w:rPr>
        <w:sym w:font="Wingdings" w:char="F06C"/>
      </w:r>
      <w:r w:rsidRPr="00F230E3">
        <w:rPr>
          <w:rFonts w:ascii="Arial" w:hAnsi="Arial" w:cs="Arial"/>
          <w:i w:val="0"/>
          <w:color w:val="000000"/>
          <w:sz w:val="22"/>
          <w:szCs w:val="22"/>
        </w:rPr>
        <w:t xml:space="preserve"> </w:t>
      </w:r>
      <w:permEnd w:id="1191522818"/>
      <w:r w:rsidRPr="00F230E3">
        <w:rPr>
          <w:rFonts w:ascii="Arial" w:hAnsi="Arial" w:cs="Arial"/>
          <w:i w:val="0"/>
          <w:color w:val="000000"/>
          <w:sz w:val="22"/>
          <w:szCs w:val="22"/>
        </w:rPr>
        <w:t xml:space="preserve">] </w:t>
      </w:r>
      <w:r w:rsidR="00943600" w:rsidRPr="00F230E3">
        <w:rPr>
          <w:rFonts w:ascii="Arial" w:hAnsi="Arial" w:cs="Arial"/>
          <w:i w:val="0"/>
          <w:color w:val="000000"/>
          <w:sz w:val="22"/>
          <w:szCs w:val="22"/>
        </w:rPr>
        <w:t>Infrastructure Services</w:t>
      </w:r>
    </w:p>
    <w:p w14:paraId="62715445" w14:textId="77777777" w:rsidR="00450E1D" w:rsidRPr="00F230E3" w:rsidRDefault="00450E1D" w:rsidP="00450E1D">
      <w:pPr>
        <w:pStyle w:val="BodyText"/>
        <w:ind w:right="720"/>
        <w:rPr>
          <w:rFonts w:ascii="Arial" w:hAnsi="Arial" w:cs="Arial"/>
          <w:i w:val="0"/>
          <w:color w:val="000000"/>
          <w:sz w:val="22"/>
          <w:szCs w:val="22"/>
        </w:rPr>
      </w:pPr>
      <w:r w:rsidRPr="00F230E3">
        <w:rPr>
          <w:rFonts w:ascii="Arial" w:hAnsi="Arial" w:cs="Arial"/>
          <w:i w:val="0"/>
          <w:color w:val="000000"/>
          <w:sz w:val="22"/>
          <w:szCs w:val="22"/>
        </w:rPr>
        <w:t>[</w:t>
      </w:r>
      <w:permStart w:id="164451753" w:edGrp="everyone"/>
      <w:r w:rsidRPr="00F230E3">
        <w:rPr>
          <w:rFonts w:ascii="Arial" w:hAnsi="Arial" w:cs="Arial"/>
          <w:i w:val="0"/>
          <w:color w:val="000000"/>
          <w:sz w:val="22"/>
          <w:szCs w:val="22"/>
        </w:rPr>
        <w:t xml:space="preserve">  </w:t>
      </w:r>
      <w:permEnd w:id="164451753"/>
      <w:r w:rsidRPr="00F230E3">
        <w:rPr>
          <w:rFonts w:ascii="Arial" w:hAnsi="Arial" w:cs="Arial"/>
          <w:i w:val="0"/>
          <w:color w:val="000000"/>
          <w:sz w:val="22"/>
          <w:szCs w:val="22"/>
        </w:rPr>
        <w:t xml:space="preserve">] </w:t>
      </w:r>
      <w:r w:rsidR="00943600" w:rsidRPr="00F230E3">
        <w:rPr>
          <w:rFonts w:ascii="Arial" w:hAnsi="Arial" w:cs="Arial"/>
          <w:i w:val="0"/>
          <w:color w:val="000000"/>
          <w:sz w:val="22"/>
          <w:szCs w:val="22"/>
        </w:rPr>
        <w:t>Project Management Services</w:t>
      </w:r>
    </w:p>
    <w:p w14:paraId="62715446" w14:textId="3C26210E" w:rsidR="00A617DB" w:rsidRPr="00F230E3" w:rsidRDefault="00943600" w:rsidP="00B46C46">
      <w:pPr>
        <w:pStyle w:val="BodyText"/>
        <w:ind w:right="720"/>
        <w:rPr>
          <w:rFonts w:ascii="Arial" w:hAnsi="Arial" w:cs="Arial"/>
          <w:i w:val="0"/>
          <w:color w:val="000000"/>
          <w:sz w:val="22"/>
          <w:szCs w:val="22"/>
        </w:rPr>
      </w:pPr>
      <w:r w:rsidRPr="00F230E3">
        <w:rPr>
          <w:rFonts w:ascii="Arial" w:hAnsi="Arial" w:cs="Arial"/>
          <w:i w:val="0"/>
          <w:color w:val="000000"/>
          <w:sz w:val="22"/>
          <w:szCs w:val="22"/>
        </w:rPr>
        <w:t>[</w:t>
      </w:r>
      <w:permStart w:id="1549679712" w:edGrp="everyone"/>
      <w:r w:rsidRPr="00F230E3">
        <w:rPr>
          <w:rFonts w:ascii="Arial" w:hAnsi="Arial" w:cs="Arial"/>
          <w:i w:val="0"/>
          <w:color w:val="000000"/>
          <w:sz w:val="22"/>
          <w:szCs w:val="22"/>
        </w:rPr>
        <w:t xml:space="preserve">  </w:t>
      </w:r>
      <w:permEnd w:id="1549679712"/>
      <w:r w:rsidRPr="00F230E3">
        <w:rPr>
          <w:rFonts w:ascii="Arial" w:hAnsi="Arial" w:cs="Arial"/>
          <w:i w:val="0"/>
          <w:color w:val="000000"/>
          <w:sz w:val="22"/>
          <w:szCs w:val="22"/>
        </w:rPr>
        <w:t xml:space="preserve">] </w:t>
      </w:r>
      <w:r w:rsidR="00A617DB" w:rsidRPr="00F230E3">
        <w:rPr>
          <w:rFonts w:ascii="Arial" w:hAnsi="Arial" w:cs="Arial"/>
          <w:i w:val="0"/>
          <w:color w:val="000000"/>
          <w:sz w:val="22"/>
          <w:szCs w:val="22"/>
        </w:rPr>
        <w:t xml:space="preserve">Other: </w:t>
      </w:r>
      <w:permStart w:id="1627536827" w:edGrp="everyone"/>
      <w:permEnd w:id="1627536827"/>
    </w:p>
    <w:p w14:paraId="62715447" w14:textId="77777777" w:rsidR="00A617DB" w:rsidRPr="00F230E3" w:rsidRDefault="00A617DB" w:rsidP="00B46C46">
      <w:pPr>
        <w:pStyle w:val="BodyText"/>
        <w:ind w:right="720"/>
        <w:rPr>
          <w:rFonts w:ascii="Arial" w:hAnsi="Arial" w:cs="Arial"/>
          <w:color w:val="FF0000"/>
          <w:sz w:val="22"/>
          <w:szCs w:val="22"/>
        </w:rPr>
      </w:pPr>
    </w:p>
    <w:p w14:paraId="6271544A" w14:textId="77777777" w:rsidR="00A617DB" w:rsidRPr="00C668A4" w:rsidRDefault="00A617DB">
      <w:pPr>
        <w:pStyle w:val="BodyText"/>
        <w:rPr>
          <w:rFonts w:ascii="Arial" w:hAnsi="Arial" w:cs="Arial"/>
          <w:i w:val="0"/>
          <w:sz w:val="22"/>
          <w:szCs w:val="22"/>
        </w:rPr>
      </w:pPr>
    </w:p>
    <w:p w14:paraId="6271544B" w14:textId="798845CB" w:rsidR="00A617DB" w:rsidRDefault="007F4378">
      <w:pPr>
        <w:pStyle w:val="BodyText"/>
        <w:rPr>
          <w:rFonts w:ascii="Arial" w:hAnsi="Arial" w:cs="Arial"/>
          <w:i w:val="0"/>
          <w:color w:val="000000"/>
          <w:sz w:val="22"/>
          <w:szCs w:val="22"/>
        </w:rPr>
      </w:pPr>
      <w:permStart w:id="338690144" w:edGrp="everyone"/>
      <w:r>
        <w:rPr>
          <w:rFonts w:ascii="Arial" w:hAnsi="Arial" w:cs="Arial"/>
          <w:i w:val="0"/>
          <w:color w:val="000000"/>
          <w:sz w:val="22"/>
          <w:szCs w:val="22"/>
        </w:rPr>
        <w:t xml:space="preserve">This statement of work between the two parties indicated above is to create a contractual agreement whereby the said vendor – </w:t>
      </w:r>
      <w:r w:rsidR="00E20254">
        <w:rPr>
          <w:rFonts w:ascii="Arial" w:hAnsi="Arial" w:cs="Arial"/>
          <w:i w:val="0"/>
          <w:color w:val="000000"/>
          <w:sz w:val="22"/>
          <w:szCs w:val="22"/>
        </w:rPr>
        <w:t>Supplier</w:t>
      </w:r>
      <w:r>
        <w:rPr>
          <w:rFonts w:ascii="Arial" w:hAnsi="Arial" w:cs="Arial"/>
          <w:i w:val="0"/>
          <w:color w:val="000000"/>
          <w:sz w:val="22"/>
          <w:szCs w:val="22"/>
        </w:rPr>
        <w:t xml:space="preserve"> will abide by the Purpose (Scope) and Objectives below to hire an ‘Equipment Vendor’ via a RFP process and project manage said vendor to replace the current </w:t>
      </w:r>
      <w:r w:rsidR="006963F9">
        <w:rPr>
          <w:rFonts w:ascii="Arial" w:hAnsi="Arial" w:cs="Arial"/>
          <w:i w:val="0"/>
          <w:color w:val="000000"/>
          <w:sz w:val="22"/>
          <w:szCs w:val="22"/>
        </w:rPr>
        <w:t>COMPANY</w:t>
      </w:r>
      <w:r>
        <w:rPr>
          <w:rFonts w:ascii="Arial" w:hAnsi="Arial" w:cs="Arial"/>
          <w:i w:val="0"/>
          <w:color w:val="000000"/>
          <w:sz w:val="22"/>
          <w:szCs w:val="22"/>
        </w:rPr>
        <w:t xml:space="preserve"> private network equipment vendor.  </w:t>
      </w:r>
      <w:permEnd w:id="338690144"/>
    </w:p>
    <w:p w14:paraId="0FBAE64E" w14:textId="77777777" w:rsidR="00AA77DB" w:rsidRDefault="00AA77DB">
      <w:pPr>
        <w:pStyle w:val="BodyText"/>
        <w:rPr>
          <w:rFonts w:ascii="Arial" w:hAnsi="Arial" w:cs="Arial"/>
          <w:i w:val="0"/>
          <w:color w:val="000000"/>
          <w:sz w:val="22"/>
          <w:szCs w:val="22"/>
        </w:rPr>
      </w:pPr>
    </w:p>
    <w:p w14:paraId="1021EBD2" w14:textId="77777777" w:rsidR="00AA77DB" w:rsidRPr="00F230E3" w:rsidRDefault="00AA77DB">
      <w:pPr>
        <w:pStyle w:val="BodyText"/>
        <w:rPr>
          <w:rFonts w:ascii="Arial" w:hAnsi="Arial" w:cs="Arial"/>
          <w:i w:val="0"/>
          <w:color w:val="000000"/>
          <w:sz w:val="22"/>
          <w:szCs w:val="22"/>
        </w:rPr>
      </w:pPr>
    </w:p>
    <w:p w14:paraId="6271544C" w14:textId="77777777" w:rsidR="006F4B46" w:rsidRPr="00F230E3" w:rsidRDefault="006F4B46">
      <w:pPr>
        <w:pStyle w:val="BodyText"/>
        <w:rPr>
          <w:rFonts w:ascii="Arial" w:hAnsi="Arial" w:cs="Arial"/>
          <w:sz w:val="22"/>
          <w:szCs w:val="22"/>
        </w:rPr>
      </w:pPr>
    </w:p>
    <w:p w14:paraId="6271544D" w14:textId="77777777" w:rsidR="006F4B46" w:rsidRPr="00F230E3" w:rsidRDefault="006F4B46" w:rsidP="000B0185">
      <w:pPr>
        <w:pStyle w:val="Heading2"/>
        <w:rPr>
          <w:rFonts w:ascii="Arial" w:hAnsi="Arial" w:cs="Arial"/>
          <w:sz w:val="22"/>
          <w:szCs w:val="22"/>
        </w:rPr>
      </w:pPr>
      <w:bookmarkStart w:id="24" w:name="_Toc204759173"/>
      <w:bookmarkStart w:id="25" w:name="_Toc22728253"/>
      <w:r w:rsidRPr="00F230E3">
        <w:rPr>
          <w:rFonts w:ascii="Arial" w:hAnsi="Arial" w:cs="Arial"/>
          <w:sz w:val="22"/>
          <w:szCs w:val="22"/>
        </w:rPr>
        <w:t>Purpose</w:t>
      </w:r>
      <w:bookmarkEnd w:id="24"/>
      <w:r w:rsidR="00BD4331" w:rsidRPr="00F230E3">
        <w:rPr>
          <w:rFonts w:ascii="Arial" w:hAnsi="Arial" w:cs="Arial"/>
          <w:sz w:val="22"/>
          <w:szCs w:val="22"/>
        </w:rPr>
        <w:t xml:space="preserve"> and Objectives</w:t>
      </w:r>
      <w:bookmarkEnd w:id="25"/>
    </w:p>
    <w:p w14:paraId="6271544E" w14:textId="77777777" w:rsidR="004441F0" w:rsidRPr="00F230E3" w:rsidRDefault="004441F0">
      <w:pPr>
        <w:pStyle w:val="BodyText"/>
        <w:rPr>
          <w:rFonts w:ascii="Arial" w:hAnsi="Arial" w:cs="Arial"/>
          <w:sz w:val="22"/>
          <w:szCs w:val="22"/>
        </w:rPr>
      </w:pPr>
    </w:p>
    <w:p w14:paraId="62715453" w14:textId="7364F388" w:rsidR="006F4B46" w:rsidRDefault="00852AD7" w:rsidP="00852AD7">
      <w:pPr>
        <w:pStyle w:val="ListParagraph"/>
        <w:numPr>
          <w:ilvl w:val="0"/>
          <w:numId w:val="8"/>
        </w:numPr>
      </w:pPr>
      <w:permStart w:id="676421081" w:edGrp="everyone"/>
      <w:r>
        <w:t xml:space="preserve">Provide Project Management and Implementation Services to select a Telecommunications equipment network provider to replace the existing private Network we utilize today – GE Jungle Mux (JMUX) </w:t>
      </w:r>
    </w:p>
    <w:permEnd w:id="676421081"/>
    <w:p w14:paraId="62715457" w14:textId="77777777" w:rsidR="00AE093A" w:rsidRPr="00F230E3" w:rsidRDefault="00AE093A" w:rsidP="000B0185">
      <w:pPr>
        <w:pStyle w:val="BodyText"/>
        <w:ind w:right="360"/>
        <w:rPr>
          <w:rFonts w:ascii="Arial" w:hAnsi="Arial" w:cs="Arial"/>
          <w:color w:val="FF0000"/>
          <w:sz w:val="22"/>
          <w:szCs w:val="22"/>
        </w:rPr>
      </w:pPr>
    </w:p>
    <w:p w14:paraId="62715458" w14:textId="77777777" w:rsidR="00AE093A" w:rsidRPr="00F230E3" w:rsidRDefault="00AE093A" w:rsidP="000B0185">
      <w:pPr>
        <w:pStyle w:val="BodyText"/>
        <w:ind w:right="360"/>
        <w:rPr>
          <w:rFonts w:ascii="Arial" w:hAnsi="Arial" w:cs="Arial"/>
          <w:color w:val="FF0000"/>
          <w:sz w:val="22"/>
          <w:szCs w:val="22"/>
        </w:rPr>
      </w:pPr>
    </w:p>
    <w:p w14:paraId="62715459" w14:textId="77777777" w:rsidR="004441F0" w:rsidRPr="00F230E3" w:rsidRDefault="004441F0" w:rsidP="000B0185">
      <w:pPr>
        <w:pStyle w:val="Heading2"/>
        <w:rPr>
          <w:rFonts w:ascii="Arial" w:hAnsi="Arial" w:cs="Arial"/>
          <w:sz w:val="22"/>
          <w:szCs w:val="22"/>
        </w:rPr>
      </w:pPr>
      <w:bookmarkStart w:id="26" w:name="_Toc22728254"/>
      <w:r w:rsidRPr="00F230E3">
        <w:rPr>
          <w:rFonts w:ascii="Arial" w:hAnsi="Arial" w:cs="Arial"/>
          <w:sz w:val="22"/>
          <w:szCs w:val="22"/>
        </w:rPr>
        <w:t>Requirements and Scope</w:t>
      </w:r>
      <w:bookmarkEnd w:id="26"/>
    </w:p>
    <w:p w14:paraId="6271545A" w14:textId="77777777" w:rsidR="006F4B46" w:rsidRPr="00F230E3" w:rsidRDefault="006F4B46">
      <w:pPr>
        <w:pStyle w:val="BodyText"/>
        <w:rPr>
          <w:rFonts w:ascii="Arial" w:hAnsi="Arial" w:cs="Arial"/>
          <w:sz w:val="22"/>
          <w:szCs w:val="22"/>
        </w:rPr>
      </w:pPr>
    </w:p>
    <w:p w14:paraId="444051CF" w14:textId="6E0D44EB" w:rsidR="004045E8" w:rsidRDefault="00852AD7" w:rsidP="000B0185">
      <w:pPr>
        <w:pStyle w:val="BodyText"/>
        <w:ind w:right="360"/>
        <w:rPr>
          <w:rFonts w:ascii="Arial" w:hAnsi="Arial" w:cs="Arial"/>
          <w:sz w:val="22"/>
          <w:szCs w:val="22"/>
        </w:rPr>
      </w:pPr>
      <w:permStart w:id="1950966269" w:edGrp="everyone"/>
      <w:r w:rsidRPr="00852AD7">
        <w:rPr>
          <w:rFonts w:ascii="Arial" w:hAnsi="Arial" w:cs="Arial"/>
          <w:sz w:val="22"/>
          <w:szCs w:val="22"/>
        </w:rPr>
        <w:lastRenderedPageBreak/>
        <w:t xml:space="preserve">The Systems Integrator will create, facilitate and execute the process for generating a RFP to then select an ‘Equipment vendor’ who will be used to replace the existing Private Network vendor – GE JungleMUX.  In addition, the Systems Integrator will perform ‘high level’ design activities for the </w:t>
      </w:r>
      <w:commentRangeStart w:id="27"/>
      <w:r w:rsidR="004045E8">
        <w:rPr>
          <w:rFonts w:ascii="Arial" w:hAnsi="Arial" w:cs="Arial"/>
          <w:sz w:val="22"/>
          <w:szCs w:val="22"/>
        </w:rPr>
        <w:t xml:space="preserve">~ </w:t>
      </w:r>
      <w:commentRangeStart w:id="28"/>
      <w:r w:rsidR="004045E8">
        <w:rPr>
          <w:rFonts w:ascii="Arial" w:hAnsi="Arial" w:cs="Arial"/>
          <w:sz w:val="22"/>
          <w:szCs w:val="22"/>
        </w:rPr>
        <w:t>105</w:t>
      </w:r>
      <w:commentRangeEnd w:id="28"/>
      <w:r w:rsidR="00AB745E">
        <w:rPr>
          <w:rStyle w:val="CommentReference"/>
          <w:i w:val="0"/>
        </w:rPr>
        <w:commentReference w:id="28"/>
      </w:r>
      <w:r w:rsidR="004045E8">
        <w:rPr>
          <w:rFonts w:ascii="Arial" w:hAnsi="Arial" w:cs="Arial"/>
          <w:sz w:val="22"/>
          <w:szCs w:val="22"/>
        </w:rPr>
        <w:t xml:space="preserve"> </w:t>
      </w:r>
      <w:commentRangeEnd w:id="27"/>
      <w:r w:rsidR="001E7CE3">
        <w:rPr>
          <w:rStyle w:val="CommentReference"/>
          <w:i w:val="0"/>
        </w:rPr>
        <w:commentReference w:id="27"/>
      </w:r>
      <w:r w:rsidR="006963F9">
        <w:rPr>
          <w:rFonts w:ascii="Arial" w:hAnsi="Arial" w:cs="Arial"/>
          <w:sz w:val="22"/>
          <w:szCs w:val="22"/>
        </w:rPr>
        <w:t>COMPANY</w:t>
      </w:r>
      <w:r w:rsidRPr="00852AD7">
        <w:rPr>
          <w:rFonts w:ascii="Arial" w:hAnsi="Arial" w:cs="Arial"/>
          <w:sz w:val="22"/>
          <w:szCs w:val="22"/>
        </w:rPr>
        <w:t xml:space="preserve"> substations via ‘site surveys’ to assess what types of specific structural work that is required to accommodate the new equipment.  </w:t>
      </w:r>
    </w:p>
    <w:p w14:paraId="6A621E68" w14:textId="77777777" w:rsidR="004045E8" w:rsidRDefault="004045E8" w:rsidP="000B0185">
      <w:pPr>
        <w:pStyle w:val="BodyText"/>
        <w:ind w:right="360"/>
        <w:rPr>
          <w:rFonts w:ascii="Arial" w:hAnsi="Arial" w:cs="Arial"/>
          <w:sz w:val="22"/>
          <w:szCs w:val="22"/>
        </w:rPr>
      </w:pPr>
    </w:p>
    <w:p w14:paraId="091D295A" w14:textId="58B9C908" w:rsidR="00852AD7" w:rsidRPr="00852AD7" w:rsidRDefault="00852AD7" w:rsidP="000B0185">
      <w:pPr>
        <w:pStyle w:val="BodyText"/>
        <w:ind w:right="360"/>
        <w:rPr>
          <w:rFonts w:ascii="Arial" w:hAnsi="Arial" w:cs="Arial"/>
          <w:sz w:val="22"/>
          <w:szCs w:val="22"/>
        </w:rPr>
      </w:pPr>
      <w:r w:rsidRPr="00852AD7">
        <w:rPr>
          <w:rFonts w:ascii="Arial" w:hAnsi="Arial" w:cs="Arial"/>
          <w:sz w:val="22"/>
          <w:szCs w:val="22"/>
        </w:rPr>
        <w:t xml:space="preserve">After the selection of the ‘Equipment Vendor’ the Systems Integrator will then Project Manage and facilitate the implementation process with the newly selected equipment.  </w:t>
      </w:r>
    </w:p>
    <w:permEnd w:id="1950966269"/>
    <w:p w14:paraId="6271545C" w14:textId="77777777" w:rsidR="006F4B46" w:rsidRPr="00F230E3" w:rsidRDefault="006F4B46">
      <w:pPr>
        <w:pStyle w:val="BodyText"/>
        <w:rPr>
          <w:rFonts w:ascii="Arial" w:hAnsi="Arial" w:cs="Arial"/>
          <w:i w:val="0"/>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985E68" w:rsidRPr="00F230E3" w14:paraId="6271545E" w14:textId="77777777" w:rsidTr="00CA0091">
        <w:tc>
          <w:tcPr>
            <w:tcW w:w="9468" w:type="dxa"/>
            <w:shd w:val="clear" w:color="auto" w:fill="auto"/>
          </w:tcPr>
          <w:p w14:paraId="6271545D" w14:textId="77777777" w:rsidR="00985E68" w:rsidRPr="00F230E3" w:rsidRDefault="00A13777" w:rsidP="00A13777">
            <w:pPr>
              <w:pStyle w:val="BodyText"/>
              <w:jc w:val="center"/>
              <w:rPr>
                <w:rFonts w:ascii="Arial" w:hAnsi="Arial" w:cs="Arial"/>
                <w:i w:val="0"/>
                <w:sz w:val="22"/>
                <w:szCs w:val="22"/>
              </w:rPr>
            </w:pPr>
            <w:r>
              <w:rPr>
                <w:rFonts w:ascii="Arial" w:hAnsi="Arial" w:cs="Arial"/>
                <w:b/>
                <w:i w:val="0"/>
                <w:sz w:val="22"/>
                <w:szCs w:val="22"/>
              </w:rPr>
              <w:t xml:space="preserve">Project </w:t>
            </w:r>
            <w:r w:rsidR="00985E68" w:rsidRPr="00F230E3">
              <w:rPr>
                <w:rFonts w:ascii="Arial" w:hAnsi="Arial" w:cs="Arial"/>
                <w:b/>
                <w:i w:val="0"/>
                <w:sz w:val="22"/>
                <w:szCs w:val="22"/>
              </w:rPr>
              <w:t>Requirements</w:t>
            </w:r>
            <w:r>
              <w:rPr>
                <w:rFonts w:ascii="Arial" w:hAnsi="Arial" w:cs="Arial"/>
                <w:b/>
                <w:i w:val="0"/>
                <w:sz w:val="22"/>
                <w:szCs w:val="22"/>
              </w:rPr>
              <w:t xml:space="preserve"> and activities </w:t>
            </w:r>
            <w:r w:rsidR="00DF33BD">
              <w:rPr>
                <w:rFonts w:ascii="Arial" w:hAnsi="Arial" w:cs="Arial"/>
                <w:b/>
                <w:i w:val="0"/>
                <w:sz w:val="22"/>
                <w:szCs w:val="22"/>
              </w:rPr>
              <w:t>I</w:t>
            </w:r>
            <w:r w:rsidR="00985E68" w:rsidRPr="00F230E3">
              <w:rPr>
                <w:rFonts w:ascii="Arial" w:hAnsi="Arial" w:cs="Arial"/>
                <w:b/>
                <w:i w:val="0"/>
                <w:sz w:val="22"/>
                <w:szCs w:val="22"/>
              </w:rPr>
              <w:t>n Scope of this SOW</w:t>
            </w:r>
          </w:p>
        </w:tc>
      </w:tr>
      <w:tr w:rsidR="00985E68" w:rsidRPr="00F230E3" w14:paraId="62715460" w14:textId="77777777" w:rsidTr="00CA0091">
        <w:tc>
          <w:tcPr>
            <w:tcW w:w="9468" w:type="dxa"/>
            <w:shd w:val="clear" w:color="auto" w:fill="auto"/>
          </w:tcPr>
          <w:p w14:paraId="055E887B" w14:textId="4C1DA702" w:rsidR="00EF0258" w:rsidRDefault="00EF0258" w:rsidP="00EF0258">
            <w:pPr>
              <w:pStyle w:val="Header"/>
              <w:numPr>
                <w:ilvl w:val="0"/>
                <w:numId w:val="27"/>
              </w:numPr>
              <w:tabs>
                <w:tab w:val="clear" w:pos="360"/>
                <w:tab w:val="clear" w:pos="4320"/>
                <w:tab w:val="clear" w:pos="8640"/>
              </w:tabs>
              <w:autoSpaceDE w:val="0"/>
              <w:autoSpaceDN w:val="0"/>
              <w:adjustRightInd w:val="0"/>
              <w:ind w:left="682" w:hanging="322"/>
              <w:rPr>
                <w:rFonts w:ascii="Arial" w:hAnsi="Arial" w:cs="Arial"/>
                <w:iCs/>
                <w:sz w:val="22"/>
                <w:szCs w:val="22"/>
              </w:rPr>
            </w:pPr>
            <w:permStart w:id="1056862049" w:edGrp="everyone" w:colFirst="0" w:colLast="0"/>
            <w:r>
              <w:rPr>
                <w:rFonts w:ascii="Arial" w:hAnsi="Arial" w:cs="Arial"/>
                <w:iCs/>
                <w:sz w:val="22"/>
                <w:szCs w:val="22"/>
              </w:rPr>
              <w:t xml:space="preserve">Conduct </w:t>
            </w:r>
            <w:r w:rsidR="006963F9">
              <w:rPr>
                <w:rFonts w:ascii="Arial" w:hAnsi="Arial" w:cs="Arial"/>
                <w:iCs/>
                <w:sz w:val="22"/>
                <w:szCs w:val="22"/>
              </w:rPr>
              <w:t>COMPANY</w:t>
            </w:r>
            <w:r>
              <w:rPr>
                <w:rFonts w:ascii="Arial" w:hAnsi="Arial" w:cs="Arial"/>
                <w:iCs/>
                <w:sz w:val="22"/>
                <w:szCs w:val="22"/>
              </w:rPr>
              <w:t xml:space="preserve"> Site Surveys for the </w:t>
            </w:r>
            <w:del w:id="29" w:author="Gately, Martin" w:date="2024-03-19T16:12:00Z">
              <w:r w:rsidDel="00E94173">
                <w:rPr>
                  <w:rFonts w:ascii="Arial" w:hAnsi="Arial" w:cs="Arial"/>
                  <w:iCs/>
                  <w:sz w:val="22"/>
                  <w:szCs w:val="22"/>
                </w:rPr>
                <w:delText>~</w:delText>
              </w:r>
            </w:del>
            <w:r>
              <w:rPr>
                <w:rFonts w:ascii="Arial" w:hAnsi="Arial" w:cs="Arial"/>
                <w:iCs/>
                <w:sz w:val="22"/>
                <w:szCs w:val="22"/>
              </w:rPr>
              <w:t>1</w:t>
            </w:r>
            <w:del w:id="30" w:author="Gately, Martin" w:date="2024-03-19T16:12:00Z">
              <w:r w:rsidDel="00E94173">
                <w:rPr>
                  <w:rFonts w:ascii="Arial" w:hAnsi="Arial" w:cs="Arial"/>
                  <w:iCs/>
                  <w:sz w:val="22"/>
                  <w:szCs w:val="22"/>
                </w:rPr>
                <w:delText>05</w:delText>
              </w:r>
            </w:del>
            <w:ins w:id="31" w:author="Gately, Martin" w:date="2024-03-19T16:12:00Z">
              <w:r w:rsidR="00E94173">
                <w:rPr>
                  <w:rFonts w:ascii="Arial" w:hAnsi="Arial" w:cs="Arial"/>
                  <w:iCs/>
                  <w:sz w:val="22"/>
                  <w:szCs w:val="22"/>
                </w:rPr>
                <w:t>13 (max)</w:t>
              </w:r>
            </w:ins>
            <w:r>
              <w:rPr>
                <w:rFonts w:ascii="Arial" w:hAnsi="Arial" w:cs="Arial"/>
                <w:iCs/>
                <w:sz w:val="22"/>
                <w:szCs w:val="22"/>
              </w:rPr>
              <w:t xml:space="preserve"> substations to assess possible needs for </w:t>
            </w:r>
            <w:r w:rsidR="00DB5420">
              <w:rPr>
                <w:rFonts w:ascii="Arial" w:hAnsi="Arial" w:cs="Arial"/>
                <w:iCs/>
                <w:sz w:val="22"/>
                <w:szCs w:val="22"/>
              </w:rPr>
              <w:t xml:space="preserve">additional space </w:t>
            </w:r>
            <w:r w:rsidR="003C4CA9">
              <w:rPr>
                <w:rFonts w:ascii="Arial" w:hAnsi="Arial" w:cs="Arial"/>
                <w:iCs/>
                <w:sz w:val="22"/>
                <w:szCs w:val="22"/>
              </w:rPr>
              <w:t>for new</w:t>
            </w:r>
            <w:r w:rsidR="00DB5420">
              <w:rPr>
                <w:rFonts w:ascii="Arial" w:hAnsi="Arial" w:cs="Arial"/>
                <w:iCs/>
                <w:sz w:val="22"/>
                <w:szCs w:val="22"/>
              </w:rPr>
              <w:t xml:space="preserve"> network equipment </w:t>
            </w:r>
            <w:r w:rsidR="003C4CA9">
              <w:rPr>
                <w:rFonts w:ascii="Arial" w:hAnsi="Arial" w:cs="Arial"/>
                <w:iCs/>
                <w:sz w:val="22"/>
                <w:szCs w:val="22"/>
              </w:rPr>
              <w:t>at</w:t>
            </w:r>
            <w:r>
              <w:rPr>
                <w:rFonts w:ascii="Arial" w:hAnsi="Arial" w:cs="Arial"/>
                <w:iCs/>
                <w:sz w:val="22"/>
                <w:szCs w:val="22"/>
              </w:rPr>
              <w:t xml:space="preserve"> each site</w:t>
            </w:r>
            <w:r w:rsidR="00C661E3">
              <w:rPr>
                <w:rFonts w:ascii="Arial" w:hAnsi="Arial" w:cs="Arial"/>
                <w:iCs/>
                <w:sz w:val="22"/>
                <w:szCs w:val="22"/>
              </w:rPr>
              <w:t xml:space="preserve"> </w:t>
            </w:r>
          </w:p>
          <w:p w14:paraId="16A696FA" w14:textId="6D8A2528" w:rsidR="00EF0258" w:rsidRDefault="00E20254" w:rsidP="00EF0258">
            <w:pPr>
              <w:pStyle w:val="Header"/>
              <w:numPr>
                <w:ilvl w:val="1"/>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Supplier</w:t>
            </w:r>
            <w:r w:rsidR="00DB5420">
              <w:rPr>
                <w:rFonts w:ascii="Arial" w:hAnsi="Arial" w:cs="Arial"/>
                <w:iCs/>
                <w:sz w:val="22"/>
                <w:szCs w:val="22"/>
              </w:rPr>
              <w:t xml:space="preserve"> </w:t>
            </w:r>
            <w:r w:rsidR="00EF0258">
              <w:rPr>
                <w:rFonts w:ascii="Arial" w:hAnsi="Arial" w:cs="Arial"/>
                <w:iCs/>
                <w:sz w:val="22"/>
                <w:szCs w:val="22"/>
              </w:rPr>
              <w:t>will gather data related to available rack space, wall space, or other locations within each substation control enclosure where the new communication network equipment may be installed.</w:t>
            </w:r>
          </w:p>
          <w:p w14:paraId="0FFAA274" w14:textId="452C2288" w:rsidR="00EF0258" w:rsidRDefault="00E20254" w:rsidP="00EF0258">
            <w:pPr>
              <w:pStyle w:val="Header"/>
              <w:numPr>
                <w:ilvl w:val="1"/>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Supplier</w:t>
            </w:r>
            <w:r w:rsidR="00EF0258">
              <w:rPr>
                <w:rFonts w:ascii="Arial" w:hAnsi="Arial" w:cs="Arial"/>
                <w:iCs/>
                <w:sz w:val="22"/>
                <w:szCs w:val="22"/>
              </w:rPr>
              <w:t xml:space="preserve"> will perform visual inspections at each building indoors at floor level.</w:t>
            </w:r>
          </w:p>
          <w:p w14:paraId="1D37075F" w14:textId="2B27ED30" w:rsidR="00EF0258" w:rsidRDefault="00EF0258" w:rsidP="00EF0258">
            <w:pPr>
              <w:pStyle w:val="Header"/>
              <w:numPr>
                <w:ilvl w:val="2"/>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 xml:space="preserve">Digital photos and video </w:t>
            </w:r>
            <w:r w:rsidR="0081752C">
              <w:rPr>
                <w:rFonts w:ascii="Arial" w:hAnsi="Arial" w:cs="Arial"/>
                <w:iCs/>
                <w:sz w:val="22"/>
                <w:szCs w:val="22"/>
              </w:rPr>
              <w:t>will</w:t>
            </w:r>
            <w:r>
              <w:rPr>
                <w:rFonts w:ascii="Arial" w:hAnsi="Arial" w:cs="Arial"/>
                <w:iCs/>
                <w:sz w:val="22"/>
                <w:szCs w:val="22"/>
              </w:rPr>
              <w:t xml:space="preserve"> be collected for reference when creating the site survey forms that will be submitted to </w:t>
            </w:r>
            <w:r w:rsidR="006963F9">
              <w:rPr>
                <w:rFonts w:ascii="Arial" w:hAnsi="Arial" w:cs="Arial"/>
                <w:iCs/>
                <w:sz w:val="22"/>
                <w:szCs w:val="22"/>
              </w:rPr>
              <w:t>COMPANY</w:t>
            </w:r>
            <w:r>
              <w:rPr>
                <w:rFonts w:ascii="Arial" w:hAnsi="Arial" w:cs="Arial"/>
                <w:iCs/>
                <w:sz w:val="22"/>
                <w:szCs w:val="22"/>
              </w:rPr>
              <w:t>.</w:t>
            </w:r>
          </w:p>
          <w:p w14:paraId="581F2A49" w14:textId="22AE9FFE" w:rsidR="007F39F6" w:rsidRDefault="007F39F6" w:rsidP="007F39F6">
            <w:pPr>
              <w:pStyle w:val="Header"/>
              <w:numPr>
                <w:ilvl w:val="1"/>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 xml:space="preserve">Supplier will populate a survey form detailing </w:t>
            </w:r>
            <w:r w:rsidR="0042421A">
              <w:rPr>
                <w:rFonts w:ascii="Arial" w:hAnsi="Arial" w:cs="Arial"/>
                <w:iCs/>
                <w:sz w:val="22"/>
                <w:szCs w:val="22"/>
              </w:rPr>
              <w:t xml:space="preserve">the rack space, wall space, or </w:t>
            </w:r>
            <w:r w:rsidR="00112758">
              <w:rPr>
                <w:rFonts w:ascii="Arial" w:hAnsi="Arial" w:cs="Arial"/>
                <w:iCs/>
                <w:sz w:val="22"/>
                <w:szCs w:val="22"/>
              </w:rPr>
              <w:t xml:space="preserve">equipment </w:t>
            </w:r>
            <w:r w:rsidR="0042421A">
              <w:rPr>
                <w:rFonts w:ascii="Arial" w:hAnsi="Arial" w:cs="Arial"/>
                <w:iCs/>
                <w:sz w:val="22"/>
                <w:szCs w:val="22"/>
              </w:rPr>
              <w:t>location</w:t>
            </w:r>
            <w:r w:rsidR="00CE5E00">
              <w:rPr>
                <w:rFonts w:ascii="Arial" w:hAnsi="Arial" w:cs="Arial"/>
                <w:iCs/>
                <w:sz w:val="22"/>
                <w:szCs w:val="22"/>
              </w:rPr>
              <w:t xml:space="preserve"> </w:t>
            </w:r>
            <w:r>
              <w:rPr>
                <w:rFonts w:ascii="Arial" w:hAnsi="Arial" w:cs="Arial"/>
                <w:iCs/>
                <w:sz w:val="22"/>
                <w:szCs w:val="22"/>
              </w:rPr>
              <w:t>data gathered at each substation.</w:t>
            </w:r>
          </w:p>
          <w:p w14:paraId="4A75C96D" w14:textId="2B8FEF66" w:rsidR="007F39F6" w:rsidRDefault="0064378D" w:rsidP="007F39F6">
            <w:pPr>
              <w:pStyle w:val="Header"/>
              <w:numPr>
                <w:ilvl w:val="2"/>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 xml:space="preserve">COMPANY </w:t>
            </w:r>
            <w:r w:rsidR="00112758">
              <w:rPr>
                <w:rFonts w:ascii="Arial" w:hAnsi="Arial" w:cs="Arial"/>
                <w:iCs/>
                <w:sz w:val="22"/>
                <w:szCs w:val="22"/>
              </w:rPr>
              <w:t>and Supplier will review</w:t>
            </w:r>
            <w:r w:rsidR="004256E3">
              <w:rPr>
                <w:rFonts w:ascii="Arial" w:hAnsi="Arial" w:cs="Arial"/>
                <w:iCs/>
                <w:sz w:val="22"/>
                <w:szCs w:val="22"/>
              </w:rPr>
              <w:t xml:space="preserve"> </w:t>
            </w:r>
            <w:r w:rsidR="00190B77">
              <w:rPr>
                <w:rFonts w:ascii="Arial" w:hAnsi="Arial" w:cs="Arial"/>
                <w:iCs/>
                <w:sz w:val="22"/>
                <w:szCs w:val="22"/>
              </w:rPr>
              <w:t xml:space="preserve">survey form </w:t>
            </w:r>
            <w:r w:rsidR="008E12E2">
              <w:rPr>
                <w:rFonts w:ascii="Arial" w:hAnsi="Arial" w:cs="Arial"/>
                <w:iCs/>
                <w:sz w:val="22"/>
                <w:szCs w:val="22"/>
              </w:rPr>
              <w:t>used to gather substation data prior to substation surveys kick-off.</w:t>
            </w:r>
          </w:p>
          <w:p w14:paraId="08D44794" w14:textId="39861266" w:rsidR="00EF478C" w:rsidRPr="007F39F6" w:rsidRDefault="00EF478C" w:rsidP="007F39F6">
            <w:pPr>
              <w:pStyle w:val="Header"/>
              <w:numPr>
                <w:ilvl w:val="2"/>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COMPANY will sign-off on</w:t>
            </w:r>
            <w:r w:rsidR="00BF4264">
              <w:rPr>
                <w:rFonts w:ascii="Arial" w:hAnsi="Arial" w:cs="Arial"/>
                <w:iCs/>
                <w:sz w:val="22"/>
                <w:szCs w:val="22"/>
              </w:rPr>
              <w:t xml:space="preserve"> survey</w:t>
            </w:r>
            <w:r>
              <w:rPr>
                <w:rFonts w:ascii="Arial" w:hAnsi="Arial" w:cs="Arial"/>
                <w:iCs/>
                <w:sz w:val="22"/>
                <w:szCs w:val="22"/>
              </w:rPr>
              <w:t xml:space="preserve"> form and data being captured.</w:t>
            </w:r>
          </w:p>
          <w:p w14:paraId="63228912" w14:textId="692AED0D" w:rsidR="00EF0258" w:rsidRDefault="00534F67" w:rsidP="0098549B">
            <w:pPr>
              <w:pStyle w:val="Header"/>
              <w:numPr>
                <w:ilvl w:val="2"/>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Supplier</w:t>
            </w:r>
            <w:r w:rsidR="00BB64BA">
              <w:rPr>
                <w:rFonts w:ascii="Arial" w:hAnsi="Arial" w:cs="Arial"/>
                <w:iCs/>
                <w:sz w:val="22"/>
                <w:szCs w:val="22"/>
              </w:rPr>
              <w:t xml:space="preserve"> </w:t>
            </w:r>
            <w:r w:rsidR="00EF0258">
              <w:rPr>
                <w:rFonts w:ascii="Arial" w:hAnsi="Arial" w:cs="Arial"/>
                <w:iCs/>
                <w:sz w:val="22"/>
                <w:szCs w:val="22"/>
              </w:rPr>
              <w:t xml:space="preserve">will submit the site survey </w:t>
            </w:r>
            <w:r w:rsidR="00BB64BA">
              <w:rPr>
                <w:rFonts w:ascii="Arial" w:hAnsi="Arial" w:cs="Arial"/>
                <w:iCs/>
                <w:sz w:val="22"/>
                <w:szCs w:val="22"/>
              </w:rPr>
              <w:t>form</w:t>
            </w:r>
            <w:r w:rsidR="00793DCC">
              <w:rPr>
                <w:rFonts w:ascii="Arial" w:hAnsi="Arial" w:cs="Arial"/>
                <w:iCs/>
                <w:sz w:val="22"/>
                <w:szCs w:val="22"/>
              </w:rPr>
              <w:t>,</w:t>
            </w:r>
            <w:r w:rsidR="0098549B">
              <w:rPr>
                <w:rFonts w:ascii="Arial" w:hAnsi="Arial" w:cs="Arial"/>
                <w:iCs/>
                <w:sz w:val="22"/>
                <w:szCs w:val="22"/>
              </w:rPr>
              <w:t xml:space="preserve"> at substation survey completion</w:t>
            </w:r>
            <w:r w:rsidR="00793DCC">
              <w:rPr>
                <w:rFonts w:ascii="Arial" w:hAnsi="Arial" w:cs="Arial"/>
                <w:iCs/>
                <w:sz w:val="22"/>
                <w:szCs w:val="22"/>
              </w:rPr>
              <w:t>,</w:t>
            </w:r>
            <w:r w:rsidR="00EF0258">
              <w:rPr>
                <w:rFonts w:ascii="Arial" w:hAnsi="Arial" w:cs="Arial"/>
                <w:iCs/>
                <w:sz w:val="22"/>
                <w:szCs w:val="22"/>
              </w:rPr>
              <w:t xml:space="preserve"> to </w:t>
            </w:r>
            <w:r w:rsidR="006963F9">
              <w:rPr>
                <w:rFonts w:ascii="Arial" w:hAnsi="Arial" w:cs="Arial"/>
                <w:iCs/>
                <w:sz w:val="22"/>
                <w:szCs w:val="22"/>
              </w:rPr>
              <w:t>COMPANY</w:t>
            </w:r>
            <w:r w:rsidR="0098549B">
              <w:rPr>
                <w:rFonts w:ascii="Arial" w:hAnsi="Arial" w:cs="Arial"/>
                <w:iCs/>
                <w:sz w:val="22"/>
                <w:szCs w:val="22"/>
              </w:rPr>
              <w:t xml:space="preserve"> as final.</w:t>
            </w:r>
          </w:p>
          <w:p w14:paraId="3EF17545" w14:textId="72FD665D" w:rsidR="00EF0258" w:rsidRDefault="006963F9" w:rsidP="00EF0258">
            <w:pPr>
              <w:pStyle w:val="Header"/>
              <w:numPr>
                <w:ilvl w:val="1"/>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COMPANY</w:t>
            </w:r>
            <w:r w:rsidR="00EF0258">
              <w:rPr>
                <w:rFonts w:ascii="Arial" w:hAnsi="Arial" w:cs="Arial"/>
                <w:iCs/>
                <w:sz w:val="22"/>
                <w:szCs w:val="22"/>
              </w:rPr>
              <w:t xml:space="preserve"> will provide site escorts to provide site access to the </w:t>
            </w:r>
            <w:r w:rsidR="00E20254">
              <w:rPr>
                <w:rFonts w:ascii="Arial" w:hAnsi="Arial" w:cs="Arial"/>
                <w:iCs/>
                <w:sz w:val="22"/>
                <w:szCs w:val="22"/>
              </w:rPr>
              <w:t>Supplier</w:t>
            </w:r>
            <w:r w:rsidR="00EF0258">
              <w:rPr>
                <w:rFonts w:ascii="Arial" w:hAnsi="Arial" w:cs="Arial"/>
                <w:iCs/>
                <w:sz w:val="22"/>
                <w:szCs w:val="22"/>
              </w:rPr>
              <w:t xml:space="preserve"> and partnering persons performing the site surveys.</w:t>
            </w:r>
          </w:p>
          <w:p w14:paraId="10115E62" w14:textId="685FDFC2" w:rsidR="00EF0258" w:rsidRDefault="00EF0258" w:rsidP="00236635">
            <w:pPr>
              <w:pStyle w:val="Header"/>
              <w:numPr>
                <w:ilvl w:val="2"/>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 xml:space="preserve">If panels need to be opened, </w:t>
            </w:r>
            <w:r w:rsidR="006963F9">
              <w:rPr>
                <w:rFonts w:ascii="Arial" w:hAnsi="Arial" w:cs="Arial"/>
                <w:iCs/>
                <w:sz w:val="22"/>
                <w:szCs w:val="22"/>
              </w:rPr>
              <w:t>COMPANY</w:t>
            </w:r>
            <w:r>
              <w:rPr>
                <w:rFonts w:ascii="Arial" w:hAnsi="Arial" w:cs="Arial"/>
                <w:iCs/>
                <w:sz w:val="22"/>
                <w:szCs w:val="22"/>
              </w:rPr>
              <w:t xml:space="preserve"> will provide a qualified worker to open the panels.</w:t>
            </w:r>
          </w:p>
          <w:p w14:paraId="3DF45D4B" w14:textId="52E512D1" w:rsidR="00E0436D" w:rsidRDefault="006963F9" w:rsidP="00EF0258">
            <w:pPr>
              <w:pStyle w:val="Header"/>
              <w:numPr>
                <w:ilvl w:val="1"/>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COMPANY</w:t>
            </w:r>
            <w:r w:rsidR="00E0436D">
              <w:rPr>
                <w:rFonts w:ascii="Arial" w:hAnsi="Arial" w:cs="Arial"/>
                <w:iCs/>
                <w:sz w:val="22"/>
                <w:szCs w:val="22"/>
              </w:rPr>
              <w:t xml:space="preserve"> will provide </w:t>
            </w:r>
            <w:r w:rsidR="007C3C58">
              <w:rPr>
                <w:rFonts w:ascii="Arial" w:hAnsi="Arial" w:cs="Arial"/>
                <w:iCs/>
                <w:sz w:val="22"/>
                <w:szCs w:val="22"/>
              </w:rPr>
              <w:t>updated building floor plans for substation control buildings that Burns &amp; McDonell will redline as part of the site deliverable.</w:t>
            </w:r>
          </w:p>
          <w:p w14:paraId="52C98424" w14:textId="293043B9" w:rsidR="003C602D" w:rsidRDefault="003C602D" w:rsidP="00EF0258">
            <w:pPr>
              <w:pStyle w:val="Header"/>
              <w:numPr>
                <w:ilvl w:val="0"/>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 xml:space="preserve">Perform specific RFP activities to select an ‘Equipment Vendor’ that abides by the </w:t>
            </w:r>
            <w:r w:rsidR="006963F9">
              <w:rPr>
                <w:rFonts w:ascii="Arial" w:hAnsi="Arial" w:cs="Arial"/>
                <w:iCs/>
                <w:sz w:val="22"/>
                <w:szCs w:val="22"/>
              </w:rPr>
              <w:t>COMPANY</w:t>
            </w:r>
            <w:r>
              <w:rPr>
                <w:rFonts w:ascii="Arial" w:hAnsi="Arial" w:cs="Arial"/>
                <w:iCs/>
                <w:sz w:val="22"/>
                <w:szCs w:val="22"/>
              </w:rPr>
              <w:t xml:space="preserve"> RFP processes</w:t>
            </w:r>
            <w:r w:rsidR="00292310">
              <w:rPr>
                <w:rFonts w:ascii="Arial" w:hAnsi="Arial" w:cs="Arial"/>
                <w:iCs/>
                <w:sz w:val="22"/>
                <w:szCs w:val="22"/>
              </w:rPr>
              <w:t>.</w:t>
            </w:r>
          </w:p>
          <w:p w14:paraId="0DC45253" w14:textId="1F27A4DD" w:rsidR="00190118" w:rsidRDefault="00E20254" w:rsidP="00EF0258">
            <w:pPr>
              <w:pStyle w:val="Header"/>
              <w:numPr>
                <w:ilvl w:val="1"/>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Supplier</w:t>
            </w:r>
            <w:r w:rsidR="00E1779E">
              <w:rPr>
                <w:rFonts w:ascii="Arial" w:hAnsi="Arial" w:cs="Arial"/>
                <w:iCs/>
                <w:sz w:val="22"/>
                <w:szCs w:val="22"/>
              </w:rPr>
              <w:t xml:space="preserve"> will conduct</w:t>
            </w:r>
            <w:r w:rsidR="00211817">
              <w:rPr>
                <w:rFonts w:ascii="Arial" w:hAnsi="Arial" w:cs="Arial"/>
                <w:iCs/>
                <w:sz w:val="22"/>
                <w:szCs w:val="22"/>
              </w:rPr>
              <w:t xml:space="preserve"> up to </w:t>
            </w:r>
            <w:r w:rsidR="0078009D">
              <w:rPr>
                <w:rFonts w:ascii="Arial" w:hAnsi="Arial" w:cs="Arial"/>
                <w:iCs/>
                <w:sz w:val="22"/>
                <w:szCs w:val="22"/>
              </w:rPr>
              <w:t>seven (7)</w:t>
            </w:r>
            <w:r w:rsidR="00211817">
              <w:rPr>
                <w:rFonts w:ascii="Arial" w:hAnsi="Arial" w:cs="Arial"/>
                <w:iCs/>
                <w:sz w:val="22"/>
                <w:szCs w:val="22"/>
              </w:rPr>
              <w:t xml:space="preserve"> 1-hour interviews with the </w:t>
            </w:r>
            <w:r w:rsidR="006963F9">
              <w:rPr>
                <w:rFonts w:ascii="Arial" w:hAnsi="Arial" w:cs="Arial"/>
                <w:iCs/>
                <w:sz w:val="22"/>
                <w:szCs w:val="22"/>
              </w:rPr>
              <w:t>COMPANY</w:t>
            </w:r>
            <w:r w:rsidR="00211817">
              <w:rPr>
                <w:rFonts w:ascii="Arial" w:hAnsi="Arial" w:cs="Arial"/>
                <w:iCs/>
                <w:sz w:val="22"/>
                <w:szCs w:val="22"/>
              </w:rPr>
              <w:t xml:space="preserve"> telecommunications stakeholders. </w:t>
            </w:r>
            <w:r w:rsidR="006963F9">
              <w:rPr>
                <w:rFonts w:ascii="Arial" w:hAnsi="Arial" w:cs="Arial"/>
                <w:iCs/>
                <w:sz w:val="22"/>
                <w:szCs w:val="22"/>
              </w:rPr>
              <w:t>COMPANY</w:t>
            </w:r>
            <w:r w:rsidR="006446FA">
              <w:rPr>
                <w:rFonts w:ascii="Arial" w:hAnsi="Arial" w:cs="Arial"/>
                <w:iCs/>
                <w:sz w:val="22"/>
                <w:szCs w:val="22"/>
              </w:rPr>
              <w:t xml:space="preserve"> </w:t>
            </w:r>
            <w:r w:rsidR="00211817">
              <w:rPr>
                <w:rFonts w:ascii="Arial" w:hAnsi="Arial" w:cs="Arial"/>
                <w:iCs/>
                <w:sz w:val="22"/>
                <w:szCs w:val="22"/>
              </w:rPr>
              <w:t xml:space="preserve">Stakeholders </w:t>
            </w:r>
            <w:r w:rsidR="00292310">
              <w:rPr>
                <w:rFonts w:ascii="Arial" w:hAnsi="Arial" w:cs="Arial"/>
                <w:iCs/>
                <w:sz w:val="22"/>
                <w:szCs w:val="22"/>
              </w:rPr>
              <w:t>are able</w:t>
            </w:r>
            <w:r w:rsidR="00D57018">
              <w:rPr>
                <w:rFonts w:ascii="Arial" w:hAnsi="Arial" w:cs="Arial"/>
                <w:iCs/>
                <w:sz w:val="22"/>
                <w:szCs w:val="22"/>
              </w:rPr>
              <w:t xml:space="preserve"> to provide information needed for network vendor requirements provided by </w:t>
            </w:r>
            <w:r w:rsidR="006963F9">
              <w:rPr>
                <w:rFonts w:ascii="Arial" w:hAnsi="Arial" w:cs="Arial"/>
                <w:iCs/>
                <w:sz w:val="22"/>
                <w:szCs w:val="22"/>
              </w:rPr>
              <w:t>COMPANY</w:t>
            </w:r>
            <w:r w:rsidR="00D57018">
              <w:rPr>
                <w:rFonts w:ascii="Arial" w:hAnsi="Arial" w:cs="Arial"/>
                <w:iCs/>
                <w:sz w:val="22"/>
                <w:szCs w:val="22"/>
              </w:rPr>
              <w:t>.</w:t>
            </w:r>
          </w:p>
          <w:p w14:paraId="7A2F8E1D" w14:textId="78E3F5CD" w:rsidR="00F81691" w:rsidRDefault="00E20254" w:rsidP="00EF0258">
            <w:pPr>
              <w:pStyle w:val="Header"/>
              <w:numPr>
                <w:ilvl w:val="1"/>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Supplier</w:t>
            </w:r>
            <w:r w:rsidR="00F81691">
              <w:rPr>
                <w:rFonts w:ascii="Arial" w:hAnsi="Arial" w:cs="Arial"/>
                <w:iCs/>
                <w:sz w:val="22"/>
                <w:szCs w:val="22"/>
              </w:rPr>
              <w:t xml:space="preserve"> will create a requirements-based network equipment specification</w:t>
            </w:r>
            <w:r w:rsidR="00A0736A">
              <w:rPr>
                <w:rFonts w:ascii="Arial" w:hAnsi="Arial" w:cs="Arial"/>
                <w:iCs/>
                <w:sz w:val="22"/>
                <w:szCs w:val="22"/>
              </w:rPr>
              <w:t xml:space="preserve"> with sufficient detail for a qualified vendor</w:t>
            </w:r>
            <w:r w:rsidR="00BC36F6">
              <w:rPr>
                <w:rFonts w:ascii="Arial" w:hAnsi="Arial" w:cs="Arial"/>
                <w:iCs/>
                <w:sz w:val="22"/>
                <w:szCs w:val="22"/>
              </w:rPr>
              <w:t xml:space="preserve"> to provide a proposal for network equipment.</w:t>
            </w:r>
          </w:p>
          <w:p w14:paraId="72F18D17" w14:textId="3FEB3578" w:rsidR="003A4790" w:rsidRDefault="003A4790" w:rsidP="00EF0258">
            <w:pPr>
              <w:pStyle w:val="Header"/>
              <w:numPr>
                <w:ilvl w:val="2"/>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Produce a ‘high</w:t>
            </w:r>
            <w:r w:rsidR="006426D7">
              <w:rPr>
                <w:rFonts w:ascii="Arial" w:hAnsi="Arial" w:cs="Arial"/>
                <w:iCs/>
                <w:sz w:val="22"/>
                <w:szCs w:val="22"/>
              </w:rPr>
              <w:t>-</w:t>
            </w:r>
            <w:r>
              <w:rPr>
                <w:rFonts w:ascii="Arial" w:hAnsi="Arial" w:cs="Arial"/>
                <w:iCs/>
                <w:sz w:val="22"/>
                <w:szCs w:val="22"/>
              </w:rPr>
              <w:t>level’ network design that includes the following preliminary information.</w:t>
            </w:r>
          </w:p>
          <w:p w14:paraId="37BE917C" w14:textId="66FE1AC7" w:rsidR="003A4790" w:rsidRDefault="003A4790" w:rsidP="00EF0258">
            <w:pPr>
              <w:pStyle w:val="Header"/>
              <w:numPr>
                <w:ilvl w:val="3"/>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 xml:space="preserve">‘High-level’ network design will include network topology based on the existing network </w:t>
            </w:r>
            <w:r w:rsidR="00385167">
              <w:rPr>
                <w:rFonts w:ascii="Arial" w:hAnsi="Arial" w:cs="Arial"/>
                <w:iCs/>
                <w:sz w:val="22"/>
                <w:szCs w:val="22"/>
              </w:rPr>
              <w:t>physical</w:t>
            </w:r>
            <w:r>
              <w:rPr>
                <w:rFonts w:ascii="Arial" w:hAnsi="Arial" w:cs="Arial"/>
                <w:iCs/>
                <w:sz w:val="22"/>
                <w:szCs w:val="22"/>
              </w:rPr>
              <w:t xml:space="preserve"> topology; including the proposed core network and encompassing all known substations.</w:t>
            </w:r>
          </w:p>
          <w:p w14:paraId="24E00BB4" w14:textId="2F4FA7AD" w:rsidR="003A4790" w:rsidRDefault="003A4790" w:rsidP="00EF0258">
            <w:pPr>
              <w:pStyle w:val="Header"/>
              <w:numPr>
                <w:ilvl w:val="3"/>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 xml:space="preserve">Estimated </w:t>
            </w:r>
            <w:r w:rsidR="00385167">
              <w:rPr>
                <w:rFonts w:ascii="Arial" w:hAnsi="Arial" w:cs="Arial"/>
                <w:iCs/>
                <w:sz w:val="22"/>
                <w:szCs w:val="22"/>
              </w:rPr>
              <w:t>n</w:t>
            </w:r>
            <w:r>
              <w:rPr>
                <w:rFonts w:ascii="Arial" w:hAnsi="Arial" w:cs="Arial"/>
                <w:iCs/>
                <w:sz w:val="22"/>
                <w:szCs w:val="22"/>
              </w:rPr>
              <w:t>ode counts.</w:t>
            </w:r>
          </w:p>
          <w:p w14:paraId="422DC112" w14:textId="77777777" w:rsidR="003A4790" w:rsidRDefault="003A4790" w:rsidP="00EF0258">
            <w:pPr>
              <w:pStyle w:val="Header"/>
              <w:numPr>
                <w:ilvl w:val="3"/>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Interface counts for application connections.</w:t>
            </w:r>
          </w:p>
          <w:p w14:paraId="7054B0B8" w14:textId="77777777" w:rsidR="003A4790" w:rsidRDefault="003A4790" w:rsidP="00EF0258">
            <w:pPr>
              <w:pStyle w:val="Header"/>
              <w:numPr>
                <w:ilvl w:val="3"/>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Network protocol requirements and services.</w:t>
            </w:r>
          </w:p>
          <w:p w14:paraId="7C0C733C" w14:textId="77777777" w:rsidR="003A4790" w:rsidRDefault="003A4790" w:rsidP="00EF0258">
            <w:pPr>
              <w:pStyle w:val="Header"/>
              <w:numPr>
                <w:ilvl w:val="3"/>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Network service topologies for point-to-point and multipoint services.</w:t>
            </w:r>
          </w:p>
          <w:p w14:paraId="11D8D777" w14:textId="27F7A3AE" w:rsidR="00232584" w:rsidRPr="00232584" w:rsidRDefault="003A4790" w:rsidP="00EF0258">
            <w:pPr>
              <w:pStyle w:val="Header"/>
              <w:numPr>
                <w:ilvl w:val="3"/>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Estimated network capacity requirements per application.</w:t>
            </w:r>
          </w:p>
          <w:p w14:paraId="42514165" w14:textId="545FFF0D" w:rsidR="00D7267A" w:rsidRDefault="00E20254" w:rsidP="00EF0258">
            <w:pPr>
              <w:pStyle w:val="Header"/>
              <w:numPr>
                <w:ilvl w:val="2"/>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lastRenderedPageBreak/>
              <w:t>Supplier</w:t>
            </w:r>
            <w:r w:rsidR="00C333BE">
              <w:rPr>
                <w:rFonts w:ascii="Arial" w:hAnsi="Arial" w:cs="Arial"/>
                <w:iCs/>
                <w:sz w:val="22"/>
                <w:szCs w:val="22"/>
              </w:rPr>
              <w:t xml:space="preserve"> will submit the</w:t>
            </w:r>
            <w:r w:rsidR="00676281">
              <w:rPr>
                <w:rFonts w:ascii="Arial" w:hAnsi="Arial" w:cs="Arial"/>
                <w:iCs/>
                <w:sz w:val="22"/>
                <w:szCs w:val="22"/>
              </w:rPr>
              <w:t xml:space="preserve"> draft requirements specification to </w:t>
            </w:r>
            <w:r w:rsidR="006963F9">
              <w:rPr>
                <w:rFonts w:ascii="Arial" w:hAnsi="Arial" w:cs="Arial"/>
                <w:iCs/>
                <w:sz w:val="22"/>
                <w:szCs w:val="22"/>
              </w:rPr>
              <w:t>COMPANY</w:t>
            </w:r>
            <w:r w:rsidR="00676281">
              <w:rPr>
                <w:rFonts w:ascii="Arial" w:hAnsi="Arial" w:cs="Arial"/>
                <w:iCs/>
                <w:sz w:val="22"/>
                <w:szCs w:val="22"/>
              </w:rPr>
              <w:t xml:space="preserve"> for review and comments.</w:t>
            </w:r>
          </w:p>
          <w:p w14:paraId="5BCACC5F" w14:textId="1415652C" w:rsidR="00676281" w:rsidRDefault="006963F9" w:rsidP="00EF0258">
            <w:pPr>
              <w:pStyle w:val="Header"/>
              <w:numPr>
                <w:ilvl w:val="2"/>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COMPANY</w:t>
            </w:r>
            <w:r w:rsidR="00C333BE">
              <w:rPr>
                <w:rFonts w:ascii="Arial" w:hAnsi="Arial" w:cs="Arial"/>
                <w:iCs/>
                <w:sz w:val="22"/>
                <w:szCs w:val="22"/>
              </w:rPr>
              <w:t xml:space="preserve"> will provide </w:t>
            </w:r>
            <w:r w:rsidR="00E20254">
              <w:rPr>
                <w:rFonts w:ascii="Arial" w:hAnsi="Arial" w:cs="Arial"/>
                <w:iCs/>
                <w:sz w:val="22"/>
                <w:szCs w:val="22"/>
              </w:rPr>
              <w:t>Supplier</w:t>
            </w:r>
            <w:r w:rsidR="00C333BE">
              <w:rPr>
                <w:rFonts w:ascii="Arial" w:hAnsi="Arial" w:cs="Arial"/>
                <w:iCs/>
                <w:sz w:val="22"/>
                <w:szCs w:val="22"/>
              </w:rPr>
              <w:t xml:space="preserve"> with review comments within </w:t>
            </w:r>
            <w:r w:rsidR="00D975ED">
              <w:rPr>
                <w:rFonts w:ascii="Arial" w:hAnsi="Arial" w:cs="Arial"/>
                <w:iCs/>
                <w:sz w:val="22"/>
                <w:szCs w:val="22"/>
              </w:rPr>
              <w:t>three</w:t>
            </w:r>
            <w:r w:rsidR="00C333BE">
              <w:rPr>
                <w:rFonts w:ascii="Arial" w:hAnsi="Arial" w:cs="Arial"/>
                <w:iCs/>
                <w:sz w:val="22"/>
                <w:szCs w:val="22"/>
              </w:rPr>
              <w:t xml:space="preserve"> (</w:t>
            </w:r>
            <w:r w:rsidR="00D975ED">
              <w:rPr>
                <w:rFonts w:ascii="Arial" w:hAnsi="Arial" w:cs="Arial"/>
                <w:iCs/>
                <w:sz w:val="22"/>
                <w:szCs w:val="22"/>
              </w:rPr>
              <w:t>3</w:t>
            </w:r>
            <w:r w:rsidR="00C333BE">
              <w:rPr>
                <w:rFonts w:ascii="Arial" w:hAnsi="Arial" w:cs="Arial"/>
                <w:iCs/>
                <w:sz w:val="22"/>
                <w:szCs w:val="22"/>
              </w:rPr>
              <w:t>) weeks of the date of submission.</w:t>
            </w:r>
          </w:p>
          <w:p w14:paraId="1B0575FD" w14:textId="56DBF36F" w:rsidR="0034195B" w:rsidRDefault="00E20254" w:rsidP="00EF0258">
            <w:pPr>
              <w:pStyle w:val="Header"/>
              <w:numPr>
                <w:ilvl w:val="3"/>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Supplier</w:t>
            </w:r>
            <w:r w:rsidR="0034195B">
              <w:rPr>
                <w:rFonts w:ascii="Arial" w:hAnsi="Arial" w:cs="Arial"/>
                <w:iCs/>
                <w:sz w:val="22"/>
                <w:szCs w:val="22"/>
              </w:rPr>
              <w:t xml:space="preserve"> will host a meeting to review comments or questions from </w:t>
            </w:r>
            <w:r w:rsidR="006963F9">
              <w:rPr>
                <w:rFonts w:ascii="Arial" w:hAnsi="Arial" w:cs="Arial"/>
                <w:iCs/>
                <w:sz w:val="22"/>
                <w:szCs w:val="22"/>
              </w:rPr>
              <w:t>COMPANY</w:t>
            </w:r>
            <w:r w:rsidR="0034195B">
              <w:rPr>
                <w:rFonts w:ascii="Arial" w:hAnsi="Arial" w:cs="Arial"/>
                <w:iCs/>
                <w:sz w:val="22"/>
                <w:szCs w:val="22"/>
              </w:rPr>
              <w:t>.</w:t>
            </w:r>
          </w:p>
          <w:p w14:paraId="5D22E7BF" w14:textId="12B8D393" w:rsidR="0034195B" w:rsidRDefault="00E20254" w:rsidP="00EF0258">
            <w:pPr>
              <w:pStyle w:val="Header"/>
              <w:numPr>
                <w:ilvl w:val="2"/>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Supplier</w:t>
            </w:r>
            <w:r w:rsidR="000C02FB">
              <w:rPr>
                <w:rFonts w:ascii="Arial" w:hAnsi="Arial" w:cs="Arial"/>
                <w:iCs/>
                <w:sz w:val="22"/>
                <w:szCs w:val="22"/>
              </w:rPr>
              <w:t xml:space="preserve"> will incorporate review feedback and submit the final Network Req</w:t>
            </w:r>
            <w:r w:rsidR="00FC5366">
              <w:rPr>
                <w:rFonts w:ascii="Arial" w:hAnsi="Arial" w:cs="Arial"/>
                <w:iCs/>
                <w:sz w:val="22"/>
                <w:szCs w:val="22"/>
              </w:rPr>
              <w:t>uirements within two (2) weeks of the conference call.</w:t>
            </w:r>
          </w:p>
          <w:p w14:paraId="6C616686" w14:textId="35FB1309" w:rsidR="00A2557C" w:rsidRDefault="00E20254" w:rsidP="00EF0258">
            <w:pPr>
              <w:pStyle w:val="Header"/>
              <w:numPr>
                <w:ilvl w:val="1"/>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Supplier</w:t>
            </w:r>
            <w:r w:rsidR="00180EDA">
              <w:rPr>
                <w:rFonts w:ascii="Arial" w:hAnsi="Arial" w:cs="Arial"/>
                <w:iCs/>
                <w:sz w:val="22"/>
                <w:szCs w:val="22"/>
              </w:rPr>
              <w:t xml:space="preserve"> will </w:t>
            </w:r>
            <w:r w:rsidR="006137CC">
              <w:rPr>
                <w:rFonts w:ascii="Arial" w:hAnsi="Arial" w:cs="Arial"/>
                <w:iCs/>
                <w:sz w:val="22"/>
                <w:szCs w:val="22"/>
              </w:rPr>
              <w:t>create</w:t>
            </w:r>
            <w:r w:rsidR="00180EDA">
              <w:rPr>
                <w:rFonts w:ascii="Arial" w:hAnsi="Arial" w:cs="Arial"/>
                <w:iCs/>
                <w:sz w:val="22"/>
                <w:szCs w:val="22"/>
              </w:rPr>
              <w:t xml:space="preserve"> RFP</w:t>
            </w:r>
            <w:r w:rsidR="006426D7">
              <w:rPr>
                <w:rFonts w:ascii="Arial" w:hAnsi="Arial" w:cs="Arial"/>
                <w:iCs/>
                <w:sz w:val="22"/>
                <w:szCs w:val="22"/>
              </w:rPr>
              <w:t xml:space="preserve"> specifications,</w:t>
            </w:r>
            <w:r w:rsidR="00180EDA">
              <w:rPr>
                <w:rFonts w:ascii="Arial" w:hAnsi="Arial" w:cs="Arial"/>
                <w:iCs/>
                <w:sz w:val="22"/>
                <w:szCs w:val="22"/>
              </w:rPr>
              <w:t xml:space="preserve"> RFP </w:t>
            </w:r>
            <w:r w:rsidR="006137CC">
              <w:rPr>
                <w:rFonts w:ascii="Arial" w:hAnsi="Arial" w:cs="Arial"/>
                <w:iCs/>
                <w:sz w:val="22"/>
                <w:szCs w:val="22"/>
              </w:rPr>
              <w:t xml:space="preserve">to be issued by </w:t>
            </w:r>
            <w:r w:rsidR="006963F9">
              <w:rPr>
                <w:rFonts w:ascii="Arial" w:hAnsi="Arial" w:cs="Arial"/>
                <w:iCs/>
                <w:sz w:val="22"/>
                <w:szCs w:val="22"/>
              </w:rPr>
              <w:t>COMPANY</w:t>
            </w:r>
            <w:r w:rsidR="006426D7">
              <w:rPr>
                <w:rFonts w:ascii="Arial" w:hAnsi="Arial" w:cs="Arial"/>
                <w:iCs/>
                <w:sz w:val="22"/>
                <w:szCs w:val="22"/>
              </w:rPr>
              <w:t>,</w:t>
            </w:r>
            <w:r w:rsidR="006137CC">
              <w:rPr>
                <w:rFonts w:ascii="Arial" w:hAnsi="Arial" w:cs="Arial"/>
                <w:iCs/>
                <w:sz w:val="22"/>
                <w:szCs w:val="22"/>
              </w:rPr>
              <w:t xml:space="preserve"> on </w:t>
            </w:r>
            <w:r w:rsidR="00A2557C">
              <w:rPr>
                <w:rFonts w:ascii="Arial" w:hAnsi="Arial" w:cs="Arial"/>
                <w:iCs/>
                <w:sz w:val="22"/>
                <w:szCs w:val="22"/>
              </w:rPr>
              <w:t xml:space="preserve">PSEG’s PowerAdvocate platform. </w:t>
            </w:r>
          </w:p>
          <w:p w14:paraId="7F4DC241" w14:textId="7FDE9581" w:rsidR="00207BAD" w:rsidRDefault="00207BAD" w:rsidP="00EF0258">
            <w:pPr>
              <w:pStyle w:val="Header"/>
              <w:numPr>
                <w:ilvl w:val="2"/>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Supplier will draft Vendor Scope requirements</w:t>
            </w:r>
            <w:r w:rsidR="001401CA">
              <w:rPr>
                <w:rFonts w:ascii="Arial" w:hAnsi="Arial" w:cs="Arial"/>
                <w:iCs/>
                <w:sz w:val="22"/>
                <w:szCs w:val="22"/>
              </w:rPr>
              <w:t xml:space="preserve"> for COMPANY Review.</w:t>
            </w:r>
          </w:p>
          <w:p w14:paraId="252DB300" w14:textId="15408439" w:rsidR="001401CA" w:rsidRDefault="001401CA" w:rsidP="001401CA">
            <w:pPr>
              <w:pStyle w:val="Header"/>
              <w:numPr>
                <w:ilvl w:val="3"/>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COMPANY will provide comment within two (2) weeks</w:t>
            </w:r>
            <w:r w:rsidR="00A25EEB">
              <w:rPr>
                <w:rFonts w:ascii="Arial" w:hAnsi="Arial" w:cs="Arial"/>
                <w:iCs/>
                <w:sz w:val="22"/>
                <w:szCs w:val="22"/>
              </w:rPr>
              <w:t xml:space="preserve"> of the date of submission.</w:t>
            </w:r>
          </w:p>
          <w:p w14:paraId="690F04BB" w14:textId="1C8F786F" w:rsidR="00A25EEB" w:rsidRDefault="00A25EEB" w:rsidP="001401CA">
            <w:pPr>
              <w:pStyle w:val="Header"/>
              <w:numPr>
                <w:ilvl w:val="3"/>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 xml:space="preserve">Supplier will </w:t>
            </w:r>
            <w:r w:rsidR="00506A88">
              <w:rPr>
                <w:rFonts w:ascii="Arial" w:hAnsi="Arial" w:cs="Arial"/>
                <w:iCs/>
                <w:sz w:val="22"/>
                <w:szCs w:val="22"/>
              </w:rPr>
              <w:t>review feedback and submit a final Vendor Sope requirements within two</w:t>
            </w:r>
            <w:ins w:id="32" w:author="Gately, Martin" w:date="2024-03-14T13:51:00Z">
              <w:r w:rsidR="00A93918">
                <w:rPr>
                  <w:rFonts w:ascii="Arial" w:hAnsi="Arial" w:cs="Arial"/>
                  <w:iCs/>
                  <w:sz w:val="22"/>
                  <w:szCs w:val="22"/>
                </w:rPr>
                <w:t xml:space="preserve"> </w:t>
              </w:r>
            </w:ins>
            <w:r w:rsidR="00506A88">
              <w:rPr>
                <w:rFonts w:ascii="Arial" w:hAnsi="Arial" w:cs="Arial"/>
                <w:iCs/>
                <w:sz w:val="22"/>
                <w:szCs w:val="22"/>
              </w:rPr>
              <w:t>(2) weeks of</w:t>
            </w:r>
            <w:r w:rsidR="00027C3B">
              <w:rPr>
                <w:rFonts w:ascii="Arial" w:hAnsi="Arial" w:cs="Arial"/>
                <w:iCs/>
                <w:sz w:val="22"/>
                <w:szCs w:val="22"/>
              </w:rPr>
              <w:t xml:space="preserve"> COMPANY</w:t>
            </w:r>
            <w:r w:rsidR="00506A88">
              <w:rPr>
                <w:rFonts w:ascii="Arial" w:hAnsi="Arial" w:cs="Arial"/>
                <w:iCs/>
                <w:sz w:val="22"/>
                <w:szCs w:val="22"/>
              </w:rPr>
              <w:t xml:space="preserve"> </w:t>
            </w:r>
            <w:r w:rsidR="00027C3B">
              <w:rPr>
                <w:rFonts w:ascii="Arial" w:hAnsi="Arial" w:cs="Arial"/>
                <w:iCs/>
                <w:sz w:val="22"/>
                <w:szCs w:val="22"/>
              </w:rPr>
              <w:t>feedback receipt.</w:t>
            </w:r>
          </w:p>
          <w:p w14:paraId="0029F2CD" w14:textId="6D76BD6C" w:rsidR="00931FB5" w:rsidRDefault="00E20254" w:rsidP="00EF0258">
            <w:pPr>
              <w:pStyle w:val="Header"/>
              <w:numPr>
                <w:ilvl w:val="2"/>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Supplier</w:t>
            </w:r>
            <w:r w:rsidR="00931FB5">
              <w:rPr>
                <w:rFonts w:ascii="Arial" w:hAnsi="Arial" w:cs="Arial"/>
                <w:iCs/>
                <w:sz w:val="22"/>
                <w:szCs w:val="22"/>
              </w:rPr>
              <w:t xml:space="preserve"> will issue a bid schedule and finalize </w:t>
            </w:r>
            <w:r w:rsidR="00292310">
              <w:rPr>
                <w:rFonts w:ascii="Arial" w:hAnsi="Arial" w:cs="Arial"/>
                <w:iCs/>
                <w:sz w:val="22"/>
                <w:szCs w:val="22"/>
              </w:rPr>
              <w:t>the schedule</w:t>
            </w:r>
            <w:r w:rsidR="00931FB5">
              <w:rPr>
                <w:rFonts w:ascii="Arial" w:hAnsi="Arial" w:cs="Arial"/>
                <w:iCs/>
                <w:sz w:val="22"/>
                <w:szCs w:val="22"/>
              </w:rPr>
              <w:t xml:space="preserve"> based on </w:t>
            </w:r>
            <w:r w:rsidR="006963F9">
              <w:rPr>
                <w:rFonts w:ascii="Arial" w:hAnsi="Arial" w:cs="Arial"/>
                <w:iCs/>
                <w:sz w:val="22"/>
                <w:szCs w:val="22"/>
              </w:rPr>
              <w:t>COMPANY</w:t>
            </w:r>
            <w:r w:rsidR="00931FB5">
              <w:rPr>
                <w:rFonts w:ascii="Arial" w:hAnsi="Arial" w:cs="Arial"/>
                <w:iCs/>
                <w:sz w:val="22"/>
                <w:szCs w:val="22"/>
              </w:rPr>
              <w:t xml:space="preserve"> comments.</w:t>
            </w:r>
          </w:p>
          <w:p w14:paraId="72A270B7" w14:textId="3CF0CF63" w:rsidR="00180EDA" w:rsidRDefault="006963F9" w:rsidP="00EF0258">
            <w:pPr>
              <w:pStyle w:val="Header"/>
              <w:numPr>
                <w:ilvl w:val="2"/>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COMPANY</w:t>
            </w:r>
            <w:r w:rsidR="00C334A1">
              <w:rPr>
                <w:rFonts w:ascii="Arial" w:hAnsi="Arial" w:cs="Arial"/>
                <w:iCs/>
                <w:sz w:val="22"/>
                <w:szCs w:val="22"/>
              </w:rPr>
              <w:t xml:space="preserve"> will provide terms and conditions, commercial documents, and any other required </w:t>
            </w:r>
            <w:r>
              <w:rPr>
                <w:rFonts w:ascii="Arial" w:hAnsi="Arial" w:cs="Arial"/>
                <w:iCs/>
                <w:sz w:val="22"/>
                <w:szCs w:val="22"/>
              </w:rPr>
              <w:t>COMPANY</w:t>
            </w:r>
            <w:r w:rsidR="00C334A1">
              <w:rPr>
                <w:rFonts w:ascii="Arial" w:hAnsi="Arial" w:cs="Arial"/>
                <w:iCs/>
                <w:sz w:val="22"/>
                <w:szCs w:val="22"/>
              </w:rPr>
              <w:t xml:space="preserve"> forms, spreadsheets, etc. as required by </w:t>
            </w:r>
            <w:r>
              <w:rPr>
                <w:rFonts w:ascii="Arial" w:hAnsi="Arial" w:cs="Arial"/>
                <w:iCs/>
                <w:sz w:val="22"/>
                <w:szCs w:val="22"/>
              </w:rPr>
              <w:t>COMPANY</w:t>
            </w:r>
            <w:r w:rsidR="00C334A1">
              <w:rPr>
                <w:rFonts w:ascii="Arial" w:hAnsi="Arial" w:cs="Arial"/>
                <w:iCs/>
                <w:sz w:val="22"/>
                <w:szCs w:val="22"/>
              </w:rPr>
              <w:t xml:space="preserve"> procurement rules.</w:t>
            </w:r>
            <w:r w:rsidR="003F27EF">
              <w:rPr>
                <w:rFonts w:ascii="Arial" w:hAnsi="Arial" w:cs="Arial"/>
                <w:iCs/>
                <w:sz w:val="22"/>
                <w:szCs w:val="22"/>
              </w:rPr>
              <w:t xml:space="preserve"> </w:t>
            </w:r>
          </w:p>
          <w:p w14:paraId="664C38D2" w14:textId="7D070B1B" w:rsidR="00510C5C" w:rsidRDefault="00E20254" w:rsidP="00EF0258">
            <w:pPr>
              <w:pStyle w:val="Header"/>
              <w:numPr>
                <w:ilvl w:val="2"/>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Supplier</w:t>
            </w:r>
            <w:r w:rsidR="00C01682">
              <w:rPr>
                <w:rFonts w:ascii="Arial" w:hAnsi="Arial" w:cs="Arial"/>
                <w:iCs/>
                <w:sz w:val="22"/>
                <w:szCs w:val="22"/>
              </w:rPr>
              <w:t xml:space="preserve"> will receive one round of questions </w:t>
            </w:r>
            <w:r w:rsidR="006426D7">
              <w:rPr>
                <w:rFonts w:ascii="Arial" w:hAnsi="Arial" w:cs="Arial"/>
                <w:iCs/>
                <w:sz w:val="22"/>
                <w:szCs w:val="22"/>
              </w:rPr>
              <w:t xml:space="preserve">from bidders, via </w:t>
            </w:r>
            <w:r w:rsidR="006963F9">
              <w:rPr>
                <w:rFonts w:ascii="Arial" w:hAnsi="Arial" w:cs="Arial"/>
                <w:iCs/>
                <w:sz w:val="22"/>
                <w:szCs w:val="22"/>
              </w:rPr>
              <w:t>COMPANY</w:t>
            </w:r>
            <w:r w:rsidR="006426D7">
              <w:rPr>
                <w:rFonts w:ascii="Arial" w:hAnsi="Arial" w:cs="Arial"/>
                <w:iCs/>
                <w:sz w:val="22"/>
                <w:szCs w:val="22"/>
              </w:rPr>
              <w:t xml:space="preserve">, </w:t>
            </w:r>
            <w:r w:rsidR="00C01682">
              <w:rPr>
                <w:rFonts w:ascii="Arial" w:hAnsi="Arial" w:cs="Arial"/>
                <w:iCs/>
                <w:sz w:val="22"/>
                <w:szCs w:val="22"/>
              </w:rPr>
              <w:t xml:space="preserve">and provide answers to the bidders. If any questions </w:t>
            </w:r>
            <w:r w:rsidR="00292310">
              <w:rPr>
                <w:rFonts w:ascii="Arial" w:hAnsi="Arial" w:cs="Arial"/>
                <w:iCs/>
                <w:sz w:val="22"/>
                <w:szCs w:val="22"/>
              </w:rPr>
              <w:t>require</w:t>
            </w:r>
            <w:r w:rsidR="00C01682">
              <w:rPr>
                <w:rFonts w:ascii="Arial" w:hAnsi="Arial" w:cs="Arial"/>
                <w:iCs/>
                <w:sz w:val="22"/>
                <w:szCs w:val="22"/>
              </w:rPr>
              <w:t xml:space="preserve"> </w:t>
            </w:r>
            <w:r w:rsidR="006963F9">
              <w:rPr>
                <w:rFonts w:ascii="Arial" w:hAnsi="Arial" w:cs="Arial"/>
                <w:iCs/>
                <w:sz w:val="22"/>
                <w:szCs w:val="22"/>
              </w:rPr>
              <w:t>COMPANY</w:t>
            </w:r>
            <w:r w:rsidR="00C01682">
              <w:rPr>
                <w:rFonts w:ascii="Arial" w:hAnsi="Arial" w:cs="Arial"/>
                <w:iCs/>
                <w:sz w:val="22"/>
                <w:szCs w:val="22"/>
              </w:rPr>
              <w:t xml:space="preserve"> input, </w:t>
            </w:r>
            <w:r>
              <w:rPr>
                <w:rFonts w:ascii="Arial" w:hAnsi="Arial" w:cs="Arial"/>
                <w:iCs/>
                <w:sz w:val="22"/>
                <w:szCs w:val="22"/>
              </w:rPr>
              <w:t>Supplier</w:t>
            </w:r>
            <w:r w:rsidR="00C01682">
              <w:rPr>
                <w:rFonts w:ascii="Arial" w:hAnsi="Arial" w:cs="Arial"/>
                <w:iCs/>
                <w:sz w:val="22"/>
                <w:szCs w:val="22"/>
              </w:rPr>
              <w:t xml:space="preserve"> will </w:t>
            </w:r>
            <w:r w:rsidR="00510C5C">
              <w:rPr>
                <w:rFonts w:ascii="Arial" w:hAnsi="Arial" w:cs="Arial"/>
                <w:iCs/>
                <w:sz w:val="22"/>
                <w:szCs w:val="22"/>
              </w:rPr>
              <w:t xml:space="preserve">solicit answers from </w:t>
            </w:r>
            <w:r w:rsidR="006963F9">
              <w:rPr>
                <w:rFonts w:ascii="Arial" w:hAnsi="Arial" w:cs="Arial"/>
                <w:iCs/>
                <w:sz w:val="22"/>
                <w:szCs w:val="22"/>
              </w:rPr>
              <w:t>COMPANY</w:t>
            </w:r>
            <w:r w:rsidR="00510C5C">
              <w:rPr>
                <w:rFonts w:ascii="Arial" w:hAnsi="Arial" w:cs="Arial"/>
                <w:iCs/>
                <w:sz w:val="22"/>
                <w:szCs w:val="22"/>
              </w:rPr>
              <w:t xml:space="preserve"> and provide responses to </w:t>
            </w:r>
            <w:r w:rsidR="006963F9">
              <w:rPr>
                <w:rFonts w:ascii="Arial" w:hAnsi="Arial" w:cs="Arial"/>
                <w:iCs/>
                <w:sz w:val="22"/>
                <w:szCs w:val="22"/>
              </w:rPr>
              <w:t>COMPANY</w:t>
            </w:r>
            <w:r w:rsidR="00165925">
              <w:rPr>
                <w:rFonts w:ascii="Arial" w:hAnsi="Arial" w:cs="Arial"/>
                <w:iCs/>
                <w:sz w:val="22"/>
                <w:szCs w:val="22"/>
              </w:rPr>
              <w:t xml:space="preserve"> to be posted in PowerAdvocate</w:t>
            </w:r>
            <w:r w:rsidR="00510C5C">
              <w:rPr>
                <w:rFonts w:ascii="Arial" w:hAnsi="Arial" w:cs="Arial"/>
                <w:iCs/>
                <w:sz w:val="22"/>
                <w:szCs w:val="22"/>
              </w:rPr>
              <w:t>.</w:t>
            </w:r>
          </w:p>
          <w:p w14:paraId="254516F3" w14:textId="371FA932" w:rsidR="0078009D" w:rsidRPr="0078009D" w:rsidRDefault="00E20254" w:rsidP="00EF0258">
            <w:pPr>
              <w:pStyle w:val="Header"/>
              <w:numPr>
                <w:ilvl w:val="2"/>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Supplier</w:t>
            </w:r>
            <w:r w:rsidR="00510C5C">
              <w:rPr>
                <w:rFonts w:ascii="Arial" w:hAnsi="Arial" w:cs="Arial"/>
                <w:iCs/>
                <w:sz w:val="22"/>
                <w:szCs w:val="22"/>
              </w:rPr>
              <w:t xml:space="preserve"> will provide a weighted scoring ma</w:t>
            </w:r>
            <w:r w:rsidR="006D3D2E">
              <w:rPr>
                <w:rFonts w:ascii="Arial" w:hAnsi="Arial" w:cs="Arial"/>
                <w:iCs/>
                <w:sz w:val="22"/>
                <w:szCs w:val="22"/>
              </w:rPr>
              <w:t xml:space="preserve">trix for </w:t>
            </w:r>
            <w:r w:rsidR="006963F9">
              <w:rPr>
                <w:rFonts w:ascii="Arial" w:hAnsi="Arial" w:cs="Arial"/>
                <w:iCs/>
                <w:sz w:val="22"/>
                <w:szCs w:val="22"/>
              </w:rPr>
              <w:t>COMPANY</w:t>
            </w:r>
            <w:r w:rsidR="006D3D2E">
              <w:rPr>
                <w:rFonts w:ascii="Arial" w:hAnsi="Arial" w:cs="Arial"/>
                <w:iCs/>
                <w:sz w:val="22"/>
                <w:szCs w:val="22"/>
              </w:rPr>
              <w:t xml:space="preserve"> to review </w:t>
            </w:r>
            <w:r w:rsidR="00165925">
              <w:rPr>
                <w:rFonts w:ascii="Arial" w:hAnsi="Arial" w:cs="Arial"/>
                <w:iCs/>
                <w:sz w:val="22"/>
                <w:szCs w:val="22"/>
              </w:rPr>
              <w:t xml:space="preserve">and adjust </w:t>
            </w:r>
            <w:r w:rsidR="006D3D2E">
              <w:rPr>
                <w:rFonts w:ascii="Arial" w:hAnsi="Arial" w:cs="Arial"/>
                <w:iCs/>
                <w:sz w:val="22"/>
                <w:szCs w:val="22"/>
              </w:rPr>
              <w:t>the scoring weights</w:t>
            </w:r>
            <w:r w:rsidR="00165925">
              <w:rPr>
                <w:rFonts w:ascii="Arial" w:hAnsi="Arial" w:cs="Arial"/>
                <w:iCs/>
                <w:sz w:val="22"/>
                <w:szCs w:val="22"/>
              </w:rPr>
              <w:t xml:space="preserve"> based on feature importance to </w:t>
            </w:r>
            <w:r w:rsidR="006963F9">
              <w:rPr>
                <w:rFonts w:ascii="Arial" w:hAnsi="Arial" w:cs="Arial"/>
                <w:iCs/>
                <w:sz w:val="22"/>
                <w:szCs w:val="22"/>
              </w:rPr>
              <w:t>COMPANY</w:t>
            </w:r>
            <w:r w:rsidR="006D3D2E">
              <w:rPr>
                <w:rFonts w:ascii="Arial" w:hAnsi="Arial" w:cs="Arial"/>
                <w:iCs/>
                <w:sz w:val="22"/>
                <w:szCs w:val="22"/>
              </w:rPr>
              <w:t xml:space="preserve">. The scoring categories will be determined by the final </w:t>
            </w:r>
            <w:r w:rsidR="007E5422">
              <w:rPr>
                <w:rFonts w:ascii="Arial" w:hAnsi="Arial" w:cs="Arial"/>
                <w:iCs/>
                <w:sz w:val="22"/>
                <w:szCs w:val="22"/>
              </w:rPr>
              <w:t>equipment specification</w:t>
            </w:r>
            <w:r w:rsidR="00A8242C">
              <w:rPr>
                <w:rFonts w:ascii="Arial" w:hAnsi="Arial" w:cs="Arial"/>
                <w:iCs/>
                <w:sz w:val="22"/>
                <w:szCs w:val="22"/>
              </w:rPr>
              <w:t xml:space="preserve"> and ‘high-level’ design</w:t>
            </w:r>
            <w:r w:rsidR="007E5422">
              <w:rPr>
                <w:rFonts w:ascii="Arial" w:hAnsi="Arial" w:cs="Arial"/>
                <w:iCs/>
                <w:sz w:val="22"/>
                <w:szCs w:val="22"/>
              </w:rPr>
              <w:t>.</w:t>
            </w:r>
          </w:p>
          <w:p w14:paraId="6FAAE232" w14:textId="0012BD2E" w:rsidR="00141375" w:rsidRPr="00027C3B" w:rsidRDefault="00E20254" w:rsidP="00027C3B">
            <w:pPr>
              <w:pStyle w:val="Header"/>
              <w:numPr>
                <w:ilvl w:val="2"/>
                <w:numId w:val="27"/>
              </w:numPr>
              <w:tabs>
                <w:tab w:val="clear" w:pos="360"/>
                <w:tab w:val="clear" w:pos="4320"/>
                <w:tab w:val="clear" w:pos="8640"/>
              </w:tabs>
              <w:autoSpaceDE w:val="0"/>
              <w:autoSpaceDN w:val="0"/>
              <w:adjustRightInd w:val="0"/>
              <w:rPr>
                <w:rFonts w:ascii="Arial" w:hAnsi="Arial" w:cs="Arial"/>
                <w:iCs/>
                <w:sz w:val="22"/>
                <w:szCs w:val="22"/>
              </w:rPr>
            </w:pPr>
            <w:r>
              <w:rPr>
                <w:rFonts w:ascii="Arial" w:hAnsi="Arial" w:cs="Arial"/>
                <w:iCs/>
                <w:sz w:val="22"/>
                <w:szCs w:val="22"/>
              </w:rPr>
              <w:t>Supplier</w:t>
            </w:r>
            <w:r w:rsidR="00886932">
              <w:rPr>
                <w:rFonts w:ascii="Arial" w:hAnsi="Arial" w:cs="Arial"/>
                <w:iCs/>
                <w:sz w:val="22"/>
                <w:szCs w:val="22"/>
              </w:rPr>
              <w:t xml:space="preserve"> will evaluate the final RFP responses and submit a written recommendation to </w:t>
            </w:r>
            <w:r w:rsidR="006963F9">
              <w:rPr>
                <w:rFonts w:ascii="Arial" w:hAnsi="Arial" w:cs="Arial"/>
                <w:iCs/>
                <w:sz w:val="22"/>
                <w:szCs w:val="22"/>
              </w:rPr>
              <w:t>COMPANY</w:t>
            </w:r>
            <w:r w:rsidR="00886932">
              <w:rPr>
                <w:rFonts w:ascii="Arial" w:hAnsi="Arial" w:cs="Arial"/>
                <w:iCs/>
                <w:sz w:val="22"/>
                <w:szCs w:val="22"/>
              </w:rPr>
              <w:t xml:space="preserve"> indicating </w:t>
            </w:r>
            <w:r w:rsidR="007D1CCD">
              <w:rPr>
                <w:rFonts w:ascii="Arial" w:hAnsi="Arial" w:cs="Arial"/>
                <w:iCs/>
                <w:sz w:val="22"/>
                <w:szCs w:val="22"/>
              </w:rPr>
              <w:t xml:space="preserve">which vendor scored the </w:t>
            </w:r>
            <w:r w:rsidR="00B77E49">
              <w:rPr>
                <w:rFonts w:ascii="Arial" w:hAnsi="Arial" w:cs="Arial"/>
                <w:iCs/>
                <w:sz w:val="22"/>
                <w:szCs w:val="22"/>
              </w:rPr>
              <w:t>highest</w:t>
            </w:r>
            <w:r w:rsidR="007D1CCD">
              <w:rPr>
                <w:rFonts w:ascii="Arial" w:hAnsi="Arial" w:cs="Arial"/>
                <w:iCs/>
                <w:sz w:val="22"/>
                <w:szCs w:val="22"/>
              </w:rPr>
              <w:t xml:space="preserve"> based on the </w:t>
            </w:r>
            <w:r w:rsidR="00165925">
              <w:rPr>
                <w:rFonts w:ascii="Arial" w:hAnsi="Arial" w:cs="Arial"/>
                <w:iCs/>
                <w:sz w:val="22"/>
                <w:szCs w:val="22"/>
              </w:rPr>
              <w:t xml:space="preserve">weighted </w:t>
            </w:r>
            <w:r w:rsidR="007D1CCD">
              <w:rPr>
                <w:rFonts w:ascii="Arial" w:hAnsi="Arial" w:cs="Arial"/>
                <w:iCs/>
                <w:sz w:val="22"/>
                <w:szCs w:val="22"/>
              </w:rPr>
              <w:t xml:space="preserve">score matrix, </w:t>
            </w:r>
            <w:r w:rsidR="00292310">
              <w:rPr>
                <w:rFonts w:ascii="Arial" w:hAnsi="Arial" w:cs="Arial"/>
                <w:iCs/>
                <w:sz w:val="22"/>
                <w:szCs w:val="22"/>
              </w:rPr>
              <w:t>as well as</w:t>
            </w:r>
            <w:r w:rsidR="007D1CCD">
              <w:rPr>
                <w:rFonts w:ascii="Arial" w:hAnsi="Arial" w:cs="Arial"/>
                <w:iCs/>
                <w:sz w:val="22"/>
                <w:szCs w:val="22"/>
              </w:rPr>
              <w:t xml:space="preserve"> </w:t>
            </w:r>
            <w:r w:rsidR="00165925">
              <w:rPr>
                <w:rFonts w:ascii="Arial" w:hAnsi="Arial" w:cs="Arial"/>
                <w:iCs/>
                <w:sz w:val="22"/>
                <w:szCs w:val="22"/>
              </w:rPr>
              <w:t xml:space="preserve">any </w:t>
            </w:r>
            <w:r w:rsidR="007D1CCD">
              <w:rPr>
                <w:rFonts w:ascii="Arial" w:hAnsi="Arial" w:cs="Arial"/>
                <w:iCs/>
                <w:sz w:val="22"/>
                <w:szCs w:val="22"/>
              </w:rPr>
              <w:t xml:space="preserve">additional </w:t>
            </w:r>
            <w:r w:rsidR="006B0FFC">
              <w:rPr>
                <w:rFonts w:ascii="Arial" w:hAnsi="Arial" w:cs="Arial"/>
                <w:iCs/>
                <w:sz w:val="22"/>
                <w:szCs w:val="22"/>
              </w:rPr>
              <w:t>information</w:t>
            </w:r>
            <w:r w:rsidR="007D1CCD">
              <w:rPr>
                <w:rFonts w:ascii="Arial" w:hAnsi="Arial" w:cs="Arial"/>
                <w:iCs/>
                <w:sz w:val="22"/>
                <w:szCs w:val="22"/>
              </w:rPr>
              <w:t xml:space="preserve"> based on </w:t>
            </w:r>
            <w:r>
              <w:rPr>
                <w:rFonts w:ascii="Arial" w:hAnsi="Arial" w:cs="Arial"/>
                <w:iCs/>
                <w:sz w:val="22"/>
                <w:szCs w:val="22"/>
              </w:rPr>
              <w:t>Supplier</w:t>
            </w:r>
            <w:r w:rsidR="007D1CCD">
              <w:rPr>
                <w:rFonts w:ascii="Arial" w:hAnsi="Arial" w:cs="Arial"/>
                <w:iCs/>
                <w:sz w:val="22"/>
                <w:szCs w:val="22"/>
              </w:rPr>
              <w:t xml:space="preserve"> experience working with the </w:t>
            </w:r>
            <w:r w:rsidR="00B77E49">
              <w:rPr>
                <w:rFonts w:ascii="Arial" w:hAnsi="Arial" w:cs="Arial"/>
                <w:iCs/>
                <w:sz w:val="22"/>
                <w:szCs w:val="22"/>
              </w:rPr>
              <w:t>vendor and/or product.</w:t>
            </w:r>
          </w:p>
          <w:p w14:paraId="6271545F" w14:textId="17714684" w:rsidR="00CD52FF" w:rsidRPr="00EF0258" w:rsidRDefault="0078009D" w:rsidP="00EF0258">
            <w:pPr>
              <w:pStyle w:val="Header"/>
              <w:numPr>
                <w:ilvl w:val="3"/>
                <w:numId w:val="27"/>
              </w:numPr>
              <w:tabs>
                <w:tab w:val="clear" w:pos="360"/>
                <w:tab w:val="clear" w:pos="4320"/>
                <w:tab w:val="clear" w:pos="8640"/>
              </w:tabs>
              <w:autoSpaceDE w:val="0"/>
              <w:autoSpaceDN w:val="0"/>
              <w:adjustRightInd w:val="0"/>
              <w:rPr>
                <w:rFonts w:ascii="Arial" w:hAnsi="Arial" w:cs="Arial"/>
                <w:iCs/>
                <w:sz w:val="22"/>
                <w:szCs w:val="22"/>
              </w:rPr>
            </w:pPr>
            <w:r w:rsidRPr="0078009D">
              <w:rPr>
                <w:rFonts w:ascii="Arial" w:hAnsi="Arial" w:cs="Arial"/>
                <w:iCs/>
                <w:sz w:val="22"/>
                <w:szCs w:val="22"/>
              </w:rPr>
              <w:t xml:space="preserve">Equipment vendor selection </w:t>
            </w:r>
            <w:r>
              <w:rPr>
                <w:rFonts w:ascii="Arial" w:hAnsi="Arial" w:cs="Arial"/>
                <w:iCs/>
                <w:sz w:val="22"/>
                <w:szCs w:val="22"/>
              </w:rPr>
              <w:t xml:space="preserve">will be </w:t>
            </w:r>
            <w:r w:rsidRPr="0078009D">
              <w:rPr>
                <w:rFonts w:ascii="Arial" w:hAnsi="Arial" w:cs="Arial"/>
                <w:iCs/>
                <w:sz w:val="22"/>
                <w:szCs w:val="22"/>
              </w:rPr>
              <w:t>capable of providing MPLS capable hardware for the transport network.</w:t>
            </w:r>
          </w:p>
        </w:tc>
      </w:tr>
      <w:tr w:rsidR="00985E68" w:rsidRPr="00F230E3" w14:paraId="62715464" w14:textId="77777777" w:rsidTr="00CA0091">
        <w:tc>
          <w:tcPr>
            <w:tcW w:w="9468" w:type="dxa"/>
            <w:shd w:val="clear" w:color="auto" w:fill="auto"/>
          </w:tcPr>
          <w:p w14:paraId="10C1FA91" w14:textId="46E7EE1D" w:rsidR="00985E68" w:rsidRDefault="007739B1" w:rsidP="00615122">
            <w:pPr>
              <w:pStyle w:val="BodyText"/>
              <w:numPr>
                <w:ilvl w:val="0"/>
                <w:numId w:val="27"/>
              </w:numPr>
              <w:rPr>
                <w:rFonts w:ascii="Arial" w:hAnsi="Arial" w:cs="Arial"/>
                <w:i w:val="0"/>
                <w:sz w:val="22"/>
                <w:szCs w:val="22"/>
              </w:rPr>
            </w:pPr>
            <w:permStart w:id="2001956527" w:edGrp="everyone" w:colFirst="0" w:colLast="0"/>
            <w:permEnd w:id="1056862049"/>
            <w:r>
              <w:rPr>
                <w:rFonts w:ascii="Arial" w:hAnsi="Arial" w:cs="Arial"/>
                <w:i w:val="0"/>
                <w:sz w:val="22"/>
                <w:szCs w:val="22"/>
              </w:rPr>
              <w:lastRenderedPageBreak/>
              <w:t xml:space="preserve">Project Management work efforts will abide by the </w:t>
            </w:r>
            <w:r w:rsidR="006963F9">
              <w:rPr>
                <w:rFonts w:ascii="Arial" w:hAnsi="Arial" w:cs="Arial"/>
                <w:i w:val="0"/>
                <w:sz w:val="22"/>
                <w:szCs w:val="22"/>
              </w:rPr>
              <w:t>COMPANY</w:t>
            </w:r>
            <w:r>
              <w:rPr>
                <w:rFonts w:ascii="Arial" w:hAnsi="Arial" w:cs="Arial"/>
                <w:i w:val="0"/>
                <w:sz w:val="22"/>
                <w:szCs w:val="22"/>
              </w:rPr>
              <w:t xml:space="preserve"> CMMI project deliverables</w:t>
            </w:r>
            <w:r w:rsidR="0048781E">
              <w:rPr>
                <w:rFonts w:ascii="Arial" w:hAnsi="Arial" w:cs="Arial"/>
                <w:i w:val="0"/>
                <w:sz w:val="22"/>
                <w:szCs w:val="22"/>
              </w:rPr>
              <w:t>.</w:t>
            </w:r>
          </w:p>
          <w:p w14:paraId="7482315D" w14:textId="19F9032D" w:rsidR="005F4AC9" w:rsidRDefault="00E20254" w:rsidP="00615122">
            <w:pPr>
              <w:pStyle w:val="BodyText"/>
              <w:numPr>
                <w:ilvl w:val="1"/>
                <w:numId w:val="27"/>
              </w:numPr>
              <w:rPr>
                <w:rFonts w:ascii="Arial" w:hAnsi="Arial" w:cs="Arial"/>
                <w:i w:val="0"/>
                <w:sz w:val="22"/>
                <w:szCs w:val="22"/>
              </w:rPr>
            </w:pPr>
            <w:r>
              <w:rPr>
                <w:rFonts w:ascii="Arial" w:hAnsi="Arial" w:cs="Arial"/>
                <w:i w:val="0"/>
                <w:sz w:val="22"/>
                <w:szCs w:val="22"/>
              </w:rPr>
              <w:t>Supplier</w:t>
            </w:r>
            <w:r w:rsidR="00305B7B">
              <w:rPr>
                <w:rFonts w:ascii="Arial" w:hAnsi="Arial" w:cs="Arial"/>
                <w:i w:val="0"/>
                <w:sz w:val="22"/>
                <w:szCs w:val="22"/>
              </w:rPr>
              <w:t xml:space="preserve"> and </w:t>
            </w:r>
            <w:r w:rsidR="006963F9">
              <w:rPr>
                <w:rFonts w:ascii="Arial" w:hAnsi="Arial" w:cs="Arial"/>
                <w:i w:val="0"/>
                <w:sz w:val="22"/>
                <w:szCs w:val="22"/>
              </w:rPr>
              <w:t>COMPANY</w:t>
            </w:r>
            <w:r w:rsidR="00305B7B">
              <w:rPr>
                <w:rFonts w:ascii="Arial" w:hAnsi="Arial" w:cs="Arial"/>
                <w:i w:val="0"/>
                <w:sz w:val="22"/>
                <w:szCs w:val="22"/>
              </w:rPr>
              <w:t xml:space="preserve"> will complete the equipment vendor RFP process and </w:t>
            </w:r>
            <w:r w:rsidR="006963F9">
              <w:rPr>
                <w:rFonts w:ascii="Arial" w:hAnsi="Arial" w:cs="Arial"/>
                <w:i w:val="0"/>
                <w:sz w:val="22"/>
                <w:szCs w:val="22"/>
              </w:rPr>
              <w:t>COMPANY</w:t>
            </w:r>
            <w:r w:rsidR="00305B7B">
              <w:rPr>
                <w:rFonts w:ascii="Arial" w:hAnsi="Arial" w:cs="Arial"/>
                <w:i w:val="0"/>
                <w:sz w:val="22"/>
                <w:szCs w:val="22"/>
              </w:rPr>
              <w:t xml:space="preserve"> will contract with the </w:t>
            </w:r>
            <w:r w:rsidR="005F4AC9">
              <w:rPr>
                <w:rFonts w:ascii="Arial" w:hAnsi="Arial" w:cs="Arial"/>
                <w:i w:val="0"/>
                <w:sz w:val="22"/>
                <w:szCs w:val="22"/>
              </w:rPr>
              <w:t>network equipment vendor or reseller.</w:t>
            </w:r>
          </w:p>
          <w:p w14:paraId="155E1499" w14:textId="4EBF612D" w:rsidR="00042A57" w:rsidRDefault="00E20254" w:rsidP="00615122">
            <w:pPr>
              <w:pStyle w:val="BodyText"/>
              <w:numPr>
                <w:ilvl w:val="1"/>
                <w:numId w:val="27"/>
              </w:numPr>
              <w:rPr>
                <w:rFonts w:ascii="Arial" w:hAnsi="Arial" w:cs="Arial"/>
                <w:i w:val="0"/>
                <w:sz w:val="22"/>
                <w:szCs w:val="22"/>
              </w:rPr>
            </w:pPr>
            <w:r>
              <w:rPr>
                <w:rFonts w:ascii="Arial" w:hAnsi="Arial" w:cs="Arial"/>
                <w:i w:val="0"/>
                <w:sz w:val="22"/>
                <w:szCs w:val="22"/>
              </w:rPr>
              <w:t>Supplier</w:t>
            </w:r>
            <w:r w:rsidR="00042A57">
              <w:rPr>
                <w:rFonts w:ascii="Arial" w:hAnsi="Arial" w:cs="Arial"/>
                <w:i w:val="0"/>
                <w:sz w:val="22"/>
                <w:szCs w:val="22"/>
              </w:rPr>
              <w:t xml:space="preserve"> </w:t>
            </w:r>
            <w:r w:rsidR="00C06359">
              <w:rPr>
                <w:rFonts w:ascii="Arial" w:hAnsi="Arial" w:cs="Arial"/>
                <w:i w:val="0"/>
                <w:sz w:val="22"/>
                <w:szCs w:val="22"/>
              </w:rPr>
              <w:t xml:space="preserve">will host a weekly meeting with the </w:t>
            </w:r>
            <w:r w:rsidR="006963F9">
              <w:rPr>
                <w:rFonts w:ascii="Arial" w:hAnsi="Arial" w:cs="Arial"/>
                <w:i w:val="0"/>
                <w:sz w:val="22"/>
                <w:szCs w:val="22"/>
              </w:rPr>
              <w:t>COMPANY</w:t>
            </w:r>
            <w:r w:rsidR="00C06359">
              <w:rPr>
                <w:rFonts w:ascii="Arial" w:hAnsi="Arial" w:cs="Arial"/>
                <w:i w:val="0"/>
                <w:sz w:val="22"/>
                <w:szCs w:val="22"/>
              </w:rPr>
              <w:t xml:space="preserve"> selected vendor or reseller to </w:t>
            </w:r>
            <w:r w:rsidR="00FF7A8B">
              <w:rPr>
                <w:rFonts w:ascii="Arial" w:hAnsi="Arial" w:cs="Arial"/>
                <w:i w:val="0"/>
                <w:sz w:val="22"/>
                <w:szCs w:val="22"/>
              </w:rPr>
              <w:t xml:space="preserve">understand status on pre-construction deliverables </w:t>
            </w:r>
            <w:r w:rsidR="00071D15">
              <w:rPr>
                <w:rFonts w:ascii="Arial" w:hAnsi="Arial" w:cs="Arial"/>
                <w:i w:val="0"/>
                <w:sz w:val="22"/>
                <w:szCs w:val="22"/>
              </w:rPr>
              <w:t>including</w:t>
            </w:r>
            <w:r w:rsidR="00FF7A8B">
              <w:rPr>
                <w:rFonts w:ascii="Arial" w:hAnsi="Arial" w:cs="Arial"/>
                <w:i w:val="0"/>
                <w:sz w:val="22"/>
                <w:szCs w:val="22"/>
              </w:rPr>
              <w:t xml:space="preserve"> low-level design documents, and staging test plan and staging test.</w:t>
            </w:r>
          </w:p>
          <w:p w14:paraId="7198F606" w14:textId="5640DF7B" w:rsidR="00071D15" w:rsidRDefault="00E20254" w:rsidP="00615122">
            <w:pPr>
              <w:pStyle w:val="BodyText"/>
              <w:numPr>
                <w:ilvl w:val="1"/>
                <w:numId w:val="27"/>
              </w:numPr>
              <w:rPr>
                <w:rFonts w:ascii="Arial" w:hAnsi="Arial" w:cs="Arial"/>
                <w:i w:val="0"/>
                <w:sz w:val="22"/>
                <w:szCs w:val="22"/>
              </w:rPr>
            </w:pPr>
            <w:r>
              <w:rPr>
                <w:rFonts w:ascii="Arial" w:hAnsi="Arial" w:cs="Arial"/>
                <w:i w:val="0"/>
                <w:sz w:val="22"/>
                <w:szCs w:val="22"/>
              </w:rPr>
              <w:t>Supplier</w:t>
            </w:r>
            <w:r w:rsidR="00071D15">
              <w:rPr>
                <w:rFonts w:ascii="Arial" w:hAnsi="Arial" w:cs="Arial"/>
                <w:i w:val="0"/>
                <w:sz w:val="22"/>
                <w:szCs w:val="22"/>
              </w:rPr>
              <w:t xml:space="preserve"> will be recording meeting minutes during the calls and </w:t>
            </w:r>
            <w:r w:rsidR="007423AE">
              <w:rPr>
                <w:rFonts w:ascii="Arial" w:hAnsi="Arial" w:cs="Arial"/>
                <w:i w:val="0"/>
                <w:sz w:val="22"/>
                <w:szCs w:val="22"/>
              </w:rPr>
              <w:t>submitting them</w:t>
            </w:r>
            <w:r w:rsidR="00071D15">
              <w:rPr>
                <w:rFonts w:ascii="Arial" w:hAnsi="Arial" w:cs="Arial"/>
                <w:i w:val="0"/>
                <w:sz w:val="22"/>
                <w:szCs w:val="22"/>
              </w:rPr>
              <w:t xml:space="preserve"> for </w:t>
            </w:r>
            <w:r w:rsidR="006963F9">
              <w:rPr>
                <w:rFonts w:ascii="Arial" w:hAnsi="Arial" w:cs="Arial"/>
                <w:i w:val="0"/>
                <w:sz w:val="22"/>
                <w:szCs w:val="22"/>
              </w:rPr>
              <w:t>COMPANY</w:t>
            </w:r>
            <w:r w:rsidR="00071D15">
              <w:rPr>
                <w:rFonts w:ascii="Arial" w:hAnsi="Arial" w:cs="Arial"/>
                <w:i w:val="0"/>
                <w:sz w:val="22"/>
                <w:szCs w:val="22"/>
              </w:rPr>
              <w:t xml:space="preserve"> review.</w:t>
            </w:r>
          </w:p>
          <w:p w14:paraId="4930797F" w14:textId="18B4A5DF" w:rsidR="00071D15" w:rsidRDefault="00E20254" w:rsidP="00615122">
            <w:pPr>
              <w:pStyle w:val="BodyText"/>
              <w:numPr>
                <w:ilvl w:val="1"/>
                <w:numId w:val="27"/>
              </w:numPr>
              <w:rPr>
                <w:rFonts w:ascii="Arial" w:hAnsi="Arial" w:cs="Arial"/>
                <w:i w:val="0"/>
                <w:sz w:val="22"/>
                <w:szCs w:val="22"/>
              </w:rPr>
            </w:pPr>
            <w:r>
              <w:rPr>
                <w:rFonts w:ascii="Arial" w:hAnsi="Arial" w:cs="Arial"/>
                <w:i w:val="0"/>
                <w:sz w:val="22"/>
                <w:szCs w:val="22"/>
              </w:rPr>
              <w:t>Supplier</w:t>
            </w:r>
            <w:r w:rsidR="003B0FCD">
              <w:rPr>
                <w:rFonts w:ascii="Arial" w:hAnsi="Arial" w:cs="Arial"/>
                <w:i w:val="0"/>
                <w:sz w:val="22"/>
                <w:szCs w:val="22"/>
              </w:rPr>
              <w:t xml:space="preserve"> will update the project schedule monthly and submit the updated schedule for </w:t>
            </w:r>
            <w:r w:rsidR="006963F9">
              <w:rPr>
                <w:rFonts w:ascii="Arial" w:hAnsi="Arial" w:cs="Arial"/>
                <w:i w:val="0"/>
                <w:sz w:val="22"/>
                <w:szCs w:val="22"/>
              </w:rPr>
              <w:t>COMPANY</w:t>
            </w:r>
            <w:r w:rsidR="003B0FCD">
              <w:rPr>
                <w:rFonts w:ascii="Arial" w:hAnsi="Arial" w:cs="Arial"/>
                <w:i w:val="0"/>
                <w:sz w:val="22"/>
                <w:szCs w:val="22"/>
              </w:rPr>
              <w:t xml:space="preserve"> review.</w:t>
            </w:r>
          </w:p>
          <w:p w14:paraId="62715463" w14:textId="34622468" w:rsidR="003B0FCD" w:rsidRPr="00B34C6E" w:rsidRDefault="00E20254" w:rsidP="00615122">
            <w:pPr>
              <w:pStyle w:val="BodyText"/>
              <w:numPr>
                <w:ilvl w:val="1"/>
                <w:numId w:val="27"/>
              </w:numPr>
              <w:rPr>
                <w:rFonts w:ascii="Arial" w:hAnsi="Arial" w:cs="Arial"/>
                <w:i w:val="0"/>
                <w:sz w:val="22"/>
                <w:szCs w:val="22"/>
              </w:rPr>
            </w:pPr>
            <w:r>
              <w:rPr>
                <w:rFonts w:ascii="Arial" w:hAnsi="Arial" w:cs="Arial"/>
                <w:i w:val="0"/>
                <w:sz w:val="22"/>
                <w:szCs w:val="22"/>
              </w:rPr>
              <w:t>Supplier</w:t>
            </w:r>
            <w:r w:rsidR="003950B5">
              <w:rPr>
                <w:rFonts w:ascii="Arial" w:hAnsi="Arial" w:cs="Arial"/>
                <w:i w:val="0"/>
                <w:sz w:val="22"/>
                <w:szCs w:val="22"/>
              </w:rPr>
              <w:t xml:space="preserve"> will create and maintain a project contact list that includes key stakeholders for both the vendor and </w:t>
            </w:r>
            <w:r w:rsidR="006963F9">
              <w:rPr>
                <w:rFonts w:ascii="Arial" w:hAnsi="Arial" w:cs="Arial"/>
                <w:i w:val="0"/>
                <w:sz w:val="22"/>
                <w:szCs w:val="22"/>
              </w:rPr>
              <w:t>COMPANY</w:t>
            </w:r>
            <w:r w:rsidR="003950B5">
              <w:rPr>
                <w:rFonts w:ascii="Arial" w:hAnsi="Arial" w:cs="Arial"/>
                <w:i w:val="0"/>
                <w:sz w:val="22"/>
                <w:szCs w:val="22"/>
              </w:rPr>
              <w:t>.</w:t>
            </w:r>
          </w:p>
        </w:tc>
      </w:tr>
    </w:tbl>
    <w:p w14:paraId="62715468" w14:textId="77777777" w:rsidR="00C84D00" w:rsidRPr="00F230E3" w:rsidRDefault="00C84D00" w:rsidP="008229A0">
      <w:pPr>
        <w:pStyle w:val="BodyText"/>
        <w:rPr>
          <w:rFonts w:ascii="Arial" w:hAnsi="Arial" w:cs="Arial"/>
          <w:i w:val="0"/>
          <w:sz w:val="22"/>
          <w:szCs w:val="22"/>
        </w:rPr>
      </w:pPr>
      <w:permStart w:id="1423787327" w:edGrp="everyone"/>
      <w:permEnd w:id="2001956527"/>
      <w:permEnd w:id="1423787327"/>
    </w:p>
    <w:p w14:paraId="62715469" w14:textId="77777777" w:rsidR="004441F0" w:rsidRPr="00F230E3" w:rsidRDefault="004441F0">
      <w:pPr>
        <w:pStyle w:val="BodyText"/>
        <w:rPr>
          <w:rFonts w:ascii="Arial" w:hAnsi="Arial" w:cs="Arial"/>
          <w:i w:val="0"/>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6F4B46" w:rsidRPr="00F230E3" w14:paraId="6271546B" w14:textId="77777777" w:rsidTr="000D1B60">
        <w:trPr>
          <w:cantSplit/>
          <w:tblHeader/>
        </w:trPr>
        <w:tc>
          <w:tcPr>
            <w:tcW w:w="9450" w:type="dxa"/>
            <w:shd w:val="clear" w:color="auto" w:fill="auto"/>
          </w:tcPr>
          <w:p w14:paraId="6271546A" w14:textId="77777777" w:rsidR="006F4B46" w:rsidRPr="00F230E3" w:rsidRDefault="00A13777" w:rsidP="00A13777">
            <w:pPr>
              <w:tabs>
                <w:tab w:val="clear" w:pos="360"/>
              </w:tabs>
              <w:jc w:val="center"/>
              <w:rPr>
                <w:rFonts w:ascii="Arial" w:hAnsi="Arial" w:cs="Arial"/>
                <w:b/>
                <w:sz w:val="22"/>
                <w:szCs w:val="22"/>
              </w:rPr>
            </w:pPr>
            <w:r>
              <w:rPr>
                <w:rFonts w:ascii="Arial" w:hAnsi="Arial" w:cs="Arial"/>
                <w:b/>
                <w:sz w:val="22"/>
                <w:szCs w:val="22"/>
              </w:rPr>
              <w:lastRenderedPageBreak/>
              <w:t xml:space="preserve">Project </w:t>
            </w:r>
            <w:r w:rsidR="002F3EFE" w:rsidRPr="00F230E3">
              <w:rPr>
                <w:rFonts w:ascii="Arial" w:hAnsi="Arial" w:cs="Arial"/>
                <w:b/>
                <w:sz w:val="22"/>
                <w:szCs w:val="22"/>
              </w:rPr>
              <w:t xml:space="preserve">Requirements </w:t>
            </w:r>
            <w:r>
              <w:rPr>
                <w:rFonts w:ascii="Arial" w:hAnsi="Arial" w:cs="Arial"/>
                <w:b/>
                <w:sz w:val="22"/>
                <w:szCs w:val="22"/>
              </w:rPr>
              <w:t xml:space="preserve">and activities </w:t>
            </w:r>
            <w:r w:rsidR="00B70630">
              <w:rPr>
                <w:rFonts w:ascii="Arial" w:hAnsi="Arial" w:cs="Arial"/>
                <w:b/>
                <w:sz w:val="22"/>
                <w:szCs w:val="22"/>
              </w:rPr>
              <w:t>O</w:t>
            </w:r>
            <w:r w:rsidR="00985E68" w:rsidRPr="00F230E3">
              <w:rPr>
                <w:rFonts w:ascii="Arial" w:hAnsi="Arial" w:cs="Arial"/>
                <w:b/>
                <w:sz w:val="22"/>
                <w:szCs w:val="22"/>
              </w:rPr>
              <w:t>ut of</w:t>
            </w:r>
            <w:r w:rsidR="002F3EFE" w:rsidRPr="00F230E3">
              <w:rPr>
                <w:rFonts w:ascii="Arial" w:hAnsi="Arial" w:cs="Arial"/>
                <w:b/>
                <w:sz w:val="22"/>
                <w:szCs w:val="22"/>
              </w:rPr>
              <w:t xml:space="preserve"> </w:t>
            </w:r>
            <w:r w:rsidR="006F4B46" w:rsidRPr="00F230E3">
              <w:rPr>
                <w:rFonts w:ascii="Arial" w:hAnsi="Arial" w:cs="Arial"/>
                <w:b/>
                <w:sz w:val="22"/>
                <w:szCs w:val="22"/>
              </w:rPr>
              <w:t xml:space="preserve">Scope of this </w:t>
            </w:r>
            <w:r w:rsidR="00C612D2" w:rsidRPr="00F230E3">
              <w:rPr>
                <w:rFonts w:ascii="Arial" w:hAnsi="Arial" w:cs="Arial"/>
                <w:b/>
                <w:sz w:val="22"/>
                <w:szCs w:val="22"/>
              </w:rPr>
              <w:t>SOW</w:t>
            </w:r>
          </w:p>
        </w:tc>
      </w:tr>
      <w:tr w:rsidR="00985E68" w:rsidRPr="00F230E3" w14:paraId="6271546D" w14:textId="77777777" w:rsidTr="000D1B60">
        <w:trPr>
          <w:cantSplit/>
          <w:tblHeader/>
        </w:trPr>
        <w:tc>
          <w:tcPr>
            <w:tcW w:w="9450" w:type="dxa"/>
            <w:shd w:val="clear" w:color="auto" w:fill="auto"/>
          </w:tcPr>
          <w:p w14:paraId="6271546C" w14:textId="762228E2" w:rsidR="00985E68" w:rsidRPr="00584351" w:rsidRDefault="0016701E" w:rsidP="0016701E">
            <w:pPr>
              <w:pStyle w:val="Header"/>
              <w:numPr>
                <w:ilvl w:val="0"/>
                <w:numId w:val="26"/>
              </w:numPr>
              <w:tabs>
                <w:tab w:val="clear" w:pos="4320"/>
                <w:tab w:val="clear" w:pos="8640"/>
              </w:tabs>
              <w:autoSpaceDE w:val="0"/>
              <w:autoSpaceDN w:val="0"/>
              <w:adjustRightInd w:val="0"/>
              <w:rPr>
                <w:rFonts w:ascii="Arial" w:hAnsi="Arial" w:cs="Arial"/>
                <w:iCs/>
                <w:sz w:val="22"/>
                <w:szCs w:val="22"/>
              </w:rPr>
            </w:pPr>
            <w:permStart w:id="349729242" w:edGrp="everyone"/>
            <w:r w:rsidRPr="00584351">
              <w:rPr>
                <w:rFonts w:ascii="Arial" w:hAnsi="Arial" w:cs="Arial"/>
                <w:iCs/>
                <w:sz w:val="22"/>
                <w:szCs w:val="22"/>
              </w:rPr>
              <w:t xml:space="preserve">Any fiber additions/replacements  will not be required </w:t>
            </w:r>
          </w:p>
        </w:tc>
      </w:tr>
      <w:tr w:rsidR="00985E68" w:rsidRPr="00F230E3" w14:paraId="6271546F" w14:textId="77777777" w:rsidTr="000D1B60">
        <w:trPr>
          <w:cantSplit/>
          <w:tblHeader/>
        </w:trPr>
        <w:tc>
          <w:tcPr>
            <w:tcW w:w="9450" w:type="dxa"/>
            <w:shd w:val="clear" w:color="auto" w:fill="auto"/>
          </w:tcPr>
          <w:p w14:paraId="6271546E" w14:textId="0339C3FC" w:rsidR="00985E68" w:rsidRPr="0016701E" w:rsidRDefault="0016701E" w:rsidP="0016701E">
            <w:pPr>
              <w:pStyle w:val="Header"/>
              <w:numPr>
                <w:ilvl w:val="0"/>
                <w:numId w:val="26"/>
              </w:numPr>
              <w:tabs>
                <w:tab w:val="clear" w:pos="4320"/>
                <w:tab w:val="clear" w:pos="8640"/>
              </w:tabs>
              <w:autoSpaceDE w:val="0"/>
              <w:autoSpaceDN w:val="0"/>
              <w:adjustRightInd w:val="0"/>
              <w:rPr>
                <w:rFonts w:ascii="Arial" w:hAnsi="Arial" w:cs="Arial"/>
                <w:iCs/>
                <w:sz w:val="22"/>
                <w:szCs w:val="22"/>
              </w:rPr>
            </w:pPr>
            <w:permStart w:id="681074601" w:edGrp="everyone"/>
            <w:permEnd w:id="349729242"/>
            <w:r>
              <w:rPr>
                <w:rFonts w:ascii="Arial" w:hAnsi="Arial" w:cs="Arial"/>
                <w:iCs/>
                <w:sz w:val="22"/>
                <w:szCs w:val="22"/>
              </w:rPr>
              <w:t xml:space="preserve">Assumed the low level design for the implementation with the existing fiber will be conducted with the assistance of the newly selected ‘equipment vendor’  </w:t>
            </w:r>
          </w:p>
        </w:tc>
      </w:tr>
      <w:permEnd w:id="681074601"/>
      <w:tr w:rsidR="00985E68" w:rsidRPr="00F230E3" w14:paraId="62715471" w14:textId="77777777" w:rsidTr="000D1B60">
        <w:trPr>
          <w:cantSplit/>
          <w:tblHeader/>
        </w:trPr>
        <w:tc>
          <w:tcPr>
            <w:tcW w:w="9450" w:type="dxa"/>
            <w:shd w:val="clear" w:color="auto" w:fill="auto"/>
          </w:tcPr>
          <w:p w14:paraId="62715470" w14:textId="77777777" w:rsidR="00985E68" w:rsidRPr="00F230E3" w:rsidRDefault="00985E68" w:rsidP="00985E68">
            <w:pPr>
              <w:tabs>
                <w:tab w:val="clear" w:pos="360"/>
              </w:tabs>
              <w:rPr>
                <w:rFonts w:ascii="Arial" w:hAnsi="Arial" w:cs="Arial"/>
                <w:sz w:val="22"/>
                <w:szCs w:val="22"/>
              </w:rPr>
            </w:pPr>
          </w:p>
        </w:tc>
      </w:tr>
    </w:tbl>
    <w:p w14:paraId="62715472" w14:textId="77777777" w:rsidR="006F4B46" w:rsidRPr="00F230E3" w:rsidRDefault="006F4B46">
      <w:pPr>
        <w:rPr>
          <w:rFonts w:ascii="Arial" w:hAnsi="Arial" w:cs="Arial"/>
          <w:sz w:val="22"/>
          <w:szCs w:val="22"/>
        </w:rPr>
      </w:pPr>
    </w:p>
    <w:p w14:paraId="62715473" w14:textId="77777777" w:rsidR="004441F0" w:rsidRPr="00F230E3" w:rsidRDefault="004441F0">
      <w:pPr>
        <w:rPr>
          <w:rFonts w:ascii="Arial" w:hAnsi="Arial" w:cs="Arial"/>
          <w:sz w:val="22"/>
          <w:szCs w:val="22"/>
        </w:rPr>
      </w:pPr>
    </w:p>
    <w:p w14:paraId="62715474" w14:textId="77777777" w:rsidR="00985E68" w:rsidRPr="00F230E3" w:rsidRDefault="00985E68">
      <w:pPr>
        <w:rPr>
          <w:rFonts w:ascii="Arial" w:hAnsi="Arial" w:cs="Arial"/>
          <w:sz w:val="22"/>
          <w:szCs w:val="22"/>
        </w:rPr>
      </w:pPr>
    </w:p>
    <w:p w14:paraId="62715475" w14:textId="77777777" w:rsidR="004441F0" w:rsidRPr="00F230E3" w:rsidRDefault="004441F0">
      <w:pPr>
        <w:rPr>
          <w:rFonts w:ascii="Arial" w:hAnsi="Arial" w:cs="Arial"/>
          <w:sz w:val="22"/>
          <w:szCs w:val="22"/>
        </w:rPr>
      </w:pPr>
    </w:p>
    <w:p w14:paraId="62715476" w14:textId="77777777" w:rsidR="004441F0" w:rsidRPr="00F230E3" w:rsidRDefault="004441F0">
      <w:pPr>
        <w:rPr>
          <w:rFonts w:ascii="Arial" w:hAnsi="Arial" w:cs="Arial"/>
          <w:sz w:val="22"/>
          <w:szCs w:val="22"/>
        </w:rPr>
      </w:pPr>
    </w:p>
    <w:p w14:paraId="62715477" w14:textId="77777777" w:rsidR="004441F0" w:rsidRPr="00F230E3" w:rsidRDefault="004441F0">
      <w:pPr>
        <w:rPr>
          <w:rFonts w:ascii="Arial" w:hAnsi="Arial" w:cs="Arial"/>
          <w:sz w:val="22"/>
          <w:szCs w:val="22"/>
        </w:rPr>
      </w:pPr>
    </w:p>
    <w:p w14:paraId="62715478" w14:textId="77777777" w:rsidR="006F4B46" w:rsidRPr="00F230E3" w:rsidRDefault="008C0D93" w:rsidP="000B0185">
      <w:pPr>
        <w:pStyle w:val="Heading2"/>
        <w:rPr>
          <w:rFonts w:ascii="Arial" w:hAnsi="Arial" w:cs="Arial"/>
          <w:sz w:val="22"/>
          <w:szCs w:val="22"/>
        </w:rPr>
      </w:pPr>
      <w:bookmarkStart w:id="33" w:name="_Toc204759176"/>
      <w:bookmarkStart w:id="34" w:name="_Toc22728255"/>
      <w:r>
        <w:rPr>
          <w:rFonts w:ascii="Arial" w:hAnsi="Arial" w:cs="Arial"/>
          <w:sz w:val="22"/>
          <w:szCs w:val="22"/>
        </w:rPr>
        <w:t>Dependencies</w:t>
      </w:r>
      <w:r w:rsidRPr="00F230E3">
        <w:rPr>
          <w:rFonts w:ascii="Arial" w:hAnsi="Arial" w:cs="Arial"/>
          <w:sz w:val="22"/>
          <w:szCs w:val="22"/>
        </w:rPr>
        <w:t xml:space="preserve"> </w:t>
      </w:r>
      <w:r w:rsidR="001F78D0" w:rsidRPr="00F230E3">
        <w:rPr>
          <w:rFonts w:ascii="Arial" w:hAnsi="Arial" w:cs="Arial"/>
          <w:sz w:val="22"/>
          <w:szCs w:val="22"/>
        </w:rPr>
        <w:t>and</w:t>
      </w:r>
      <w:r w:rsidR="006F4B46" w:rsidRPr="00F230E3">
        <w:rPr>
          <w:rFonts w:ascii="Arial" w:hAnsi="Arial" w:cs="Arial"/>
          <w:sz w:val="22"/>
          <w:szCs w:val="22"/>
        </w:rPr>
        <w:t xml:space="preserve"> </w:t>
      </w:r>
      <w:commentRangeStart w:id="35"/>
      <w:r w:rsidR="006F4B46" w:rsidRPr="00F230E3">
        <w:rPr>
          <w:rFonts w:ascii="Arial" w:hAnsi="Arial" w:cs="Arial"/>
          <w:sz w:val="22"/>
          <w:szCs w:val="22"/>
        </w:rPr>
        <w:t>Constraints</w:t>
      </w:r>
      <w:bookmarkEnd w:id="33"/>
      <w:bookmarkEnd w:id="34"/>
      <w:commentRangeEnd w:id="35"/>
      <w:r w:rsidR="00E94173">
        <w:rPr>
          <w:rStyle w:val="CommentReference"/>
          <w:b w:val="0"/>
          <w:smallCaps w:val="0"/>
        </w:rPr>
        <w:commentReference w:id="35"/>
      </w:r>
      <w:r w:rsidR="006F4B46" w:rsidRPr="00F230E3">
        <w:rPr>
          <w:rFonts w:ascii="Arial" w:hAnsi="Arial" w:cs="Arial"/>
          <w:sz w:val="22"/>
          <w:szCs w:val="22"/>
        </w:rPr>
        <w:t xml:space="preserve"> </w:t>
      </w:r>
    </w:p>
    <w:p w14:paraId="62715479" w14:textId="77777777" w:rsidR="004441F0" w:rsidRPr="00F230E3" w:rsidRDefault="004441F0">
      <w:pPr>
        <w:jc w:val="both"/>
        <w:rPr>
          <w:rFonts w:ascii="Arial" w:hAnsi="Arial" w:cs="Arial"/>
          <w:i/>
          <w:sz w:val="22"/>
          <w:szCs w:val="22"/>
        </w:rPr>
      </w:pPr>
    </w:p>
    <w:p w14:paraId="6271547A" w14:textId="2CE2DE4A" w:rsidR="006F4B46" w:rsidRPr="00A5129A" w:rsidDel="00A5111F" w:rsidRDefault="006F4B46" w:rsidP="000B0185">
      <w:pPr>
        <w:ind w:right="360"/>
        <w:rPr>
          <w:del w:id="36" w:author="Gately, Martin" w:date="2024-03-14T14:10:00Z"/>
          <w:rFonts w:ascii="Arial" w:hAnsi="Arial" w:cs="Arial"/>
          <w:i/>
          <w:strike/>
          <w:color w:val="FF0000"/>
          <w:sz w:val="22"/>
          <w:szCs w:val="22"/>
        </w:rPr>
      </w:pPr>
      <w:permStart w:id="440761052" w:edGrp="everyone"/>
      <w:del w:id="37" w:author="Gately, Martin" w:date="2024-03-14T14:10:00Z">
        <w:r w:rsidRPr="00A5129A" w:rsidDel="00A5111F">
          <w:rPr>
            <w:rFonts w:ascii="Arial" w:hAnsi="Arial" w:cs="Arial"/>
            <w:i/>
            <w:strike/>
            <w:color w:val="FF0000"/>
            <w:sz w:val="22"/>
            <w:szCs w:val="22"/>
          </w:rPr>
          <w:delText xml:space="preserve">Describe </w:delText>
        </w:r>
        <w:r w:rsidR="008C0D93" w:rsidRPr="00A5129A" w:rsidDel="00A5111F">
          <w:rPr>
            <w:rFonts w:ascii="Arial" w:hAnsi="Arial" w:cs="Arial"/>
            <w:i/>
            <w:strike/>
            <w:color w:val="FF0000"/>
            <w:sz w:val="22"/>
            <w:szCs w:val="22"/>
          </w:rPr>
          <w:delText xml:space="preserve">any dependencies upon other products or projects that must be </w:delText>
        </w:r>
        <w:r w:rsidR="00682C66" w:rsidRPr="00A5129A" w:rsidDel="00A5111F">
          <w:rPr>
            <w:rFonts w:ascii="Arial" w:hAnsi="Arial" w:cs="Arial"/>
            <w:i/>
            <w:strike/>
            <w:color w:val="FF0000"/>
            <w:sz w:val="22"/>
            <w:szCs w:val="22"/>
          </w:rPr>
          <w:delText xml:space="preserve">provided or completed </w:delText>
        </w:r>
        <w:r w:rsidR="008C0D93" w:rsidRPr="00A5129A" w:rsidDel="00A5111F">
          <w:rPr>
            <w:rFonts w:ascii="Arial" w:hAnsi="Arial" w:cs="Arial"/>
            <w:i/>
            <w:strike/>
            <w:color w:val="FF0000"/>
            <w:sz w:val="22"/>
            <w:szCs w:val="22"/>
          </w:rPr>
          <w:delText xml:space="preserve">in order for Supplier to provide </w:delText>
        </w:r>
        <w:r w:rsidR="00C546B5" w:rsidRPr="00A5129A" w:rsidDel="00A5111F">
          <w:rPr>
            <w:rFonts w:ascii="Arial" w:hAnsi="Arial" w:cs="Arial"/>
            <w:i/>
            <w:strike/>
            <w:color w:val="FF0000"/>
            <w:sz w:val="22"/>
            <w:szCs w:val="22"/>
          </w:rPr>
          <w:delText>or complete the s</w:delText>
        </w:r>
        <w:r w:rsidR="008C0D93" w:rsidRPr="00A5129A" w:rsidDel="00A5111F">
          <w:rPr>
            <w:rFonts w:ascii="Arial" w:hAnsi="Arial" w:cs="Arial"/>
            <w:i/>
            <w:strike/>
            <w:color w:val="FF0000"/>
            <w:sz w:val="22"/>
            <w:szCs w:val="22"/>
          </w:rPr>
          <w:delText>ervices and any</w:delText>
        </w:r>
        <w:r w:rsidRPr="00A5129A" w:rsidDel="00A5111F">
          <w:rPr>
            <w:rFonts w:ascii="Arial" w:hAnsi="Arial" w:cs="Arial"/>
            <w:i/>
            <w:strike/>
            <w:color w:val="FF0000"/>
            <w:sz w:val="22"/>
            <w:szCs w:val="22"/>
          </w:rPr>
          <w:delText xml:space="preserve"> constraints </w:delText>
        </w:r>
        <w:r w:rsidR="00C546B5" w:rsidRPr="00A5129A" w:rsidDel="00A5111F">
          <w:rPr>
            <w:rFonts w:ascii="Arial" w:hAnsi="Arial" w:cs="Arial"/>
            <w:i/>
            <w:strike/>
            <w:color w:val="FF0000"/>
            <w:sz w:val="22"/>
            <w:szCs w:val="22"/>
          </w:rPr>
          <w:delText>to the s</w:delText>
        </w:r>
        <w:r w:rsidR="008C0D93" w:rsidRPr="00A5129A" w:rsidDel="00A5111F">
          <w:rPr>
            <w:rFonts w:ascii="Arial" w:hAnsi="Arial" w:cs="Arial"/>
            <w:i/>
            <w:strike/>
            <w:color w:val="FF0000"/>
            <w:sz w:val="22"/>
            <w:szCs w:val="22"/>
          </w:rPr>
          <w:delText xml:space="preserve">ervices </w:delText>
        </w:r>
        <w:r w:rsidRPr="00A5129A" w:rsidDel="00A5111F">
          <w:rPr>
            <w:rFonts w:ascii="Arial" w:hAnsi="Arial" w:cs="Arial"/>
            <w:i/>
            <w:strike/>
            <w:color w:val="FF0000"/>
            <w:sz w:val="22"/>
            <w:szCs w:val="22"/>
          </w:rPr>
          <w:delText>related to schedule, budget, resources, products to be reused, technology to be employed, products to be acquired, etc.</w:delText>
        </w:r>
        <w:r w:rsidR="00682C66" w:rsidRPr="00A5129A" w:rsidDel="00A5111F">
          <w:rPr>
            <w:rFonts w:ascii="Arial" w:hAnsi="Arial" w:cs="Arial"/>
            <w:i/>
            <w:strike/>
            <w:color w:val="FF0000"/>
            <w:sz w:val="22"/>
            <w:szCs w:val="22"/>
          </w:rPr>
          <w:delText xml:space="preserve"> that materially impact Supplier’</w:delText>
        </w:r>
        <w:r w:rsidR="00C546B5" w:rsidRPr="00A5129A" w:rsidDel="00A5111F">
          <w:rPr>
            <w:rFonts w:ascii="Arial" w:hAnsi="Arial" w:cs="Arial"/>
            <w:i/>
            <w:strike/>
            <w:color w:val="FF0000"/>
            <w:sz w:val="22"/>
            <w:szCs w:val="22"/>
          </w:rPr>
          <w:delText>s performance of the s</w:delText>
        </w:r>
        <w:r w:rsidR="00682C66" w:rsidRPr="00A5129A" w:rsidDel="00A5111F">
          <w:rPr>
            <w:rFonts w:ascii="Arial" w:hAnsi="Arial" w:cs="Arial"/>
            <w:i/>
            <w:strike/>
            <w:color w:val="FF0000"/>
            <w:sz w:val="22"/>
            <w:szCs w:val="22"/>
          </w:rPr>
          <w:delText xml:space="preserve">ervices. </w:delText>
        </w:r>
        <w:r w:rsidR="008C0D93" w:rsidRPr="00A5129A" w:rsidDel="00A5111F">
          <w:rPr>
            <w:rFonts w:ascii="Arial" w:hAnsi="Arial" w:cs="Arial"/>
            <w:i/>
            <w:strike/>
            <w:color w:val="FF0000"/>
            <w:sz w:val="22"/>
            <w:szCs w:val="22"/>
          </w:rPr>
          <w:delText xml:space="preserve"> In order for a dependency or constraint to be included in the SOW, Supplier must </w:delText>
        </w:r>
        <w:r w:rsidR="00FE3E2C" w:rsidRPr="00A5129A" w:rsidDel="00A5111F">
          <w:rPr>
            <w:rFonts w:ascii="Arial" w:hAnsi="Arial" w:cs="Arial"/>
            <w:i/>
            <w:strike/>
            <w:color w:val="FF0000"/>
            <w:sz w:val="22"/>
            <w:szCs w:val="22"/>
          </w:rPr>
          <w:delText>provide Company a written explanation and any other written evidence as may be requested by Company that demonstrates to Company</w:delText>
        </w:r>
        <w:r w:rsidR="008C0D93" w:rsidRPr="00A5129A" w:rsidDel="00A5111F">
          <w:rPr>
            <w:rFonts w:ascii="Arial" w:hAnsi="Arial" w:cs="Arial"/>
            <w:i/>
            <w:strike/>
            <w:color w:val="FF0000"/>
            <w:sz w:val="22"/>
            <w:szCs w:val="22"/>
          </w:rPr>
          <w:delText xml:space="preserve"> that such dependency or constraint is valid.</w:delText>
        </w:r>
        <w:permEnd w:id="440761052"/>
        <w:r w:rsidR="008C0D93" w:rsidRPr="00A5129A" w:rsidDel="00A5111F">
          <w:rPr>
            <w:rFonts w:ascii="Arial" w:hAnsi="Arial" w:cs="Arial"/>
            <w:i/>
            <w:strike/>
            <w:color w:val="FF0000"/>
            <w:sz w:val="22"/>
            <w:szCs w:val="22"/>
          </w:rPr>
          <w:delText xml:space="preserve"> </w:delText>
        </w:r>
      </w:del>
    </w:p>
    <w:p w14:paraId="6271547B" w14:textId="77777777" w:rsidR="006F4B46" w:rsidRPr="00F230E3" w:rsidRDefault="006F4B46">
      <w:pPr>
        <w:pStyle w:val="BodyText"/>
        <w:rPr>
          <w:rFonts w:ascii="Arial" w:hAnsi="Arial" w:cs="Arial"/>
          <w:sz w:val="22"/>
          <w:szCs w:val="22"/>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0"/>
        <w:gridCol w:w="3330"/>
        <w:gridCol w:w="2250"/>
      </w:tblGrid>
      <w:tr w:rsidR="00A13777" w:rsidRPr="00F230E3" w14:paraId="6271547D" w14:textId="77777777" w:rsidTr="00DC7D9F">
        <w:trPr>
          <w:cantSplit/>
          <w:tblHeader/>
        </w:trPr>
        <w:tc>
          <w:tcPr>
            <w:tcW w:w="9540" w:type="dxa"/>
            <w:gridSpan w:val="3"/>
          </w:tcPr>
          <w:p w14:paraId="6271547C" w14:textId="77777777" w:rsidR="00A13777" w:rsidRPr="00F230E3" w:rsidRDefault="00A13777">
            <w:pPr>
              <w:tabs>
                <w:tab w:val="clear" w:pos="360"/>
              </w:tabs>
              <w:jc w:val="center"/>
              <w:rPr>
                <w:rFonts w:ascii="Arial" w:hAnsi="Arial" w:cs="Arial"/>
                <w:b/>
                <w:sz w:val="22"/>
                <w:szCs w:val="22"/>
              </w:rPr>
            </w:pPr>
            <w:commentRangeStart w:id="38"/>
            <w:r>
              <w:rPr>
                <w:rFonts w:ascii="Arial" w:hAnsi="Arial" w:cs="Arial"/>
                <w:b/>
                <w:sz w:val="22"/>
                <w:szCs w:val="22"/>
              </w:rPr>
              <w:t>Dependencies</w:t>
            </w:r>
            <w:commentRangeEnd w:id="38"/>
            <w:r w:rsidR="0090272A">
              <w:rPr>
                <w:rStyle w:val="CommentReference"/>
              </w:rPr>
              <w:commentReference w:id="38"/>
            </w:r>
          </w:p>
        </w:tc>
      </w:tr>
      <w:tr w:rsidR="00A13777" w:rsidRPr="00F230E3" w14:paraId="62715481" w14:textId="77777777" w:rsidTr="00DC7D9F">
        <w:trPr>
          <w:cantSplit/>
          <w:tblHeader/>
        </w:trPr>
        <w:tc>
          <w:tcPr>
            <w:tcW w:w="3960" w:type="dxa"/>
            <w:shd w:val="clear" w:color="auto" w:fill="auto"/>
          </w:tcPr>
          <w:p w14:paraId="6271547E" w14:textId="77777777" w:rsidR="00A13777" w:rsidRPr="00F230E3" w:rsidRDefault="00A13777">
            <w:pPr>
              <w:tabs>
                <w:tab w:val="clear" w:pos="360"/>
              </w:tabs>
              <w:jc w:val="center"/>
              <w:rPr>
                <w:rFonts w:ascii="Arial" w:hAnsi="Arial" w:cs="Arial"/>
                <w:sz w:val="22"/>
                <w:szCs w:val="22"/>
              </w:rPr>
            </w:pPr>
            <w:r>
              <w:rPr>
                <w:rFonts w:ascii="Arial" w:hAnsi="Arial" w:cs="Arial"/>
                <w:sz w:val="22"/>
                <w:szCs w:val="22"/>
              </w:rPr>
              <w:t>Dependency</w:t>
            </w:r>
            <w:r w:rsidRPr="00F230E3">
              <w:rPr>
                <w:rFonts w:ascii="Arial" w:hAnsi="Arial" w:cs="Arial"/>
                <w:sz w:val="22"/>
                <w:szCs w:val="22"/>
              </w:rPr>
              <w:t xml:space="preserve"> Description</w:t>
            </w:r>
          </w:p>
        </w:tc>
        <w:tc>
          <w:tcPr>
            <w:tcW w:w="3330" w:type="dxa"/>
          </w:tcPr>
          <w:p w14:paraId="6271547F" w14:textId="77777777" w:rsidR="00A13777" w:rsidRPr="00F230E3" w:rsidRDefault="001B653D">
            <w:pPr>
              <w:tabs>
                <w:tab w:val="clear" w:pos="360"/>
              </w:tabs>
              <w:jc w:val="center"/>
              <w:rPr>
                <w:rFonts w:ascii="Arial" w:hAnsi="Arial" w:cs="Arial"/>
                <w:sz w:val="22"/>
                <w:szCs w:val="22"/>
              </w:rPr>
            </w:pPr>
            <w:r>
              <w:rPr>
                <w:rFonts w:ascii="Arial" w:hAnsi="Arial" w:cs="Arial"/>
                <w:sz w:val="22"/>
                <w:szCs w:val="22"/>
              </w:rPr>
              <w:t>Explanation / Basis for Dependency</w:t>
            </w:r>
          </w:p>
        </w:tc>
        <w:tc>
          <w:tcPr>
            <w:tcW w:w="2250" w:type="dxa"/>
            <w:shd w:val="clear" w:color="auto" w:fill="auto"/>
          </w:tcPr>
          <w:p w14:paraId="62715480" w14:textId="77777777" w:rsidR="00A13777" w:rsidRPr="00F230E3" w:rsidRDefault="00A13777">
            <w:pPr>
              <w:tabs>
                <w:tab w:val="clear" w:pos="360"/>
              </w:tabs>
              <w:jc w:val="center"/>
              <w:rPr>
                <w:rFonts w:ascii="Arial" w:hAnsi="Arial" w:cs="Arial"/>
                <w:sz w:val="22"/>
                <w:szCs w:val="22"/>
              </w:rPr>
            </w:pPr>
            <w:r w:rsidRPr="00F230E3">
              <w:rPr>
                <w:rFonts w:ascii="Arial" w:hAnsi="Arial" w:cs="Arial"/>
                <w:sz w:val="22"/>
                <w:szCs w:val="22"/>
              </w:rPr>
              <w:t>Comments or Plan Impact</w:t>
            </w:r>
          </w:p>
        </w:tc>
      </w:tr>
      <w:tr w:rsidR="00A13777" w:rsidRPr="00F230E3" w14:paraId="62715485" w14:textId="77777777" w:rsidTr="00DC7D9F">
        <w:trPr>
          <w:cantSplit/>
        </w:trPr>
        <w:tc>
          <w:tcPr>
            <w:tcW w:w="3960" w:type="dxa"/>
          </w:tcPr>
          <w:p w14:paraId="62715482" w14:textId="77777777" w:rsidR="00A13777" w:rsidRPr="00F230E3" w:rsidRDefault="00A13777" w:rsidP="008C0D93">
            <w:pPr>
              <w:tabs>
                <w:tab w:val="clear" w:pos="360"/>
              </w:tabs>
              <w:rPr>
                <w:rFonts w:ascii="Arial" w:hAnsi="Arial" w:cs="Arial"/>
                <w:color w:val="0000FF"/>
                <w:sz w:val="22"/>
                <w:szCs w:val="22"/>
              </w:rPr>
            </w:pPr>
            <w:permStart w:id="608899256" w:edGrp="everyone"/>
            <w:r w:rsidRPr="00F230E3">
              <w:rPr>
                <w:rFonts w:ascii="Arial" w:hAnsi="Arial" w:cs="Arial"/>
                <w:color w:val="0000FF"/>
                <w:sz w:val="22"/>
                <w:szCs w:val="22"/>
              </w:rPr>
              <w:t xml:space="preserve">&lt;describe the </w:t>
            </w:r>
            <w:r>
              <w:rPr>
                <w:rFonts w:ascii="Arial" w:hAnsi="Arial" w:cs="Arial"/>
                <w:color w:val="0000FF"/>
                <w:sz w:val="22"/>
                <w:szCs w:val="22"/>
              </w:rPr>
              <w:t>Dependency</w:t>
            </w:r>
            <w:r w:rsidRPr="00F230E3">
              <w:rPr>
                <w:rFonts w:ascii="Arial" w:hAnsi="Arial" w:cs="Arial"/>
                <w:color w:val="0000FF"/>
                <w:sz w:val="22"/>
                <w:szCs w:val="22"/>
              </w:rPr>
              <w:t xml:space="preserve"> items&gt;</w:t>
            </w:r>
            <w:permEnd w:id="608899256"/>
          </w:p>
        </w:tc>
        <w:tc>
          <w:tcPr>
            <w:tcW w:w="3330" w:type="dxa"/>
          </w:tcPr>
          <w:p w14:paraId="62715483" w14:textId="77777777" w:rsidR="00A13777" w:rsidRPr="00F230E3" w:rsidRDefault="00A13777">
            <w:pPr>
              <w:tabs>
                <w:tab w:val="clear" w:pos="360"/>
              </w:tabs>
              <w:rPr>
                <w:rFonts w:ascii="Arial" w:hAnsi="Arial" w:cs="Arial"/>
                <w:color w:val="0000FF"/>
                <w:sz w:val="22"/>
                <w:szCs w:val="22"/>
              </w:rPr>
            </w:pPr>
          </w:p>
        </w:tc>
        <w:tc>
          <w:tcPr>
            <w:tcW w:w="2250" w:type="dxa"/>
          </w:tcPr>
          <w:p w14:paraId="62715484" w14:textId="77777777" w:rsidR="00A13777" w:rsidRPr="00F230E3" w:rsidRDefault="00A13777">
            <w:pPr>
              <w:tabs>
                <w:tab w:val="clear" w:pos="360"/>
              </w:tabs>
              <w:rPr>
                <w:rFonts w:ascii="Arial" w:hAnsi="Arial" w:cs="Arial"/>
                <w:color w:val="0000FF"/>
                <w:sz w:val="22"/>
                <w:szCs w:val="22"/>
              </w:rPr>
            </w:pPr>
            <w:r w:rsidRPr="00F230E3">
              <w:rPr>
                <w:rFonts w:ascii="Arial" w:hAnsi="Arial" w:cs="Arial"/>
                <w:color w:val="0000FF"/>
                <w:sz w:val="22"/>
                <w:szCs w:val="22"/>
              </w:rPr>
              <w:t>&lt;describe the impact&gt;</w:t>
            </w:r>
          </w:p>
        </w:tc>
      </w:tr>
      <w:tr w:rsidR="00A13777" w:rsidRPr="00F230E3" w14:paraId="62715489" w14:textId="77777777" w:rsidTr="00DC7D9F">
        <w:trPr>
          <w:cantSplit/>
        </w:trPr>
        <w:tc>
          <w:tcPr>
            <w:tcW w:w="3960" w:type="dxa"/>
          </w:tcPr>
          <w:p w14:paraId="62715486" w14:textId="77777777" w:rsidR="00A13777" w:rsidRPr="00F230E3" w:rsidRDefault="00A13777">
            <w:pPr>
              <w:tabs>
                <w:tab w:val="clear" w:pos="360"/>
              </w:tabs>
              <w:rPr>
                <w:rFonts w:ascii="Arial" w:hAnsi="Arial" w:cs="Arial"/>
                <w:sz w:val="22"/>
                <w:szCs w:val="22"/>
              </w:rPr>
            </w:pPr>
            <w:permStart w:id="2028364002" w:edGrp="everyone" w:colFirst="0" w:colLast="0"/>
            <w:permStart w:id="185164589" w:edGrp="everyone" w:colFirst="1" w:colLast="1"/>
            <w:permStart w:id="2052789335" w:edGrp="everyone" w:colFirst="2" w:colLast="2"/>
          </w:p>
        </w:tc>
        <w:tc>
          <w:tcPr>
            <w:tcW w:w="3330" w:type="dxa"/>
          </w:tcPr>
          <w:p w14:paraId="62715487" w14:textId="77777777" w:rsidR="00A13777" w:rsidRPr="00F230E3" w:rsidRDefault="00A13777">
            <w:pPr>
              <w:tabs>
                <w:tab w:val="clear" w:pos="360"/>
              </w:tabs>
              <w:rPr>
                <w:rFonts w:ascii="Arial" w:hAnsi="Arial" w:cs="Arial"/>
                <w:sz w:val="22"/>
                <w:szCs w:val="22"/>
              </w:rPr>
            </w:pPr>
          </w:p>
        </w:tc>
        <w:tc>
          <w:tcPr>
            <w:tcW w:w="2250" w:type="dxa"/>
          </w:tcPr>
          <w:p w14:paraId="62715488" w14:textId="77777777" w:rsidR="00A13777" w:rsidRPr="00F230E3" w:rsidRDefault="00A13777">
            <w:pPr>
              <w:tabs>
                <w:tab w:val="clear" w:pos="360"/>
              </w:tabs>
              <w:rPr>
                <w:rFonts w:ascii="Arial" w:hAnsi="Arial" w:cs="Arial"/>
                <w:sz w:val="22"/>
                <w:szCs w:val="22"/>
              </w:rPr>
            </w:pPr>
          </w:p>
        </w:tc>
      </w:tr>
      <w:tr w:rsidR="00547C95" w:rsidRPr="00F230E3" w14:paraId="5141F1C1" w14:textId="77777777" w:rsidTr="00DC7D9F">
        <w:trPr>
          <w:cantSplit/>
        </w:trPr>
        <w:tc>
          <w:tcPr>
            <w:tcW w:w="3960" w:type="dxa"/>
          </w:tcPr>
          <w:p w14:paraId="64DD0A56" w14:textId="77777777" w:rsidR="00547C95" w:rsidRPr="00F230E3" w:rsidRDefault="00547C95">
            <w:pPr>
              <w:tabs>
                <w:tab w:val="clear" w:pos="360"/>
              </w:tabs>
              <w:rPr>
                <w:rFonts w:ascii="Arial" w:hAnsi="Arial" w:cs="Arial"/>
                <w:sz w:val="22"/>
                <w:szCs w:val="22"/>
              </w:rPr>
            </w:pPr>
            <w:permStart w:id="2031184355" w:edGrp="everyone" w:colFirst="0" w:colLast="0"/>
            <w:permStart w:id="492459154" w:edGrp="everyone" w:colFirst="1" w:colLast="1"/>
            <w:permStart w:id="734214725" w:edGrp="everyone" w:colFirst="2" w:colLast="2"/>
            <w:permStart w:id="589435291" w:edGrp="everyone" w:colFirst="3" w:colLast="3"/>
            <w:permEnd w:id="2028364002"/>
            <w:permEnd w:id="185164589"/>
            <w:permEnd w:id="2052789335"/>
          </w:p>
        </w:tc>
        <w:tc>
          <w:tcPr>
            <w:tcW w:w="3330" w:type="dxa"/>
          </w:tcPr>
          <w:p w14:paraId="0EE28273" w14:textId="77777777" w:rsidR="00547C95" w:rsidRPr="00F230E3" w:rsidRDefault="00547C95">
            <w:pPr>
              <w:tabs>
                <w:tab w:val="clear" w:pos="360"/>
              </w:tabs>
              <w:rPr>
                <w:rFonts w:ascii="Arial" w:hAnsi="Arial" w:cs="Arial"/>
                <w:sz w:val="22"/>
                <w:szCs w:val="22"/>
              </w:rPr>
            </w:pPr>
          </w:p>
        </w:tc>
        <w:tc>
          <w:tcPr>
            <w:tcW w:w="2250" w:type="dxa"/>
          </w:tcPr>
          <w:p w14:paraId="22B33D43" w14:textId="77777777" w:rsidR="00547C95" w:rsidRPr="00F230E3" w:rsidRDefault="00547C95">
            <w:pPr>
              <w:tabs>
                <w:tab w:val="clear" w:pos="360"/>
              </w:tabs>
              <w:rPr>
                <w:rFonts w:ascii="Arial" w:hAnsi="Arial" w:cs="Arial"/>
                <w:sz w:val="22"/>
                <w:szCs w:val="22"/>
              </w:rPr>
            </w:pPr>
          </w:p>
        </w:tc>
      </w:tr>
      <w:tr w:rsidR="00547C95" w:rsidRPr="00F230E3" w14:paraId="1939B7FC" w14:textId="77777777" w:rsidTr="00DC7D9F">
        <w:trPr>
          <w:cantSplit/>
        </w:trPr>
        <w:tc>
          <w:tcPr>
            <w:tcW w:w="3960" w:type="dxa"/>
          </w:tcPr>
          <w:p w14:paraId="13523FD3" w14:textId="77777777" w:rsidR="00547C95" w:rsidRPr="00F230E3" w:rsidRDefault="00547C95">
            <w:pPr>
              <w:tabs>
                <w:tab w:val="clear" w:pos="360"/>
              </w:tabs>
              <w:rPr>
                <w:rFonts w:ascii="Arial" w:hAnsi="Arial" w:cs="Arial"/>
                <w:sz w:val="22"/>
                <w:szCs w:val="22"/>
              </w:rPr>
            </w:pPr>
            <w:permStart w:id="1897223763" w:edGrp="everyone" w:colFirst="0" w:colLast="0"/>
            <w:permStart w:id="64257142" w:edGrp="everyone" w:colFirst="1" w:colLast="1"/>
            <w:permStart w:id="1942686542" w:edGrp="everyone" w:colFirst="2" w:colLast="2"/>
            <w:permStart w:id="1126634868" w:edGrp="everyone" w:colFirst="3" w:colLast="3"/>
            <w:permEnd w:id="2031184355"/>
            <w:permEnd w:id="492459154"/>
            <w:permEnd w:id="734214725"/>
            <w:permEnd w:id="589435291"/>
          </w:p>
        </w:tc>
        <w:tc>
          <w:tcPr>
            <w:tcW w:w="3330" w:type="dxa"/>
          </w:tcPr>
          <w:p w14:paraId="55674B9B" w14:textId="77777777" w:rsidR="00547C95" w:rsidRPr="00F230E3" w:rsidRDefault="00547C95">
            <w:pPr>
              <w:tabs>
                <w:tab w:val="clear" w:pos="360"/>
              </w:tabs>
              <w:rPr>
                <w:rFonts w:ascii="Arial" w:hAnsi="Arial" w:cs="Arial"/>
                <w:sz w:val="22"/>
                <w:szCs w:val="22"/>
              </w:rPr>
            </w:pPr>
          </w:p>
        </w:tc>
        <w:tc>
          <w:tcPr>
            <w:tcW w:w="2250" w:type="dxa"/>
          </w:tcPr>
          <w:p w14:paraId="76CC5DDC" w14:textId="77777777" w:rsidR="00547C95" w:rsidRPr="00F230E3" w:rsidRDefault="00547C95">
            <w:pPr>
              <w:tabs>
                <w:tab w:val="clear" w:pos="360"/>
              </w:tabs>
              <w:rPr>
                <w:rFonts w:ascii="Arial" w:hAnsi="Arial" w:cs="Arial"/>
                <w:sz w:val="22"/>
                <w:szCs w:val="22"/>
              </w:rPr>
            </w:pPr>
          </w:p>
        </w:tc>
      </w:tr>
      <w:tr w:rsidR="00547C95" w:rsidRPr="00F230E3" w14:paraId="355A3F1F" w14:textId="77777777" w:rsidTr="00DC7D9F">
        <w:trPr>
          <w:cantSplit/>
        </w:trPr>
        <w:tc>
          <w:tcPr>
            <w:tcW w:w="3960" w:type="dxa"/>
          </w:tcPr>
          <w:p w14:paraId="21129260" w14:textId="77777777" w:rsidR="00547C95" w:rsidRPr="00F230E3" w:rsidRDefault="00547C95">
            <w:pPr>
              <w:tabs>
                <w:tab w:val="clear" w:pos="360"/>
              </w:tabs>
              <w:rPr>
                <w:rFonts w:ascii="Arial" w:hAnsi="Arial" w:cs="Arial"/>
                <w:sz w:val="22"/>
                <w:szCs w:val="22"/>
              </w:rPr>
            </w:pPr>
            <w:permStart w:id="192504371" w:edGrp="everyone" w:colFirst="0" w:colLast="0"/>
            <w:permStart w:id="523523895" w:edGrp="everyone" w:colFirst="1" w:colLast="1"/>
            <w:permStart w:id="1189827490" w:edGrp="everyone" w:colFirst="2" w:colLast="2"/>
            <w:permStart w:id="440233291" w:edGrp="everyone" w:colFirst="3" w:colLast="3"/>
            <w:permEnd w:id="1897223763"/>
            <w:permEnd w:id="64257142"/>
            <w:permEnd w:id="1942686542"/>
            <w:permEnd w:id="1126634868"/>
          </w:p>
        </w:tc>
        <w:tc>
          <w:tcPr>
            <w:tcW w:w="3330" w:type="dxa"/>
          </w:tcPr>
          <w:p w14:paraId="6086261E" w14:textId="77777777" w:rsidR="00547C95" w:rsidRPr="00F230E3" w:rsidRDefault="00547C95">
            <w:pPr>
              <w:tabs>
                <w:tab w:val="clear" w:pos="360"/>
              </w:tabs>
              <w:rPr>
                <w:rFonts w:ascii="Arial" w:hAnsi="Arial" w:cs="Arial"/>
                <w:sz w:val="22"/>
                <w:szCs w:val="22"/>
              </w:rPr>
            </w:pPr>
          </w:p>
        </w:tc>
        <w:tc>
          <w:tcPr>
            <w:tcW w:w="2250" w:type="dxa"/>
          </w:tcPr>
          <w:p w14:paraId="15714469" w14:textId="77777777" w:rsidR="00547C95" w:rsidRPr="00F230E3" w:rsidRDefault="00547C95">
            <w:pPr>
              <w:tabs>
                <w:tab w:val="clear" w:pos="360"/>
              </w:tabs>
              <w:rPr>
                <w:rFonts w:ascii="Arial" w:hAnsi="Arial" w:cs="Arial"/>
                <w:sz w:val="22"/>
                <w:szCs w:val="22"/>
              </w:rPr>
            </w:pPr>
          </w:p>
        </w:tc>
      </w:tr>
      <w:tr w:rsidR="00547C95" w:rsidRPr="00F230E3" w14:paraId="4EA78BF2" w14:textId="77777777" w:rsidTr="00DC7D9F">
        <w:trPr>
          <w:cantSplit/>
        </w:trPr>
        <w:tc>
          <w:tcPr>
            <w:tcW w:w="3960" w:type="dxa"/>
          </w:tcPr>
          <w:p w14:paraId="1DF3EB48" w14:textId="77777777" w:rsidR="00547C95" w:rsidRPr="00F230E3" w:rsidRDefault="00547C95">
            <w:pPr>
              <w:tabs>
                <w:tab w:val="clear" w:pos="360"/>
              </w:tabs>
              <w:rPr>
                <w:rFonts w:ascii="Arial" w:hAnsi="Arial" w:cs="Arial"/>
                <w:sz w:val="22"/>
                <w:szCs w:val="22"/>
              </w:rPr>
            </w:pPr>
            <w:permStart w:id="1876954288" w:edGrp="everyone" w:colFirst="0" w:colLast="0"/>
            <w:permStart w:id="1802256794" w:edGrp="everyone" w:colFirst="1" w:colLast="1"/>
            <w:permStart w:id="312760516" w:edGrp="everyone" w:colFirst="2" w:colLast="2"/>
            <w:permStart w:id="1052918899" w:edGrp="everyone" w:colFirst="3" w:colLast="3"/>
            <w:permEnd w:id="192504371"/>
            <w:permEnd w:id="523523895"/>
            <w:permEnd w:id="1189827490"/>
            <w:permEnd w:id="440233291"/>
          </w:p>
        </w:tc>
        <w:tc>
          <w:tcPr>
            <w:tcW w:w="3330" w:type="dxa"/>
          </w:tcPr>
          <w:p w14:paraId="3195E0D4" w14:textId="77777777" w:rsidR="00547C95" w:rsidRPr="00F230E3" w:rsidRDefault="00547C95">
            <w:pPr>
              <w:tabs>
                <w:tab w:val="clear" w:pos="360"/>
              </w:tabs>
              <w:rPr>
                <w:rFonts w:ascii="Arial" w:hAnsi="Arial" w:cs="Arial"/>
                <w:sz w:val="22"/>
                <w:szCs w:val="22"/>
              </w:rPr>
            </w:pPr>
          </w:p>
        </w:tc>
        <w:tc>
          <w:tcPr>
            <w:tcW w:w="2250" w:type="dxa"/>
          </w:tcPr>
          <w:p w14:paraId="5DDEFD48" w14:textId="77777777" w:rsidR="00547C95" w:rsidRPr="00F230E3" w:rsidRDefault="00547C95">
            <w:pPr>
              <w:tabs>
                <w:tab w:val="clear" w:pos="360"/>
              </w:tabs>
              <w:rPr>
                <w:rFonts w:ascii="Arial" w:hAnsi="Arial" w:cs="Arial"/>
                <w:sz w:val="22"/>
                <w:szCs w:val="22"/>
              </w:rPr>
            </w:pPr>
          </w:p>
        </w:tc>
      </w:tr>
      <w:tr w:rsidR="00547C95" w:rsidRPr="00F230E3" w14:paraId="037280E5" w14:textId="77777777" w:rsidTr="00DC7D9F">
        <w:trPr>
          <w:cantSplit/>
        </w:trPr>
        <w:tc>
          <w:tcPr>
            <w:tcW w:w="3960" w:type="dxa"/>
          </w:tcPr>
          <w:p w14:paraId="69F4CDB2" w14:textId="77777777" w:rsidR="00547C95" w:rsidRPr="00F230E3" w:rsidRDefault="00547C95">
            <w:pPr>
              <w:tabs>
                <w:tab w:val="clear" w:pos="360"/>
              </w:tabs>
              <w:rPr>
                <w:rFonts w:ascii="Arial" w:hAnsi="Arial" w:cs="Arial"/>
                <w:sz w:val="22"/>
                <w:szCs w:val="22"/>
              </w:rPr>
            </w:pPr>
            <w:permStart w:id="869751494" w:edGrp="everyone" w:colFirst="0" w:colLast="0"/>
            <w:permStart w:id="235826466" w:edGrp="everyone" w:colFirst="1" w:colLast="1"/>
            <w:permStart w:id="313811717" w:edGrp="everyone" w:colFirst="2" w:colLast="2"/>
            <w:permStart w:id="979908012" w:edGrp="everyone" w:colFirst="3" w:colLast="3"/>
            <w:permEnd w:id="1876954288"/>
            <w:permEnd w:id="1802256794"/>
            <w:permEnd w:id="312760516"/>
            <w:permEnd w:id="1052918899"/>
          </w:p>
        </w:tc>
        <w:tc>
          <w:tcPr>
            <w:tcW w:w="3330" w:type="dxa"/>
          </w:tcPr>
          <w:p w14:paraId="6F841FF2" w14:textId="77777777" w:rsidR="00547C95" w:rsidRPr="00F230E3" w:rsidRDefault="00547C95">
            <w:pPr>
              <w:tabs>
                <w:tab w:val="clear" w:pos="360"/>
              </w:tabs>
              <w:rPr>
                <w:rFonts w:ascii="Arial" w:hAnsi="Arial" w:cs="Arial"/>
                <w:sz w:val="22"/>
                <w:szCs w:val="22"/>
              </w:rPr>
            </w:pPr>
          </w:p>
        </w:tc>
        <w:tc>
          <w:tcPr>
            <w:tcW w:w="2250" w:type="dxa"/>
          </w:tcPr>
          <w:p w14:paraId="3ACA718A" w14:textId="77777777" w:rsidR="00547C95" w:rsidRPr="00F230E3" w:rsidRDefault="00547C95">
            <w:pPr>
              <w:tabs>
                <w:tab w:val="clear" w:pos="360"/>
              </w:tabs>
              <w:rPr>
                <w:rFonts w:ascii="Arial" w:hAnsi="Arial" w:cs="Arial"/>
                <w:sz w:val="22"/>
                <w:szCs w:val="22"/>
              </w:rPr>
            </w:pPr>
          </w:p>
        </w:tc>
      </w:tr>
      <w:tr w:rsidR="00547C95" w:rsidRPr="00F230E3" w14:paraId="461C52F1" w14:textId="77777777" w:rsidTr="00DC7D9F">
        <w:trPr>
          <w:cantSplit/>
        </w:trPr>
        <w:tc>
          <w:tcPr>
            <w:tcW w:w="3960" w:type="dxa"/>
          </w:tcPr>
          <w:p w14:paraId="6A748392" w14:textId="77777777" w:rsidR="00547C95" w:rsidRPr="00F230E3" w:rsidRDefault="00547C95">
            <w:pPr>
              <w:tabs>
                <w:tab w:val="clear" w:pos="360"/>
              </w:tabs>
              <w:rPr>
                <w:rFonts w:ascii="Arial" w:hAnsi="Arial" w:cs="Arial"/>
                <w:sz w:val="22"/>
                <w:szCs w:val="22"/>
              </w:rPr>
            </w:pPr>
            <w:permStart w:id="1677084582" w:edGrp="everyone" w:colFirst="0" w:colLast="0"/>
            <w:permStart w:id="1369575820" w:edGrp="everyone" w:colFirst="1" w:colLast="1"/>
            <w:permStart w:id="1427663093" w:edGrp="everyone" w:colFirst="2" w:colLast="2"/>
            <w:permStart w:id="1371094458" w:edGrp="everyone" w:colFirst="3" w:colLast="3"/>
            <w:permEnd w:id="869751494"/>
            <w:permEnd w:id="235826466"/>
            <w:permEnd w:id="313811717"/>
            <w:permEnd w:id="979908012"/>
          </w:p>
        </w:tc>
        <w:tc>
          <w:tcPr>
            <w:tcW w:w="3330" w:type="dxa"/>
          </w:tcPr>
          <w:p w14:paraId="12E85507" w14:textId="77777777" w:rsidR="00547C95" w:rsidRPr="00F230E3" w:rsidRDefault="00547C95">
            <w:pPr>
              <w:tabs>
                <w:tab w:val="clear" w:pos="360"/>
              </w:tabs>
              <w:rPr>
                <w:rFonts w:ascii="Arial" w:hAnsi="Arial" w:cs="Arial"/>
                <w:sz w:val="22"/>
                <w:szCs w:val="22"/>
              </w:rPr>
            </w:pPr>
          </w:p>
        </w:tc>
        <w:tc>
          <w:tcPr>
            <w:tcW w:w="2250" w:type="dxa"/>
          </w:tcPr>
          <w:p w14:paraId="7612B0FA" w14:textId="77777777" w:rsidR="00547C95" w:rsidRPr="00F230E3" w:rsidRDefault="00547C95">
            <w:pPr>
              <w:tabs>
                <w:tab w:val="clear" w:pos="360"/>
              </w:tabs>
              <w:rPr>
                <w:rFonts w:ascii="Arial" w:hAnsi="Arial" w:cs="Arial"/>
                <w:sz w:val="22"/>
                <w:szCs w:val="22"/>
              </w:rPr>
            </w:pPr>
          </w:p>
        </w:tc>
      </w:tr>
      <w:permEnd w:id="1677084582"/>
      <w:permEnd w:id="1369575820"/>
      <w:permEnd w:id="1427663093"/>
      <w:permEnd w:id="1371094458"/>
    </w:tbl>
    <w:p w14:paraId="6271548A" w14:textId="77777777" w:rsidR="006F4B46" w:rsidRPr="00F230E3" w:rsidRDefault="006F4B46">
      <w:pPr>
        <w:pStyle w:val="BodyText"/>
        <w:rPr>
          <w:rFonts w:ascii="Arial" w:hAnsi="Arial" w:cs="Arial"/>
          <w:sz w:val="22"/>
          <w:szCs w:val="22"/>
        </w:rPr>
      </w:pPr>
    </w:p>
    <w:p w14:paraId="6271548B" w14:textId="77777777" w:rsidR="004441F0" w:rsidRPr="00F230E3" w:rsidRDefault="004441F0">
      <w:pPr>
        <w:pStyle w:val="BodyText"/>
        <w:rPr>
          <w:rFonts w:ascii="Arial" w:hAnsi="Arial" w:cs="Arial"/>
          <w:sz w:val="22"/>
          <w:szCs w:val="22"/>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0"/>
        <w:gridCol w:w="3330"/>
        <w:gridCol w:w="2250"/>
      </w:tblGrid>
      <w:tr w:rsidR="001B653D" w:rsidRPr="00F230E3" w14:paraId="6271548D" w14:textId="77777777" w:rsidTr="00DC7D9F">
        <w:trPr>
          <w:cantSplit/>
          <w:tblHeader/>
        </w:trPr>
        <w:tc>
          <w:tcPr>
            <w:tcW w:w="9540" w:type="dxa"/>
            <w:gridSpan w:val="3"/>
          </w:tcPr>
          <w:p w14:paraId="6271548C" w14:textId="77777777" w:rsidR="001B653D" w:rsidRPr="00F230E3" w:rsidRDefault="001B653D" w:rsidP="00985E68">
            <w:pPr>
              <w:tabs>
                <w:tab w:val="clear" w:pos="360"/>
              </w:tabs>
              <w:jc w:val="center"/>
              <w:rPr>
                <w:rFonts w:ascii="Arial" w:hAnsi="Arial" w:cs="Arial"/>
                <w:b/>
                <w:sz w:val="22"/>
                <w:szCs w:val="22"/>
              </w:rPr>
            </w:pPr>
            <w:r w:rsidRPr="00F230E3">
              <w:rPr>
                <w:rFonts w:ascii="Arial" w:hAnsi="Arial" w:cs="Arial"/>
                <w:b/>
                <w:sz w:val="22"/>
                <w:szCs w:val="22"/>
              </w:rPr>
              <w:t>Constraints</w:t>
            </w:r>
          </w:p>
        </w:tc>
      </w:tr>
      <w:tr w:rsidR="001B653D" w:rsidRPr="00F230E3" w14:paraId="62715491" w14:textId="77777777" w:rsidTr="00DC7D9F">
        <w:trPr>
          <w:cantSplit/>
          <w:tblHeader/>
        </w:trPr>
        <w:tc>
          <w:tcPr>
            <w:tcW w:w="3960" w:type="dxa"/>
            <w:shd w:val="clear" w:color="auto" w:fill="auto"/>
          </w:tcPr>
          <w:p w14:paraId="6271548E" w14:textId="77777777" w:rsidR="001B653D" w:rsidRPr="00F230E3" w:rsidRDefault="001B653D" w:rsidP="00985E68">
            <w:pPr>
              <w:tabs>
                <w:tab w:val="clear" w:pos="360"/>
              </w:tabs>
              <w:jc w:val="center"/>
              <w:rPr>
                <w:rFonts w:ascii="Arial" w:hAnsi="Arial" w:cs="Arial"/>
                <w:sz w:val="22"/>
                <w:szCs w:val="22"/>
              </w:rPr>
            </w:pPr>
            <w:r w:rsidRPr="00F230E3">
              <w:rPr>
                <w:rFonts w:ascii="Arial" w:hAnsi="Arial" w:cs="Arial"/>
                <w:sz w:val="22"/>
                <w:szCs w:val="22"/>
              </w:rPr>
              <w:t>Constraint Description</w:t>
            </w:r>
          </w:p>
        </w:tc>
        <w:tc>
          <w:tcPr>
            <w:tcW w:w="3330" w:type="dxa"/>
          </w:tcPr>
          <w:p w14:paraId="6271548F" w14:textId="77777777" w:rsidR="001B653D" w:rsidRPr="00F230E3" w:rsidRDefault="001B653D" w:rsidP="00985E68">
            <w:pPr>
              <w:tabs>
                <w:tab w:val="clear" w:pos="360"/>
              </w:tabs>
              <w:jc w:val="center"/>
              <w:rPr>
                <w:rFonts w:ascii="Arial" w:hAnsi="Arial" w:cs="Arial"/>
                <w:sz w:val="22"/>
                <w:szCs w:val="22"/>
              </w:rPr>
            </w:pPr>
            <w:r>
              <w:rPr>
                <w:rFonts w:ascii="Arial" w:hAnsi="Arial" w:cs="Arial"/>
                <w:sz w:val="22"/>
                <w:szCs w:val="22"/>
              </w:rPr>
              <w:t>Explanation / Basis for Constraint</w:t>
            </w:r>
          </w:p>
        </w:tc>
        <w:tc>
          <w:tcPr>
            <w:tcW w:w="2250" w:type="dxa"/>
            <w:shd w:val="clear" w:color="auto" w:fill="auto"/>
          </w:tcPr>
          <w:p w14:paraId="62715490" w14:textId="77777777" w:rsidR="001B653D" w:rsidRPr="00F230E3" w:rsidRDefault="001B653D" w:rsidP="00985E68">
            <w:pPr>
              <w:tabs>
                <w:tab w:val="clear" w:pos="360"/>
              </w:tabs>
              <w:jc w:val="center"/>
              <w:rPr>
                <w:rFonts w:ascii="Arial" w:hAnsi="Arial" w:cs="Arial"/>
                <w:sz w:val="22"/>
                <w:szCs w:val="22"/>
              </w:rPr>
            </w:pPr>
            <w:r w:rsidRPr="00F230E3">
              <w:rPr>
                <w:rFonts w:ascii="Arial" w:hAnsi="Arial" w:cs="Arial"/>
                <w:sz w:val="22"/>
                <w:szCs w:val="22"/>
              </w:rPr>
              <w:t>Comments or Plan Impact</w:t>
            </w:r>
          </w:p>
        </w:tc>
      </w:tr>
      <w:tr w:rsidR="001B653D" w:rsidRPr="00F230E3" w14:paraId="62715495" w14:textId="77777777" w:rsidTr="00DC7D9F">
        <w:trPr>
          <w:cantSplit/>
        </w:trPr>
        <w:tc>
          <w:tcPr>
            <w:tcW w:w="3960" w:type="dxa"/>
          </w:tcPr>
          <w:p w14:paraId="62715492" w14:textId="3B1B5D3C" w:rsidR="001B653D" w:rsidRPr="00F230E3" w:rsidRDefault="00011EEB" w:rsidP="005E1A62">
            <w:pPr>
              <w:tabs>
                <w:tab w:val="clear" w:pos="360"/>
              </w:tabs>
              <w:rPr>
                <w:rFonts w:ascii="Arial" w:hAnsi="Arial" w:cs="Arial"/>
                <w:color w:val="0000FF"/>
                <w:sz w:val="22"/>
                <w:szCs w:val="22"/>
              </w:rPr>
            </w:pPr>
            <w:permStart w:id="187389744" w:edGrp="everyone"/>
            <w:permStart w:id="15080415" w:edGrp="everyone"/>
            <w:permStart w:id="982652166" w:edGrp="everyone"/>
            <w:r>
              <w:rPr>
                <w:rFonts w:ascii="Arial" w:hAnsi="Arial" w:cs="Arial"/>
                <w:color w:val="0000FF"/>
                <w:sz w:val="22"/>
                <w:szCs w:val="22"/>
              </w:rPr>
              <w:t>Company</w:t>
            </w:r>
            <w:r w:rsidR="005536D9">
              <w:rPr>
                <w:rFonts w:ascii="Arial" w:hAnsi="Arial" w:cs="Arial"/>
                <w:color w:val="0000FF"/>
                <w:sz w:val="22"/>
                <w:szCs w:val="22"/>
              </w:rPr>
              <w:t xml:space="preserve"> capacity to review and issue RFP in PowerAdvocate</w:t>
            </w:r>
          </w:p>
        </w:tc>
        <w:tc>
          <w:tcPr>
            <w:tcW w:w="3330" w:type="dxa"/>
          </w:tcPr>
          <w:p w14:paraId="62715493" w14:textId="0E60F54E" w:rsidR="001B653D" w:rsidRPr="00F230E3" w:rsidRDefault="00011EEB" w:rsidP="00985E68">
            <w:pPr>
              <w:tabs>
                <w:tab w:val="clear" w:pos="360"/>
              </w:tabs>
              <w:rPr>
                <w:rFonts w:ascii="Arial" w:hAnsi="Arial" w:cs="Arial"/>
                <w:color w:val="0000FF"/>
                <w:sz w:val="22"/>
                <w:szCs w:val="22"/>
              </w:rPr>
            </w:pPr>
            <w:r>
              <w:rPr>
                <w:rFonts w:ascii="Arial" w:hAnsi="Arial" w:cs="Arial"/>
                <w:color w:val="0000FF"/>
                <w:sz w:val="22"/>
                <w:szCs w:val="22"/>
              </w:rPr>
              <w:t>These items are on the critical path and rely on Company to execute</w:t>
            </w:r>
          </w:p>
        </w:tc>
        <w:tc>
          <w:tcPr>
            <w:tcW w:w="2250" w:type="dxa"/>
          </w:tcPr>
          <w:p w14:paraId="62715494" w14:textId="3519920D" w:rsidR="001B653D" w:rsidRPr="00F230E3" w:rsidRDefault="00011EEB" w:rsidP="00985E68">
            <w:pPr>
              <w:tabs>
                <w:tab w:val="clear" w:pos="360"/>
              </w:tabs>
              <w:rPr>
                <w:rFonts w:ascii="Arial" w:hAnsi="Arial" w:cs="Arial"/>
                <w:color w:val="0000FF"/>
                <w:sz w:val="22"/>
                <w:szCs w:val="22"/>
              </w:rPr>
            </w:pPr>
            <w:r>
              <w:rPr>
                <w:rFonts w:ascii="Arial" w:hAnsi="Arial" w:cs="Arial"/>
                <w:color w:val="0000FF"/>
                <w:sz w:val="22"/>
                <w:szCs w:val="22"/>
              </w:rPr>
              <w:t>Will delay the project schedule</w:t>
            </w:r>
          </w:p>
        </w:tc>
      </w:tr>
      <w:tr w:rsidR="001B653D" w:rsidRPr="00F230E3" w14:paraId="62715499" w14:textId="77777777" w:rsidTr="00DC7D9F">
        <w:trPr>
          <w:cantSplit/>
        </w:trPr>
        <w:tc>
          <w:tcPr>
            <w:tcW w:w="3960" w:type="dxa"/>
          </w:tcPr>
          <w:p w14:paraId="62715496" w14:textId="5D3F0501" w:rsidR="001B653D" w:rsidRPr="00F230E3" w:rsidRDefault="00034526" w:rsidP="00985E68">
            <w:pPr>
              <w:tabs>
                <w:tab w:val="clear" w:pos="360"/>
              </w:tabs>
              <w:rPr>
                <w:rFonts w:ascii="Arial" w:hAnsi="Arial" w:cs="Arial"/>
                <w:sz w:val="22"/>
                <w:szCs w:val="22"/>
              </w:rPr>
            </w:pPr>
            <w:permStart w:id="709964930" w:edGrp="everyone"/>
            <w:permStart w:id="1934372726" w:edGrp="everyone"/>
            <w:permStart w:id="1142623237" w:edGrp="everyone"/>
            <w:permEnd w:id="187389744"/>
            <w:permEnd w:id="15080415"/>
            <w:permEnd w:id="982652166"/>
            <w:r>
              <w:rPr>
                <w:rFonts w:ascii="Arial" w:hAnsi="Arial" w:cs="Arial"/>
                <w:sz w:val="22"/>
                <w:szCs w:val="22"/>
              </w:rPr>
              <w:t>Company capacity to allow site access (escorts)</w:t>
            </w:r>
          </w:p>
        </w:tc>
        <w:tc>
          <w:tcPr>
            <w:tcW w:w="3330" w:type="dxa"/>
          </w:tcPr>
          <w:p w14:paraId="62715497" w14:textId="683BDF2B" w:rsidR="001B653D" w:rsidRPr="00F230E3" w:rsidRDefault="00034526" w:rsidP="00985E68">
            <w:pPr>
              <w:tabs>
                <w:tab w:val="clear" w:pos="360"/>
              </w:tabs>
              <w:rPr>
                <w:rFonts w:ascii="Arial" w:hAnsi="Arial" w:cs="Arial"/>
                <w:sz w:val="22"/>
                <w:szCs w:val="22"/>
              </w:rPr>
            </w:pPr>
            <w:r>
              <w:rPr>
                <w:rFonts w:ascii="Arial" w:hAnsi="Arial" w:cs="Arial"/>
                <w:sz w:val="22"/>
                <w:szCs w:val="22"/>
              </w:rPr>
              <w:t>Personnel with site access needed for site entry for site surveys</w:t>
            </w:r>
          </w:p>
        </w:tc>
        <w:tc>
          <w:tcPr>
            <w:tcW w:w="2250" w:type="dxa"/>
          </w:tcPr>
          <w:p w14:paraId="62715498" w14:textId="14E074E4" w:rsidR="001B653D" w:rsidRPr="00F230E3" w:rsidRDefault="00034526" w:rsidP="00985E68">
            <w:pPr>
              <w:tabs>
                <w:tab w:val="clear" w:pos="360"/>
              </w:tabs>
              <w:rPr>
                <w:rFonts w:ascii="Arial" w:hAnsi="Arial" w:cs="Arial"/>
                <w:sz w:val="22"/>
                <w:szCs w:val="22"/>
              </w:rPr>
            </w:pPr>
            <w:r>
              <w:rPr>
                <w:rFonts w:ascii="Arial" w:hAnsi="Arial" w:cs="Arial"/>
                <w:sz w:val="22"/>
                <w:szCs w:val="22"/>
              </w:rPr>
              <w:t xml:space="preserve">Will delay the project schedule if not available prior to going to site. Will have schedule and cost impacts if </w:t>
            </w:r>
            <w:r w:rsidR="001D5886">
              <w:rPr>
                <w:rFonts w:ascii="Arial" w:hAnsi="Arial" w:cs="Arial"/>
                <w:sz w:val="22"/>
                <w:szCs w:val="22"/>
              </w:rPr>
              <w:t>Contractor arrives on site and arranged escort is unavailable</w:t>
            </w:r>
            <w:r w:rsidR="00140C6F">
              <w:rPr>
                <w:rFonts w:ascii="Arial" w:hAnsi="Arial" w:cs="Arial"/>
                <w:sz w:val="22"/>
                <w:szCs w:val="22"/>
              </w:rPr>
              <w:t xml:space="preserve"> (late cancellation).</w:t>
            </w:r>
          </w:p>
        </w:tc>
      </w:tr>
      <w:tr w:rsidR="001B653D" w:rsidRPr="00F230E3" w14:paraId="6271549D" w14:textId="77777777" w:rsidTr="00DC7D9F">
        <w:trPr>
          <w:cantSplit/>
        </w:trPr>
        <w:tc>
          <w:tcPr>
            <w:tcW w:w="3960" w:type="dxa"/>
          </w:tcPr>
          <w:p w14:paraId="6271549A" w14:textId="77777777" w:rsidR="001B653D" w:rsidRPr="00F230E3" w:rsidRDefault="001B653D" w:rsidP="00985E68">
            <w:pPr>
              <w:tabs>
                <w:tab w:val="clear" w:pos="360"/>
              </w:tabs>
              <w:rPr>
                <w:rFonts w:ascii="Arial" w:hAnsi="Arial" w:cs="Arial"/>
                <w:sz w:val="22"/>
                <w:szCs w:val="22"/>
              </w:rPr>
            </w:pPr>
            <w:permStart w:id="1920562022" w:edGrp="everyone"/>
            <w:permStart w:id="467161143" w:edGrp="everyone"/>
            <w:permStart w:id="256534348" w:edGrp="everyone"/>
            <w:permEnd w:id="709964930"/>
            <w:permEnd w:id="1934372726"/>
            <w:permEnd w:id="1142623237"/>
          </w:p>
        </w:tc>
        <w:tc>
          <w:tcPr>
            <w:tcW w:w="3330" w:type="dxa"/>
          </w:tcPr>
          <w:p w14:paraId="6271549B" w14:textId="77777777" w:rsidR="001B653D" w:rsidRPr="00F230E3" w:rsidRDefault="001B653D" w:rsidP="00985E68">
            <w:pPr>
              <w:tabs>
                <w:tab w:val="clear" w:pos="360"/>
              </w:tabs>
              <w:rPr>
                <w:rFonts w:ascii="Arial" w:hAnsi="Arial" w:cs="Arial"/>
                <w:sz w:val="22"/>
                <w:szCs w:val="22"/>
              </w:rPr>
            </w:pPr>
          </w:p>
        </w:tc>
        <w:tc>
          <w:tcPr>
            <w:tcW w:w="2250" w:type="dxa"/>
          </w:tcPr>
          <w:p w14:paraId="6271549C" w14:textId="77777777" w:rsidR="001B653D" w:rsidRPr="00F230E3" w:rsidRDefault="001B653D" w:rsidP="00985E68">
            <w:pPr>
              <w:tabs>
                <w:tab w:val="clear" w:pos="360"/>
              </w:tabs>
              <w:rPr>
                <w:rFonts w:ascii="Arial" w:hAnsi="Arial" w:cs="Arial"/>
                <w:sz w:val="22"/>
                <w:szCs w:val="22"/>
              </w:rPr>
            </w:pPr>
          </w:p>
        </w:tc>
      </w:tr>
      <w:tr w:rsidR="001B653D" w:rsidRPr="00F230E3" w14:paraId="627154A1" w14:textId="77777777" w:rsidTr="00DC7D9F">
        <w:trPr>
          <w:cantSplit/>
        </w:trPr>
        <w:tc>
          <w:tcPr>
            <w:tcW w:w="3960" w:type="dxa"/>
          </w:tcPr>
          <w:p w14:paraId="6271549E" w14:textId="77777777" w:rsidR="001B653D" w:rsidRPr="00F230E3" w:rsidRDefault="001B653D" w:rsidP="00985E68">
            <w:pPr>
              <w:tabs>
                <w:tab w:val="clear" w:pos="360"/>
              </w:tabs>
              <w:rPr>
                <w:rFonts w:ascii="Arial" w:hAnsi="Arial" w:cs="Arial"/>
                <w:sz w:val="22"/>
                <w:szCs w:val="22"/>
              </w:rPr>
            </w:pPr>
            <w:permStart w:id="1310148741" w:edGrp="everyone"/>
            <w:permStart w:id="1344280645" w:edGrp="everyone"/>
            <w:permStart w:id="1101467383" w:edGrp="everyone"/>
            <w:permEnd w:id="1920562022"/>
            <w:permEnd w:id="467161143"/>
            <w:permEnd w:id="256534348"/>
          </w:p>
        </w:tc>
        <w:tc>
          <w:tcPr>
            <w:tcW w:w="3330" w:type="dxa"/>
          </w:tcPr>
          <w:p w14:paraId="6271549F" w14:textId="77777777" w:rsidR="001B653D" w:rsidRPr="00F230E3" w:rsidRDefault="001B653D" w:rsidP="00985E68">
            <w:pPr>
              <w:tabs>
                <w:tab w:val="clear" w:pos="360"/>
              </w:tabs>
              <w:rPr>
                <w:rFonts w:ascii="Arial" w:hAnsi="Arial" w:cs="Arial"/>
                <w:sz w:val="22"/>
                <w:szCs w:val="22"/>
              </w:rPr>
            </w:pPr>
          </w:p>
        </w:tc>
        <w:tc>
          <w:tcPr>
            <w:tcW w:w="2250" w:type="dxa"/>
          </w:tcPr>
          <w:p w14:paraId="627154A0" w14:textId="77777777" w:rsidR="001B653D" w:rsidRPr="00F230E3" w:rsidRDefault="001B653D" w:rsidP="00985E68">
            <w:pPr>
              <w:tabs>
                <w:tab w:val="clear" w:pos="360"/>
              </w:tabs>
              <w:rPr>
                <w:rFonts w:ascii="Arial" w:hAnsi="Arial" w:cs="Arial"/>
                <w:sz w:val="22"/>
                <w:szCs w:val="22"/>
              </w:rPr>
            </w:pPr>
          </w:p>
        </w:tc>
      </w:tr>
      <w:tr w:rsidR="00547C95" w:rsidRPr="00F230E3" w14:paraId="6740721B" w14:textId="77777777" w:rsidTr="00DC7D9F">
        <w:trPr>
          <w:cantSplit/>
        </w:trPr>
        <w:tc>
          <w:tcPr>
            <w:tcW w:w="3960" w:type="dxa"/>
          </w:tcPr>
          <w:p w14:paraId="146EDDD4" w14:textId="77777777" w:rsidR="00547C95" w:rsidRPr="00F230E3" w:rsidRDefault="00547C95" w:rsidP="00985E68">
            <w:pPr>
              <w:tabs>
                <w:tab w:val="clear" w:pos="360"/>
              </w:tabs>
              <w:rPr>
                <w:rFonts w:ascii="Arial" w:hAnsi="Arial" w:cs="Arial"/>
                <w:sz w:val="22"/>
                <w:szCs w:val="22"/>
              </w:rPr>
            </w:pPr>
            <w:permStart w:id="705441382" w:edGrp="everyone"/>
            <w:permStart w:id="866336769" w:edGrp="everyone"/>
            <w:permStart w:id="872432114" w:edGrp="everyone"/>
            <w:permStart w:id="1355030965" w:edGrp="everyone"/>
            <w:permEnd w:id="1310148741"/>
            <w:permEnd w:id="1344280645"/>
            <w:permEnd w:id="1101467383"/>
          </w:p>
        </w:tc>
        <w:tc>
          <w:tcPr>
            <w:tcW w:w="3330" w:type="dxa"/>
          </w:tcPr>
          <w:p w14:paraId="7C40B86C" w14:textId="77777777" w:rsidR="00547C95" w:rsidRPr="00F230E3" w:rsidRDefault="00547C95" w:rsidP="00985E68">
            <w:pPr>
              <w:tabs>
                <w:tab w:val="clear" w:pos="360"/>
              </w:tabs>
              <w:rPr>
                <w:rFonts w:ascii="Arial" w:hAnsi="Arial" w:cs="Arial"/>
                <w:sz w:val="22"/>
                <w:szCs w:val="22"/>
              </w:rPr>
            </w:pPr>
          </w:p>
        </w:tc>
        <w:tc>
          <w:tcPr>
            <w:tcW w:w="2250" w:type="dxa"/>
          </w:tcPr>
          <w:p w14:paraId="59F00018" w14:textId="77777777" w:rsidR="00547C95" w:rsidRPr="00F230E3" w:rsidRDefault="00547C95" w:rsidP="00985E68">
            <w:pPr>
              <w:tabs>
                <w:tab w:val="clear" w:pos="360"/>
              </w:tabs>
              <w:rPr>
                <w:rFonts w:ascii="Arial" w:hAnsi="Arial" w:cs="Arial"/>
                <w:sz w:val="22"/>
                <w:szCs w:val="22"/>
              </w:rPr>
            </w:pPr>
          </w:p>
        </w:tc>
      </w:tr>
      <w:tr w:rsidR="00547C95" w:rsidRPr="00F230E3" w14:paraId="28AB29F7" w14:textId="77777777" w:rsidTr="00DC7D9F">
        <w:trPr>
          <w:cantSplit/>
        </w:trPr>
        <w:tc>
          <w:tcPr>
            <w:tcW w:w="3960" w:type="dxa"/>
          </w:tcPr>
          <w:p w14:paraId="3B5908D0" w14:textId="77777777" w:rsidR="00547C95" w:rsidRPr="00F230E3" w:rsidRDefault="00547C95" w:rsidP="00985E68">
            <w:pPr>
              <w:tabs>
                <w:tab w:val="clear" w:pos="360"/>
              </w:tabs>
              <w:rPr>
                <w:rFonts w:ascii="Arial" w:hAnsi="Arial" w:cs="Arial"/>
                <w:sz w:val="22"/>
                <w:szCs w:val="22"/>
              </w:rPr>
            </w:pPr>
            <w:permStart w:id="1138444661" w:edGrp="everyone"/>
            <w:permStart w:id="1537303931" w:edGrp="everyone"/>
            <w:permStart w:id="26673238" w:edGrp="everyone"/>
            <w:permStart w:id="25763811" w:edGrp="everyone"/>
            <w:permEnd w:id="705441382"/>
            <w:permEnd w:id="866336769"/>
            <w:permEnd w:id="872432114"/>
            <w:permEnd w:id="1355030965"/>
          </w:p>
        </w:tc>
        <w:tc>
          <w:tcPr>
            <w:tcW w:w="3330" w:type="dxa"/>
          </w:tcPr>
          <w:p w14:paraId="61B3ED40" w14:textId="77777777" w:rsidR="00547C95" w:rsidRPr="00F230E3" w:rsidRDefault="00547C95" w:rsidP="00985E68">
            <w:pPr>
              <w:tabs>
                <w:tab w:val="clear" w:pos="360"/>
              </w:tabs>
              <w:rPr>
                <w:rFonts w:ascii="Arial" w:hAnsi="Arial" w:cs="Arial"/>
                <w:sz w:val="22"/>
                <w:szCs w:val="22"/>
              </w:rPr>
            </w:pPr>
          </w:p>
        </w:tc>
        <w:tc>
          <w:tcPr>
            <w:tcW w:w="2250" w:type="dxa"/>
          </w:tcPr>
          <w:p w14:paraId="4EA19A59" w14:textId="77777777" w:rsidR="00547C95" w:rsidRPr="00F230E3" w:rsidRDefault="00547C95" w:rsidP="00985E68">
            <w:pPr>
              <w:tabs>
                <w:tab w:val="clear" w:pos="360"/>
              </w:tabs>
              <w:rPr>
                <w:rFonts w:ascii="Arial" w:hAnsi="Arial" w:cs="Arial"/>
                <w:sz w:val="22"/>
                <w:szCs w:val="22"/>
              </w:rPr>
            </w:pPr>
          </w:p>
        </w:tc>
      </w:tr>
      <w:tr w:rsidR="00547C95" w:rsidRPr="00F230E3" w14:paraId="03A7ABE7" w14:textId="77777777" w:rsidTr="00DC7D9F">
        <w:trPr>
          <w:cantSplit/>
        </w:trPr>
        <w:tc>
          <w:tcPr>
            <w:tcW w:w="3960" w:type="dxa"/>
          </w:tcPr>
          <w:p w14:paraId="19A059A6" w14:textId="77777777" w:rsidR="00547C95" w:rsidRPr="00F230E3" w:rsidRDefault="00547C95" w:rsidP="00985E68">
            <w:pPr>
              <w:tabs>
                <w:tab w:val="clear" w:pos="360"/>
              </w:tabs>
              <w:rPr>
                <w:rFonts w:ascii="Arial" w:hAnsi="Arial" w:cs="Arial"/>
                <w:sz w:val="22"/>
                <w:szCs w:val="22"/>
              </w:rPr>
            </w:pPr>
            <w:permStart w:id="994005625" w:edGrp="everyone"/>
            <w:permStart w:id="317462702" w:edGrp="everyone"/>
            <w:permStart w:id="57744068" w:edGrp="everyone"/>
            <w:permStart w:id="1577003052" w:edGrp="everyone"/>
            <w:permEnd w:id="1138444661"/>
            <w:permEnd w:id="1537303931"/>
            <w:permEnd w:id="26673238"/>
            <w:permEnd w:id="25763811"/>
          </w:p>
        </w:tc>
        <w:tc>
          <w:tcPr>
            <w:tcW w:w="3330" w:type="dxa"/>
          </w:tcPr>
          <w:p w14:paraId="379BF67E" w14:textId="77777777" w:rsidR="00547C95" w:rsidRPr="00F230E3" w:rsidRDefault="00547C95" w:rsidP="00985E68">
            <w:pPr>
              <w:tabs>
                <w:tab w:val="clear" w:pos="360"/>
              </w:tabs>
              <w:rPr>
                <w:rFonts w:ascii="Arial" w:hAnsi="Arial" w:cs="Arial"/>
                <w:sz w:val="22"/>
                <w:szCs w:val="22"/>
              </w:rPr>
            </w:pPr>
          </w:p>
        </w:tc>
        <w:tc>
          <w:tcPr>
            <w:tcW w:w="2250" w:type="dxa"/>
          </w:tcPr>
          <w:p w14:paraId="754C1AA9" w14:textId="77777777" w:rsidR="00547C95" w:rsidRPr="00F230E3" w:rsidRDefault="00547C95" w:rsidP="00985E68">
            <w:pPr>
              <w:tabs>
                <w:tab w:val="clear" w:pos="360"/>
              </w:tabs>
              <w:rPr>
                <w:rFonts w:ascii="Arial" w:hAnsi="Arial" w:cs="Arial"/>
                <w:sz w:val="22"/>
                <w:szCs w:val="22"/>
              </w:rPr>
            </w:pPr>
          </w:p>
        </w:tc>
      </w:tr>
      <w:tr w:rsidR="00547C95" w:rsidRPr="00F230E3" w14:paraId="4D89F022" w14:textId="77777777" w:rsidTr="00DC7D9F">
        <w:trPr>
          <w:cantSplit/>
        </w:trPr>
        <w:tc>
          <w:tcPr>
            <w:tcW w:w="3960" w:type="dxa"/>
          </w:tcPr>
          <w:p w14:paraId="55FD3F99" w14:textId="77777777" w:rsidR="00547C95" w:rsidRPr="00F230E3" w:rsidRDefault="00547C95" w:rsidP="00985E68">
            <w:pPr>
              <w:tabs>
                <w:tab w:val="clear" w:pos="360"/>
              </w:tabs>
              <w:rPr>
                <w:rFonts w:ascii="Arial" w:hAnsi="Arial" w:cs="Arial"/>
                <w:sz w:val="22"/>
                <w:szCs w:val="22"/>
              </w:rPr>
            </w:pPr>
            <w:permStart w:id="1700609997" w:edGrp="everyone"/>
            <w:permStart w:id="1953325495" w:edGrp="everyone"/>
            <w:permStart w:id="235625434" w:edGrp="everyone"/>
            <w:permStart w:id="734098290" w:edGrp="everyone"/>
            <w:permEnd w:id="994005625"/>
            <w:permEnd w:id="317462702"/>
            <w:permEnd w:id="57744068"/>
            <w:permEnd w:id="1577003052"/>
          </w:p>
        </w:tc>
        <w:tc>
          <w:tcPr>
            <w:tcW w:w="3330" w:type="dxa"/>
          </w:tcPr>
          <w:p w14:paraId="6F7DA1E0" w14:textId="77777777" w:rsidR="00547C95" w:rsidRPr="00F230E3" w:rsidRDefault="00547C95" w:rsidP="00985E68">
            <w:pPr>
              <w:tabs>
                <w:tab w:val="clear" w:pos="360"/>
              </w:tabs>
              <w:rPr>
                <w:rFonts w:ascii="Arial" w:hAnsi="Arial" w:cs="Arial"/>
                <w:sz w:val="22"/>
                <w:szCs w:val="22"/>
              </w:rPr>
            </w:pPr>
          </w:p>
        </w:tc>
        <w:tc>
          <w:tcPr>
            <w:tcW w:w="2250" w:type="dxa"/>
          </w:tcPr>
          <w:p w14:paraId="41B811A6" w14:textId="77777777" w:rsidR="00547C95" w:rsidRPr="00F230E3" w:rsidRDefault="00547C95" w:rsidP="00985E68">
            <w:pPr>
              <w:tabs>
                <w:tab w:val="clear" w:pos="360"/>
              </w:tabs>
              <w:rPr>
                <w:rFonts w:ascii="Arial" w:hAnsi="Arial" w:cs="Arial"/>
                <w:sz w:val="22"/>
                <w:szCs w:val="22"/>
              </w:rPr>
            </w:pPr>
          </w:p>
        </w:tc>
      </w:tr>
    </w:tbl>
    <w:p w14:paraId="627154A2" w14:textId="77777777" w:rsidR="00985E68" w:rsidRDefault="00985E68">
      <w:pPr>
        <w:pStyle w:val="BodyText"/>
        <w:rPr>
          <w:rFonts w:ascii="Arial" w:hAnsi="Arial" w:cs="Arial"/>
          <w:sz w:val="22"/>
          <w:szCs w:val="22"/>
        </w:rPr>
      </w:pPr>
    </w:p>
    <w:permEnd w:id="1700609997"/>
    <w:permEnd w:id="1953325495"/>
    <w:permEnd w:id="235625434"/>
    <w:permEnd w:id="734098290"/>
    <w:p w14:paraId="627154A3" w14:textId="77777777" w:rsidR="0068193D" w:rsidRPr="00A82533" w:rsidRDefault="0068193D" w:rsidP="0068193D"/>
    <w:p w14:paraId="627154A4" w14:textId="77777777" w:rsidR="0068193D" w:rsidRPr="00F230E3" w:rsidRDefault="0068193D">
      <w:pPr>
        <w:pStyle w:val="BodyText"/>
        <w:rPr>
          <w:rFonts w:ascii="Arial" w:hAnsi="Arial" w:cs="Arial"/>
          <w:sz w:val="22"/>
          <w:szCs w:val="22"/>
        </w:rPr>
      </w:pPr>
    </w:p>
    <w:p w14:paraId="627154A5" w14:textId="77777777" w:rsidR="006F4B46" w:rsidRPr="00F230E3" w:rsidRDefault="006F4B46" w:rsidP="000B0185">
      <w:pPr>
        <w:pStyle w:val="Heading2"/>
        <w:rPr>
          <w:rFonts w:ascii="Arial" w:hAnsi="Arial" w:cs="Arial"/>
          <w:sz w:val="22"/>
          <w:szCs w:val="22"/>
        </w:rPr>
      </w:pPr>
      <w:bookmarkStart w:id="39" w:name="_Toc204759177"/>
      <w:bookmarkStart w:id="40" w:name="_Toc22728256"/>
      <w:r w:rsidRPr="00F230E3">
        <w:rPr>
          <w:rFonts w:ascii="Arial" w:hAnsi="Arial" w:cs="Arial"/>
          <w:sz w:val="22"/>
          <w:szCs w:val="22"/>
        </w:rPr>
        <w:t>Deliverables</w:t>
      </w:r>
      <w:bookmarkEnd w:id="39"/>
      <w:bookmarkEnd w:id="40"/>
    </w:p>
    <w:p w14:paraId="627154A6" w14:textId="77777777" w:rsidR="004441F0" w:rsidRPr="00F230E3" w:rsidRDefault="004441F0">
      <w:pPr>
        <w:pStyle w:val="BodyText"/>
        <w:rPr>
          <w:rFonts w:ascii="Arial" w:hAnsi="Arial" w:cs="Arial"/>
          <w:sz w:val="22"/>
          <w:szCs w:val="22"/>
        </w:rPr>
      </w:pPr>
    </w:p>
    <w:p w14:paraId="627154A7" w14:textId="57C210AD" w:rsidR="00BD7195" w:rsidRPr="00A5129A" w:rsidDel="00564620" w:rsidRDefault="006F4B46" w:rsidP="000B0185">
      <w:pPr>
        <w:pStyle w:val="BodyText"/>
        <w:ind w:right="360"/>
        <w:rPr>
          <w:del w:id="41" w:author="Gately, Martin" w:date="2024-03-14T14:12:00Z"/>
          <w:rFonts w:ascii="Arial" w:hAnsi="Arial" w:cs="Arial"/>
          <w:strike/>
          <w:color w:val="FF0000"/>
          <w:sz w:val="22"/>
          <w:szCs w:val="22"/>
        </w:rPr>
      </w:pPr>
      <w:permStart w:id="1056009111" w:edGrp="everyone"/>
      <w:del w:id="42" w:author="Gately, Martin" w:date="2024-03-14T14:12:00Z">
        <w:r w:rsidRPr="00A5129A" w:rsidDel="00564620">
          <w:rPr>
            <w:rFonts w:ascii="Arial" w:hAnsi="Arial" w:cs="Arial"/>
            <w:strike/>
            <w:color w:val="FF0000"/>
            <w:sz w:val="22"/>
            <w:szCs w:val="22"/>
          </w:rPr>
          <w:delText xml:space="preserve">List the deliverables </w:delText>
        </w:r>
        <w:r w:rsidR="00E13D20" w:rsidRPr="00A5129A" w:rsidDel="00564620">
          <w:rPr>
            <w:rFonts w:ascii="Arial" w:hAnsi="Arial" w:cs="Arial"/>
            <w:strike/>
            <w:color w:val="FF0000"/>
            <w:sz w:val="22"/>
            <w:szCs w:val="22"/>
          </w:rPr>
          <w:delText>associated with the</w:delText>
        </w:r>
        <w:r w:rsidRPr="00A5129A" w:rsidDel="00564620">
          <w:rPr>
            <w:rFonts w:ascii="Arial" w:hAnsi="Arial" w:cs="Arial"/>
            <w:strike/>
            <w:color w:val="FF0000"/>
            <w:sz w:val="22"/>
            <w:szCs w:val="22"/>
          </w:rPr>
          <w:delText xml:space="preserve"> services to be provided </w:delText>
        </w:r>
        <w:r w:rsidR="00C612D2" w:rsidRPr="00A5129A" w:rsidDel="00564620">
          <w:rPr>
            <w:rFonts w:ascii="Arial" w:hAnsi="Arial" w:cs="Arial"/>
            <w:strike/>
            <w:color w:val="FF0000"/>
            <w:sz w:val="22"/>
            <w:szCs w:val="22"/>
          </w:rPr>
          <w:delText>under</w:delText>
        </w:r>
        <w:r w:rsidRPr="00A5129A" w:rsidDel="00564620">
          <w:rPr>
            <w:rFonts w:ascii="Arial" w:hAnsi="Arial" w:cs="Arial"/>
            <w:strike/>
            <w:color w:val="FF0000"/>
            <w:sz w:val="22"/>
            <w:szCs w:val="22"/>
          </w:rPr>
          <w:delText xml:space="preserve"> this </w:delText>
        </w:r>
        <w:r w:rsidR="00C612D2" w:rsidRPr="00A5129A" w:rsidDel="00564620">
          <w:rPr>
            <w:rFonts w:ascii="Arial" w:hAnsi="Arial" w:cs="Arial"/>
            <w:strike/>
            <w:color w:val="FF0000"/>
            <w:sz w:val="22"/>
            <w:szCs w:val="22"/>
          </w:rPr>
          <w:delText>SOW.</w:delText>
        </w:r>
        <w:r w:rsidRPr="00A5129A" w:rsidDel="00564620">
          <w:rPr>
            <w:rFonts w:ascii="Arial" w:hAnsi="Arial" w:cs="Arial"/>
            <w:strike/>
            <w:color w:val="FF0000"/>
            <w:sz w:val="22"/>
            <w:szCs w:val="22"/>
          </w:rPr>
          <w:delText xml:space="preserve">  Include planned delivery dates, responsible organizations</w:delText>
        </w:r>
        <w:r w:rsidR="001C02E4" w:rsidRPr="00A5129A" w:rsidDel="00564620">
          <w:rPr>
            <w:rFonts w:ascii="Arial" w:hAnsi="Arial" w:cs="Arial"/>
            <w:strike/>
            <w:color w:val="FF0000"/>
            <w:sz w:val="22"/>
            <w:szCs w:val="22"/>
          </w:rPr>
          <w:delText xml:space="preserve"> (both author and approver)</w:delText>
        </w:r>
        <w:r w:rsidRPr="00A5129A" w:rsidDel="00564620">
          <w:rPr>
            <w:rFonts w:ascii="Arial" w:hAnsi="Arial" w:cs="Arial"/>
            <w:strike/>
            <w:color w:val="FF0000"/>
            <w:sz w:val="22"/>
            <w:szCs w:val="22"/>
          </w:rPr>
          <w:delText>, delivery mechanisms and/or locations.</w:delText>
        </w:r>
        <w:r w:rsidR="0017355D" w:rsidRPr="00A5129A" w:rsidDel="00564620">
          <w:rPr>
            <w:rFonts w:ascii="Arial" w:hAnsi="Arial" w:cs="Arial"/>
            <w:strike/>
            <w:color w:val="FF0000"/>
            <w:sz w:val="22"/>
            <w:szCs w:val="22"/>
          </w:rPr>
          <w:delText xml:space="preserve"> The standard set of acceptance criteria mentioned below should be used as a minimum for the listed deliverables in addition to any other acceptance criteria</w:delText>
        </w:r>
        <w:r w:rsidR="00316B72" w:rsidRPr="00A5129A" w:rsidDel="00564620">
          <w:rPr>
            <w:rFonts w:ascii="Arial" w:hAnsi="Arial" w:cs="Arial"/>
            <w:strike/>
            <w:color w:val="FF0000"/>
            <w:sz w:val="22"/>
            <w:szCs w:val="22"/>
          </w:rPr>
          <w:delText xml:space="preserve"> or deliverables</w:delText>
        </w:r>
        <w:r w:rsidR="0017355D" w:rsidRPr="00A5129A" w:rsidDel="00564620">
          <w:rPr>
            <w:rFonts w:ascii="Arial" w:hAnsi="Arial" w:cs="Arial"/>
            <w:strike/>
            <w:color w:val="FF0000"/>
            <w:sz w:val="22"/>
            <w:szCs w:val="22"/>
          </w:rPr>
          <w:delText xml:space="preserve"> </w:delText>
        </w:r>
        <w:r w:rsidR="00E13D20" w:rsidRPr="00A5129A" w:rsidDel="00564620">
          <w:rPr>
            <w:rFonts w:ascii="Arial" w:hAnsi="Arial" w:cs="Arial"/>
            <w:strike/>
            <w:color w:val="FF0000"/>
            <w:sz w:val="22"/>
            <w:szCs w:val="22"/>
          </w:rPr>
          <w:delText>determined by Company</w:delText>
        </w:r>
        <w:r w:rsidR="001B653D" w:rsidRPr="00A5129A" w:rsidDel="00564620">
          <w:rPr>
            <w:rFonts w:ascii="Arial" w:hAnsi="Arial" w:cs="Arial"/>
            <w:strike/>
            <w:color w:val="FF0000"/>
            <w:sz w:val="22"/>
            <w:szCs w:val="22"/>
          </w:rPr>
          <w:delText xml:space="preserve"> as specified in the SOW</w:delText>
        </w:r>
        <w:r w:rsidR="0017355D" w:rsidRPr="00A5129A" w:rsidDel="00564620">
          <w:rPr>
            <w:rFonts w:ascii="Arial" w:hAnsi="Arial" w:cs="Arial"/>
            <w:strike/>
            <w:color w:val="FF0000"/>
            <w:sz w:val="22"/>
            <w:szCs w:val="22"/>
          </w:rPr>
          <w:delText xml:space="preserve">.  </w:delText>
        </w:r>
        <w:r w:rsidR="00E73EB3" w:rsidRPr="00A5129A" w:rsidDel="00564620">
          <w:rPr>
            <w:rFonts w:ascii="Arial" w:hAnsi="Arial" w:cs="Arial"/>
            <w:strike/>
            <w:color w:val="FF0000"/>
            <w:sz w:val="22"/>
            <w:szCs w:val="22"/>
          </w:rPr>
          <w:delText>A</w:delText>
        </w:r>
        <w:r w:rsidR="00384728" w:rsidRPr="00A5129A" w:rsidDel="00564620">
          <w:rPr>
            <w:rFonts w:ascii="Arial" w:hAnsi="Arial" w:cs="Arial"/>
            <w:strike/>
            <w:color w:val="FF0000"/>
            <w:sz w:val="22"/>
            <w:szCs w:val="22"/>
          </w:rPr>
          <w:delText>ll deliverables</w:delText>
        </w:r>
        <w:r w:rsidR="00E73EB3" w:rsidRPr="00A5129A" w:rsidDel="00564620">
          <w:rPr>
            <w:rFonts w:ascii="Arial" w:hAnsi="Arial" w:cs="Arial"/>
            <w:strike/>
            <w:color w:val="FF0000"/>
            <w:sz w:val="22"/>
            <w:szCs w:val="22"/>
          </w:rPr>
          <w:delText xml:space="preserve"> must be linked </w:delText>
        </w:r>
        <w:r w:rsidR="00384728" w:rsidRPr="00A5129A" w:rsidDel="00564620">
          <w:rPr>
            <w:rFonts w:ascii="Arial" w:hAnsi="Arial" w:cs="Arial"/>
            <w:strike/>
            <w:color w:val="FF0000"/>
            <w:sz w:val="22"/>
            <w:szCs w:val="22"/>
          </w:rPr>
          <w:delText xml:space="preserve">to the applicable </w:delText>
        </w:r>
        <w:r w:rsidR="00711529" w:rsidRPr="00A5129A" w:rsidDel="00564620">
          <w:rPr>
            <w:rFonts w:ascii="Arial" w:hAnsi="Arial" w:cs="Arial"/>
            <w:strike/>
            <w:color w:val="FF0000"/>
            <w:sz w:val="22"/>
            <w:szCs w:val="22"/>
          </w:rPr>
          <w:delText>C</w:delText>
        </w:r>
        <w:r w:rsidR="00384728" w:rsidRPr="00A5129A" w:rsidDel="00564620">
          <w:rPr>
            <w:rFonts w:ascii="Arial" w:hAnsi="Arial" w:cs="Arial"/>
            <w:strike/>
            <w:color w:val="FF0000"/>
            <w:sz w:val="22"/>
            <w:szCs w:val="22"/>
          </w:rPr>
          <w:delText>P</w:delText>
        </w:r>
        <w:r w:rsidR="00711529" w:rsidRPr="00A5129A" w:rsidDel="00564620">
          <w:rPr>
            <w:rFonts w:ascii="Arial" w:hAnsi="Arial" w:cs="Arial"/>
            <w:strike/>
            <w:color w:val="FF0000"/>
            <w:sz w:val="22"/>
            <w:szCs w:val="22"/>
          </w:rPr>
          <w:delText>S</w:delText>
        </w:r>
        <w:r w:rsidR="00384728" w:rsidRPr="00A5129A" w:rsidDel="00564620">
          <w:rPr>
            <w:rFonts w:ascii="Arial" w:hAnsi="Arial" w:cs="Arial"/>
            <w:strike/>
            <w:color w:val="FF0000"/>
            <w:sz w:val="22"/>
            <w:szCs w:val="22"/>
          </w:rPr>
          <w:delText xml:space="preserve"> milestone payment.</w:delText>
        </w:r>
      </w:del>
    </w:p>
    <w:permEnd w:id="1056009111"/>
    <w:p w14:paraId="627154A8" w14:textId="77777777" w:rsidR="003B3E4B" w:rsidRPr="00F230E3" w:rsidRDefault="003B3E4B" w:rsidP="000B0185">
      <w:pPr>
        <w:pStyle w:val="BodyText"/>
        <w:ind w:right="360"/>
        <w:rPr>
          <w:rFonts w:ascii="Arial" w:hAnsi="Arial" w:cs="Arial"/>
          <w:color w:val="FF0000"/>
          <w:sz w:val="22"/>
          <w:szCs w:val="22"/>
        </w:rPr>
      </w:pPr>
    </w:p>
    <w:p w14:paraId="627154A9" w14:textId="77777777" w:rsidR="00C74E0A" w:rsidRPr="00F230E3" w:rsidRDefault="00EB6419" w:rsidP="00C74E0A">
      <w:pPr>
        <w:pStyle w:val="BodyText"/>
        <w:rPr>
          <w:rFonts w:ascii="Arial" w:hAnsi="Arial" w:cs="Arial"/>
          <w:sz w:val="22"/>
          <w:szCs w:val="22"/>
        </w:rPr>
      </w:pPr>
      <w:r w:rsidRPr="00F230E3">
        <w:rPr>
          <w:rFonts w:ascii="Arial" w:hAnsi="Arial" w:cs="Arial"/>
          <w:sz w:val="22"/>
          <w:szCs w:val="22"/>
        </w:rPr>
        <w:t>Del</w:t>
      </w:r>
      <w:r w:rsidR="00C74E0A" w:rsidRPr="00F230E3">
        <w:rPr>
          <w:rFonts w:ascii="Arial" w:hAnsi="Arial" w:cs="Arial"/>
          <w:sz w:val="22"/>
          <w:szCs w:val="22"/>
        </w:rPr>
        <w:t>iverables:</w:t>
      </w:r>
    </w:p>
    <w:p w14:paraId="627154AA" w14:textId="77777777" w:rsidR="003B3E4B" w:rsidRPr="00F230E3" w:rsidRDefault="003B3E4B" w:rsidP="000B0185">
      <w:pPr>
        <w:pStyle w:val="BodyText"/>
        <w:ind w:right="360"/>
        <w:rPr>
          <w:rFonts w:ascii="Arial" w:hAnsi="Arial" w:cs="Arial"/>
          <w:sz w:val="22"/>
          <w:szCs w:val="22"/>
        </w:rPr>
      </w:pPr>
      <w:r w:rsidRPr="00F230E3">
        <w:rPr>
          <w:rFonts w:ascii="Arial" w:hAnsi="Arial" w:cs="Arial"/>
          <w:i w:val="0"/>
          <w:sz w:val="22"/>
          <w:szCs w:val="22"/>
        </w:rPr>
        <w:t>The key deliverables deve</w:t>
      </w:r>
      <w:r w:rsidR="005E6B18" w:rsidRPr="00F230E3">
        <w:rPr>
          <w:rFonts w:ascii="Arial" w:hAnsi="Arial" w:cs="Arial"/>
          <w:i w:val="0"/>
          <w:sz w:val="22"/>
          <w:szCs w:val="22"/>
        </w:rPr>
        <w:t>loped by the Supplier must be</w:t>
      </w:r>
      <w:r w:rsidRPr="00F230E3">
        <w:rPr>
          <w:rFonts w:ascii="Arial" w:hAnsi="Arial" w:cs="Arial"/>
          <w:i w:val="0"/>
          <w:sz w:val="22"/>
          <w:szCs w:val="22"/>
        </w:rPr>
        <w:t xml:space="preserve"> reviewed </w:t>
      </w:r>
      <w:r w:rsidR="00E13D20">
        <w:rPr>
          <w:rFonts w:ascii="Arial" w:hAnsi="Arial" w:cs="Arial"/>
          <w:i w:val="0"/>
          <w:sz w:val="22"/>
          <w:szCs w:val="22"/>
        </w:rPr>
        <w:t>and accepted by Company</w:t>
      </w:r>
      <w:r w:rsidRPr="00F230E3">
        <w:rPr>
          <w:rFonts w:ascii="Arial" w:hAnsi="Arial" w:cs="Arial"/>
          <w:i w:val="0"/>
          <w:sz w:val="22"/>
          <w:szCs w:val="22"/>
        </w:rPr>
        <w:t xml:space="preserve"> </w:t>
      </w:r>
      <w:r w:rsidR="00E13D20">
        <w:rPr>
          <w:rFonts w:ascii="Arial" w:hAnsi="Arial" w:cs="Arial"/>
          <w:i w:val="0"/>
          <w:sz w:val="22"/>
          <w:szCs w:val="22"/>
        </w:rPr>
        <w:t xml:space="preserve">with </w:t>
      </w:r>
      <w:r w:rsidRPr="00F230E3">
        <w:rPr>
          <w:rFonts w:ascii="Arial" w:hAnsi="Arial" w:cs="Arial"/>
          <w:i w:val="0"/>
          <w:sz w:val="22"/>
          <w:szCs w:val="22"/>
        </w:rPr>
        <w:t xml:space="preserve">an objective of detecting </w:t>
      </w:r>
      <w:r w:rsidR="00E13D20">
        <w:rPr>
          <w:rFonts w:ascii="Arial" w:hAnsi="Arial" w:cs="Arial"/>
          <w:i w:val="0"/>
          <w:sz w:val="22"/>
          <w:szCs w:val="22"/>
        </w:rPr>
        <w:t xml:space="preserve">potential </w:t>
      </w:r>
      <w:r w:rsidRPr="00F230E3">
        <w:rPr>
          <w:rFonts w:ascii="Arial" w:hAnsi="Arial" w:cs="Arial"/>
          <w:i w:val="0"/>
          <w:sz w:val="22"/>
          <w:szCs w:val="22"/>
        </w:rPr>
        <w:t xml:space="preserve">issues early in the </w:t>
      </w:r>
      <w:r w:rsidR="00E13D20">
        <w:rPr>
          <w:rFonts w:ascii="Arial" w:hAnsi="Arial" w:cs="Arial"/>
          <w:i w:val="0"/>
          <w:sz w:val="22"/>
          <w:szCs w:val="22"/>
        </w:rPr>
        <w:t xml:space="preserve">project </w:t>
      </w:r>
      <w:r w:rsidRPr="00F230E3">
        <w:rPr>
          <w:rFonts w:ascii="Arial" w:hAnsi="Arial" w:cs="Arial"/>
          <w:i w:val="0"/>
          <w:sz w:val="22"/>
          <w:szCs w:val="22"/>
        </w:rPr>
        <w:t xml:space="preserve">execution </w:t>
      </w:r>
      <w:r w:rsidR="00E13D20">
        <w:rPr>
          <w:rFonts w:ascii="Arial" w:hAnsi="Arial" w:cs="Arial"/>
          <w:i w:val="0"/>
          <w:sz w:val="22"/>
          <w:szCs w:val="22"/>
        </w:rPr>
        <w:t>process</w:t>
      </w:r>
      <w:r w:rsidRPr="00F230E3">
        <w:rPr>
          <w:rFonts w:ascii="Arial" w:hAnsi="Arial" w:cs="Arial"/>
          <w:i w:val="0"/>
          <w:sz w:val="22"/>
          <w:szCs w:val="22"/>
        </w:rPr>
        <w:t xml:space="preserve">, in order to prevent adverse effects </w:t>
      </w:r>
      <w:r w:rsidR="00316B72">
        <w:rPr>
          <w:rFonts w:ascii="Arial" w:hAnsi="Arial" w:cs="Arial"/>
          <w:i w:val="0"/>
          <w:sz w:val="22"/>
          <w:szCs w:val="22"/>
        </w:rPr>
        <w:t>to</w:t>
      </w:r>
      <w:r w:rsidRPr="00F230E3">
        <w:rPr>
          <w:rFonts w:ascii="Arial" w:hAnsi="Arial" w:cs="Arial"/>
          <w:i w:val="0"/>
          <w:sz w:val="22"/>
          <w:szCs w:val="22"/>
        </w:rPr>
        <w:t xml:space="preserve"> the project</w:t>
      </w:r>
      <w:r w:rsidR="00E13D20">
        <w:rPr>
          <w:rFonts w:ascii="Arial" w:hAnsi="Arial" w:cs="Arial"/>
          <w:i w:val="0"/>
          <w:sz w:val="22"/>
          <w:szCs w:val="22"/>
        </w:rPr>
        <w:t xml:space="preserve"> (including, but not limited to, adverse effects to the project schedule and cost of the project)</w:t>
      </w:r>
      <w:r w:rsidRPr="00F230E3">
        <w:rPr>
          <w:rFonts w:ascii="Arial" w:hAnsi="Arial" w:cs="Arial"/>
          <w:i w:val="0"/>
          <w:sz w:val="22"/>
          <w:szCs w:val="22"/>
        </w:rPr>
        <w:t>.</w:t>
      </w:r>
    </w:p>
    <w:p w14:paraId="627154AB" w14:textId="77777777" w:rsidR="006F4B46" w:rsidRPr="00F230E3" w:rsidRDefault="006F4B46">
      <w:pPr>
        <w:pStyle w:val="BodyText"/>
        <w:rPr>
          <w:rFonts w:ascii="Arial" w:hAnsi="Arial" w:cs="Arial"/>
          <w:sz w:val="22"/>
          <w:szCs w:val="22"/>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27"/>
        <w:gridCol w:w="1440"/>
        <w:gridCol w:w="2880"/>
        <w:gridCol w:w="1260"/>
        <w:gridCol w:w="1733"/>
      </w:tblGrid>
      <w:tr w:rsidR="000D1B60" w:rsidRPr="00F230E3" w14:paraId="627154B2" w14:textId="77777777" w:rsidTr="003A34A1">
        <w:trPr>
          <w:cantSplit/>
          <w:tblHeader/>
        </w:trPr>
        <w:tc>
          <w:tcPr>
            <w:tcW w:w="2227" w:type="dxa"/>
            <w:shd w:val="clear" w:color="auto" w:fill="auto"/>
          </w:tcPr>
          <w:p w14:paraId="627154AC" w14:textId="77777777" w:rsidR="000D1B60" w:rsidRPr="00F230E3" w:rsidRDefault="000D1B60" w:rsidP="001840E9">
            <w:pPr>
              <w:tabs>
                <w:tab w:val="clear" w:pos="360"/>
              </w:tabs>
              <w:jc w:val="center"/>
              <w:rPr>
                <w:rFonts w:ascii="Arial" w:hAnsi="Arial" w:cs="Arial"/>
                <w:b/>
                <w:sz w:val="22"/>
                <w:szCs w:val="22"/>
              </w:rPr>
            </w:pPr>
            <w:bookmarkStart w:id="43" w:name="_Toc204759178"/>
            <w:r w:rsidRPr="00F230E3">
              <w:rPr>
                <w:rFonts w:ascii="Arial" w:hAnsi="Arial" w:cs="Arial"/>
                <w:b/>
                <w:sz w:val="22"/>
                <w:szCs w:val="22"/>
              </w:rPr>
              <w:t xml:space="preserve">Deliverables </w:t>
            </w:r>
          </w:p>
        </w:tc>
        <w:tc>
          <w:tcPr>
            <w:tcW w:w="1440" w:type="dxa"/>
            <w:shd w:val="clear" w:color="auto" w:fill="auto"/>
          </w:tcPr>
          <w:p w14:paraId="627154AD" w14:textId="77777777" w:rsidR="000D1B60" w:rsidRPr="00F230E3" w:rsidRDefault="00283C39" w:rsidP="00052D50">
            <w:pPr>
              <w:tabs>
                <w:tab w:val="clear" w:pos="360"/>
              </w:tabs>
              <w:jc w:val="center"/>
              <w:rPr>
                <w:rFonts w:ascii="Arial" w:hAnsi="Arial" w:cs="Arial"/>
                <w:b/>
                <w:sz w:val="22"/>
                <w:szCs w:val="22"/>
              </w:rPr>
            </w:pPr>
            <w:r w:rsidRPr="00F230E3">
              <w:rPr>
                <w:rFonts w:ascii="Arial" w:hAnsi="Arial" w:cs="Arial"/>
                <w:b/>
                <w:sz w:val="22"/>
                <w:szCs w:val="22"/>
              </w:rPr>
              <w:t>Plann</w:t>
            </w:r>
            <w:r w:rsidR="000D1B60" w:rsidRPr="00F230E3">
              <w:rPr>
                <w:rFonts w:ascii="Arial" w:hAnsi="Arial" w:cs="Arial"/>
                <w:b/>
                <w:sz w:val="22"/>
                <w:szCs w:val="22"/>
              </w:rPr>
              <w:t>ed Delivery Date</w:t>
            </w:r>
          </w:p>
        </w:tc>
        <w:tc>
          <w:tcPr>
            <w:tcW w:w="2880" w:type="dxa"/>
            <w:shd w:val="clear" w:color="auto" w:fill="auto"/>
          </w:tcPr>
          <w:p w14:paraId="627154AE" w14:textId="77777777" w:rsidR="000D1B60" w:rsidRPr="00F230E3" w:rsidRDefault="000D1B60" w:rsidP="00052D50">
            <w:pPr>
              <w:tabs>
                <w:tab w:val="clear" w:pos="360"/>
              </w:tabs>
              <w:jc w:val="center"/>
              <w:rPr>
                <w:rFonts w:ascii="Arial" w:hAnsi="Arial" w:cs="Arial"/>
                <w:b/>
                <w:sz w:val="22"/>
                <w:szCs w:val="22"/>
              </w:rPr>
            </w:pPr>
            <w:r w:rsidRPr="00F230E3">
              <w:rPr>
                <w:rFonts w:ascii="Arial" w:hAnsi="Arial" w:cs="Arial"/>
                <w:b/>
                <w:sz w:val="22"/>
                <w:szCs w:val="22"/>
              </w:rPr>
              <w:t>Acceptance Criteria</w:t>
            </w:r>
          </w:p>
          <w:p w14:paraId="627154AF" w14:textId="77777777" w:rsidR="000D1B60" w:rsidRPr="00F230E3" w:rsidRDefault="000D1B60" w:rsidP="00052D50">
            <w:pPr>
              <w:tabs>
                <w:tab w:val="clear" w:pos="360"/>
              </w:tabs>
              <w:jc w:val="center"/>
              <w:rPr>
                <w:rFonts w:ascii="Arial" w:hAnsi="Arial" w:cs="Arial"/>
                <w:b/>
                <w:sz w:val="22"/>
                <w:szCs w:val="22"/>
              </w:rPr>
            </w:pPr>
            <w:r w:rsidRPr="00F230E3">
              <w:rPr>
                <w:rFonts w:ascii="Arial" w:hAnsi="Arial" w:cs="Arial"/>
                <w:color w:val="000000"/>
                <w:sz w:val="22"/>
                <w:szCs w:val="22"/>
              </w:rPr>
              <w:t xml:space="preserve">(These deliverables shall </w:t>
            </w:r>
            <w:r w:rsidR="00A17BC9" w:rsidRPr="00F230E3">
              <w:rPr>
                <w:rFonts w:ascii="Arial" w:hAnsi="Arial" w:cs="Arial"/>
                <w:color w:val="000000"/>
                <w:sz w:val="22"/>
                <w:szCs w:val="22"/>
              </w:rPr>
              <w:t xml:space="preserve">have a documented peer review and </w:t>
            </w:r>
            <w:r w:rsidRPr="00F230E3">
              <w:rPr>
                <w:rFonts w:ascii="Arial" w:hAnsi="Arial" w:cs="Arial"/>
                <w:color w:val="000000"/>
                <w:sz w:val="22"/>
                <w:szCs w:val="22"/>
              </w:rPr>
              <w:t>be reviewed &amp; approved by Company prior to the referenced CPS Milestone.</w:t>
            </w:r>
          </w:p>
        </w:tc>
        <w:tc>
          <w:tcPr>
            <w:tcW w:w="1260" w:type="dxa"/>
          </w:tcPr>
          <w:p w14:paraId="627154B0" w14:textId="77777777" w:rsidR="000D1B60" w:rsidRPr="00F230E3" w:rsidRDefault="00283C39" w:rsidP="00283C39">
            <w:pPr>
              <w:tabs>
                <w:tab w:val="clear" w:pos="360"/>
              </w:tabs>
              <w:jc w:val="center"/>
              <w:rPr>
                <w:rFonts w:ascii="Arial" w:hAnsi="Arial" w:cs="Arial"/>
                <w:b/>
                <w:sz w:val="22"/>
                <w:szCs w:val="22"/>
              </w:rPr>
            </w:pPr>
            <w:r w:rsidRPr="00F230E3">
              <w:rPr>
                <w:rFonts w:ascii="Arial" w:hAnsi="Arial" w:cs="Arial"/>
                <w:b/>
                <w:sz w:val="22"/>
                <w:szCs w:val="22"/>
              </w:rPr>
              <w:t>Company</w:t>
            </w:r>
            <w:r w:rsidR="000D1B60" w:rsidRPr="00F230E3">
              <w:rPr>
                <w:rFonts w:ascii="Arial" w:hAnsi="Arial" w:cs="Arial"/>
                <w:b/>
                <w:sz w:val="22"/>
                <w:szCs w:val="22"/>
              </w:rPr>
              <w:t xml:space="preserve"> Approver</w:t>
            </w:r>
          </w:p>
        </w:tc>
        <w:tc>
          <w:tcPr>
            <w:tcW w:w="1733" w:type="dxa"/>
          </w:tcPr>
          <w:p w14:paraId="627154B1" w14:textId="77777777" w:rsidR="000D1B60" w:rsidRPr="00F230E3" w:rsidRDefault="000D1B60" w:rsidP="00052D50">
            <w:pPr>
              <w:tabs>
                <w:tab w:val="clear" w:pos="360"/>
              </w:tabs>
              <w:jc w:val="center"/>
              <w:rPr>
                <w:rFonts w:ascii="Arial" w:hAnsi="Arial" w:cs="Arial"/>
                <w:b/>
                <w:sz w:val="22"/>
                <w:szCs w:val="22"/>
              </w:rPr>
            </w:pPr>
            <w:r w:rsidRPr="00F230E3">
              <w:rPr>
                <w:rFonts w:ascii="Arial" w:hAnsi="Arial" w:cs="Arial"/>
                <w:b/>
                <w:sz w:val="22"/>
                <w:szCs w:val="22"/>
              </w:rPr>
              <w:t>CPS Reference (1)</w:t>
            </w:r>
          </w:p>
        </w:tc>
      </w:tr>
      <w:tr w:rsidR="000D1B60" w:rsidRPr="00F230E3" w14:paraId="627154B8" w14:textId="77777777" w:rsidTr="003A34A1">
        <w:trPr>
          <w:cantSplit/>
        </w:trPr>
        <w:tc>
          <w:tcPr>
            <w:tcW w:w="2227" w:type="dxa"/>
          </w:tcPr>
          <w:p w14:paraId="627154B3" w14:textId="0A81211E" w:rsidR="000D1B60" w:rsidRPr="00FD1826" w:rsidRDefault="00D0072D" w:rsidP="006E5C17">
            <w:pPr>
              <w:tabs>
                <w:tab w:val="clear" w:pos="360"/>
              </w:tabs>
              <w:rPr>
                <w:rFonts w:ascii="Arial" w:hAnsi="Arial" w:cs="Arial"/>
                <w:iCs/>
                <w:sz w:val="22"/>
                <w:szCs w:val="22"/>
              </w:rPr>
            </w:pPr>
            <w:permStart w:id="1028411872" w:edGrp="everyone"/>
            <w:r w:rsidRPr="00FD1826">
              <w:rPr>
                <w:rFonts w:ascii="Arial" w:hAnsi="Arial" w:cs="Arial"/>
                <w:color w:val="000000"/>
                <w:sz w:val="22"/>
                <w:szCs w:val="22"/>
              </w:rPr>
              <w:t>Documentation of the solutions, their configuration and constraints. </w:t>
            </w:r>
          </w:p>
        </w:tc>
        <w:tc>
          <w:tcPr>
            <w:tcW w:w="1440" w:type="dxa"/>
          </w:tcPr>
          <w:p w14:paraId="627154B4" w14:textId="4A3A5F9D" w:rsidR="000D1B60" w:rsidRPr="000F1B18" w:rsidRDefault="00CB0335" w:rsidP="00052D50">
            <w:pPr>
              <w:tabs>
                <w:tab w:val="clear" w:pos="360"/>
              </w:tabs>
              <w:rPr>
                <w:rFonts w:ascii="Arial" w:hAnsi="Arial" w:cs="Arial"/>
                <w:sz w:val="22"/>
                <w:szCs w:val="22"/>
              </w:rPr>
            </w:pPr>
            <w:r>
              <w:rPr>
                <w:rFonts w:ascii="Arial" w:hAnsi="Arial" w:cs="Arial"/>
                <w:sz w:val="22"/>
                <w:szCs w:val="22"/>
              </w:rPr>
              <w:t>0</w:t>
            </w:r>
            <w:r w:rsidR="0049305E">
              <w:rPr>
                <w:rFonts w:ascii="Arial" w:hAnsi="Arial" w:cs="Arial"/>
                <w:sz w:val="22"/>
                <w:szCs w:val="22"/>
              </w:rPr>
              <w:t>6</w:t>
            </w:r>
            <w:r w:rsidR="000343F6" w:rsidRPr="000F1B18">
              <w:rPr>
                <w:rFonts w:ascii="Arial" w:hAnsi="Arial" w:cs="Arial"/>
                <w:sz w:val="22"/>
                <w:szCs w:val="22"/>
              </w:rPr>
              <w:t>/</w:t>
            </w:r>
            <w:r w:rsidR="0049305E">
              <w:rPr>
                <w:rFonts w:ascii="Arial" w:hAnsi="Arial" w:cs="Arial"/>
                <w:sz w:val="22"/>
                <w:szCs w:val="22"/>
              </w:rPr>
              <w:t>0</w:t>
            </w:r>
            <w:r w:rsidR="0096425E">
              <w:rPr>
                <w:rFonts w:ascii="Arial" w:hAnsi="Arial" w:cs="Arial"/>
                <w:sz w:val="22"/>
                <w:szCs w:val="22"/>
              </w:rPr>
              <w:t>4</w:t>
            </w:r>
            <w:r w:rsidR="000343F6" w:rsidRPr="000F1B18">
              <w:rPr>
                <w:rFonts w:ascii="Arial" w:hAnsi="Arial" w:cs="Arial"/>
                <w:sz w:val="22"/>
                <w:szCs w:val="22"/>
              </w:rPr>
              <w:t>/2024</w:t>
            </w:r>
          </w:p>
        </w:tc>
        <w:tc>
          <w:tcPr>
            <w:tcW w:w="2880" w:type="dxa"/>
          </w:tcPr>
          <w:p w14:paraId="627154B5" w14:textId="215B40C3" w:rsidR="000D1B60" w:rsidRPr="00E00203" w:rsidRDefault="00E00203" w:rsidP="00E00203">
            <w:pPr>
              <w:tabs>
                <w:tab w:val="clear" w:pos="360"/>
              </w:tabs>
              <w:rPr>
                <w:rFonts w:ascii="Arial" w:eastAsia="Calibri" w:hAnsi="Arial" w:cs="Arial"/>
                <w:color w:val="000000"/>
                <w:sz w:val="22"/>
                <w:szCs w:val="22"/>
              </w:rPr>
            </w:pPr>
            <w:r w:rsidRPr="00E00203">
              <w:rPr>
                <w:rFonts w:ascii="Arial" w:hAnsi="Arial" w:cs="Arial"/>
                <w:color w:val="000000"/>
                <w:sz w:val="22"/>
                <w:szCs w:val="22"/>
              </w:rPr>
              <w:t xml:space="preserve">Services and substance </w:t>
            </w:r>
            <w:r w:rsidR="00EF502F">
              <w:rPr>
                <w:rFonts w:ascii="Arial" w:hAnsi="Arial" w:cs="Arial"/>
                <w:color w:val="000000"/>
                <w:sz w:val="22"/>
                <w:szCs w:val="22"/>
              </w:rPr>
              <w:t>submitted</w:t>
            </w:r>
            <w:r w:rsidRPr="00E00203">
              <w:rPr>
                <w:rFonts w:ascii="Arial" w:hAnsi="Arial" w:cs="Arial"/>
                <w:color w:val="000000"/>
                <w:sz w:val="22"/>
                <w:szCs w:val="22"/>
              </w:rPr>
              <w:t xml:space="preserve"> to Company.</w:t>
            </w:r>
          </w:p>
        </w:tc>
        <w:tc>
          <w:tcPr>
            <w:tcW w:w="1260" w:type="dxa"/>
          </w:tcPr>
          <w:p w14:paraId="627154B6" w14:textId="455BABEF" w:rsidR="000D1B60" w:rsidRPr="00FD1826" w:rsidRDefault="00783884" w:rsidP="00052D50">
            <w:pPr>
              <w:tabs>
                <w:tab w:val="clear" w:pos="360"/>
              </w:tabs>
              <w:rPr>
                <w:rFonts w:ascii="Arial" w:hAnsi="Arial" w:cs="Arial"/>
                <w:color w:val="0000FF"/>
                <w:sz w:val="22"/>
                <w:szCs w:val="22"/>
              </w:rPr>
            </w:pPr>
            <w:ins w:id="44" w:author="Gately, Martin" w:date="2024-03-14T12:32:00Z">
              <w:r w:rsidRPr="00783884">
                <w:rPr>
                  <w:rFonts w:ascii="Arial" w:hAnsi="Arial" w:cs="Arial"/>
                  <w:i/>
                  <w:iCs/>
                  <w:sz w:val="22"/>
                  <w:szCs w:val="22"/>
                  <w:rPrChange w:id="45" w:author="Gately, Martin" w:date="2024-03-14T12:33:00Z">
                    <w:rPr>
                      <w:rFonts w:ascii="Arial" w:hAnsi="Arial" w:cs="Arial"/>
                      <w:i/>
                      <w:iCs/>
                      <w:color w:val="0000FF"/>
                      <w:sz w:val="22"/>
                      <w:szCs w:val="22"/>
                    </w:rPr>
                  </w:rPrChange>
                </w:rPr>
                <w:t xml:space="preserve">Martin C. Gately/Vikas </w:t>
              </w:r>
            </w:ins>
            <w:ins w:id="46" w:author="Gately, Martin" w:date="2024-03-14T12:33:00Z">
              <w:r w:rsidRPr="00783884">
                <w:rPr>
                  <w:rFonts w:ascii="Arial" w:hAnsi="Arial" w:cs="Arial"/>
                  <w:i/>
                  <w:iCs/>
                  <w:sz w:val="22"/>
                  <w:szCs w:val="22"/>
                  <w:rPrChange w:id="47" w:author="Gately, Martin" w:date="2024-03-14T12:33:00Z">
                    <w:rPr>
                      <w:rFonts w:ascii="Arial" w:hAnsi="Arial" w:cs="Arial"/>
                      <w:i/>
                      <w:iCs/>
                      <w:color w:val="0000FF"/>
                      <w:sz w:val="22"/>
                      <w:szCs w:val="22"/>
                    </w:rPr>
                  </w:rPrChange>
                </w:rPr>
                <w:t xml:space="preserve">Vohra </w:t>
              </w:r>
            </w:ins>
            <w:del w:id="48" w:author="Gately, Martin" w:date="2024-03-14T12:32:00Z">
              <w:r w:rsidR="000D1B60" w:rsidRPr="00FD1826" w:rsidDel="00783884">
                <w:rPr>
                  <w:rFonts w:ascii="Arial" w:hAnsi="Arial" w:cs="Arial"/>
                  <w:i/>
                  <w:iCs/>
                  <w:color w:val="0000FF"/>
                  <w:sz w:val="22"/>
                  <w:szCs w:val="22"/>
                </w:rPr>
                <w:delText>&lt;org or names&gt;</w:delText>
              </w:r>
            </w:del>
          </w:p>
        </w:tc>
        <w:tc>
          <w:tcPr>
            <w:tcW w:w="1733" w:type="dxa"/>
          </w:tcPr>
          <w:p w14:paraId="627154B7" w14:textId="7D3AE193" w:rsidR="000D1B60" w:rsidRPr="00FD1826" w:rsidRDefault="000D1B60" w:rsidP="00052D50">
            <w:pPr>
              <w:tabs>
                <w:tab w:val="clear" w:pos="360"/>
              </w:tabs>
              <w:rPr>
                <w:rFonts w:ascii="Arial" w:hAnsi="Arial" w:cs="Arial"/>
                <w:i/>
                <w:iCs/>
                <w:color w:val="0000FF"/>
                <w:sz w:val="22"/>
                <w:szCs w:val="22"/>
              </w:rPr>
            </w:pPr>
            <w:r w:rsidRPr="00FD1826">
              <w:rPr>
                <w:rFonts w:ascii="Arial" w:hAnsi="Arial" w:cs="Arial"/>
                <w:color w:val="000000"/>
                <w:sz w:val="22"/>
                <w:szCs w:val="22"/>
              </w:rPr>
              <w:t>1 “</w:t>
            </w:r>
            <w:r w:rsidR="006975D0">
              <w:rPr>
                <w:rFonts w:ascii="Arial" w:hAnsi="Arial" w:cs="Arial"/>
                <w:i/>
                <w:color w:val="000000"/>
                <w:sz w:val="22"/>
                <w:szCs w:val="22"/>
              </w:rPr>
              <w:t>Network Equipment Requirements and Vendor Scope Specifications to Company</w:t>
            </w:r>
            <w:r w:rsidRPr="00FD1826">
              <w:rPr>
                <w:rFonts w:ascii="Arial" w:hAnsi="Arial" w:cs="Arial"/>
                <w:color w:val="000000"/>
                <w:sz w:val="22"/>
                <w:szCs w:val="22"/>
              </w:rPr>
              <w:t>”</w:t>
            </w:r>
          </w:p>
        </w:tc>
      </w:tr>
      <w:tr w:rsidR="000D1B60" w:rsidRPr="00F230E3" w14:paraId="627154BE" w14:textId="77777777" w:rsidTr="003A34A1">
        <w:trPr>
          <w:cantSplit/>
        </w:trPr>
        <w:tc>
          <w:tcPr>
            <w:tcW w:w="2227" w:type="dxa"/>
          </w:tcPr>
          <w:p w14:paraId="627154B9" w14:textId="2C59C76A" w:rsidR="000D1B60" w:rsidRPr="00FD1826" w:rsidRDefault="00F14690" w:rsidP="00052D50">
            <w:pPr>
              <w:tabs>
                <w:tab w:val="clear" w:pos="360"/>
              </w:tabs>
              <w:rPr>
                <w:rFonts w:ascii="Arial" w:hAnsi="Arial" w:cs="Arial"/>
                <w:iCs/>
                <w:sz w:val="22"/>
                <w:szCs w:val="22"/>
              </w:rPr>
            </w:pPr>
            <w:permStart w:id="1489313725" w:edGrp="everyone"/>
            <w:r>
              <w:rPr>
                <w:rFonts w:ascii="Arial" w:hAnsi="Arial" w:cs="Arial"/>
                <w:color w:val="000000"/>
                <w:sz w:val="22"/>
                <w:szCs w:val="22"/>
              </w:rPr>
              <w:t xml:space="preserve">Vendor </w:t>
            </w:r>
            <w:del w:id="49" w:author="Gately, Martin" w:date="2024-03-14T14:12:00Z">
              <w:r w:rsidDel="00564620">
                <w:rPr>
                  <w:rFonts w:ascii="Arial" w:hAnsi="Arial" w:cs="Arial"/>
                  <w:color w:val="000000"/>
                  <w:sz w:val="22"/>
                  <w:szCs w:val="22"/>
                </w:rPr>
                <w:delText>scope ,</w:delText>
              </w:r>
            </w:del>
            <w:ins w:id="50" w:author="Gately, Martin" w:date="2024-03-14T14:12:00Z">
              <w:r w:rsidR="00564620">
                <w:rPr>
                  <w:rFonts w:ascii="Arial" w:hAnsi="Arial" w:cs="Arial"/>
                  <w:color w:val="000000"/>
                  <w:sz w:val="22"/>
                  <w:szCs w:val="22"/>
                </w:rPr>
                <w:t>scope,</w:t>
              </w:r>
            </w:ins>
            <w:r w:rsidR="00D0072D" w:rsidRPr="00FD1826">
              <w:rPr>
                <w:rFonts w:ascii="Arial" w:hAnsi="Arial" w:cs="Arial"/>
                <w:color w:val="000000"/>
                <w:sz w:val="22"/>
                <w:szCs w:val="22"/>
              </w:rPr>
              <w:t xml:space="preserve"> s</w:t>
            </w:r>
            <w:permEnd w:id="1028411872"/>
            <w:r w:rsidR="00D0072D" w:rsidRPr="00FD1826">
              <w:rPr>
                <w:rFonts w:ascii="Arial" w:hAnsi="Arial" w:cs="Arial"/>
                <w:color w:val="000000"/>
                <w:sz w:val="22"/>
                <w:szCs w:val="22"/>
              </w:rPr>
              <w:t>pecifications</w:t>
            </w:r>
            <w:r>
              <w:rPr>
                <w:rFonts w:ascii="Arial" w:hAnsi="Arial" w:cs="Arial"/>
                <w:color w:val="000000"/>
                <w:sz w:val="22"/>
                <w:szCs w:val="22"/>
              </w:rPr>
              <w:t>,</w:t>
            </w:r>
            <w:r w:rsidR="00D0072D" w:rsidRPr="00FD1826">
              <w:rPr>
                <w:rFonts w:ascii="Arial" w:hAnsi="Arial" w:cs="Arial"/>
                <w:color w:val="000000"/>
                <w:sz w:val="22"/>
                <w:szCs w:val="22"/>
              </w:rPr>
              <w:t xml:space="preserve"> and scoring matrix</w:t>
            </w:r>
            <w:r w:rsidR="00F263DD">
              <w:rPr>
                <w:rFonts w:ascii="Arial" w:hAnsi="Arial" w:cs="Arial"/>
                <w:color w:val="000000"/>
                <w:sz w:val="22"/>
                <w:szCs w:val="22"/>
              </w:rPr>
              <w:t xml:space="preserve"> (pre-RFP)</w:t>
            </w:r>
            <w:r w:rsidR="00D0072D" w:rsidRPr="00FD1826">
              <w:rPr>
                <w:rFonts w:ascii="Arial" w:hAnsi="Arial" w:cs="Arial"/>
                <w:color w:val="000000"/>
                <w:sz w:val="22"/>
                <w:szCs w:val="22"/>
              </w:rPr>
              <w:t>.</w:t>
            </w:r>
          </w:p>
        </w:tc>
        <w:tc>
          <w:tcPr>
            <w:tcW w:w="1440" w:type="dxa"/>
          </w:tcPr>
          <w:p w14:paraId="627154BA" w14:textId="2E357EB7" w:rsidR="000D1B60" w:rsidRPr="000F1B18" w:rsidRDefault="007116A7" w:rsidP="00052D50">
            <w:pPr>
              <w:rPr>
                <w:rFonts w:ascii="Arial" w:hAnsi="Arial" w:cs="Arial"/>
                <w:sz w:val="22"/>
                <w:szCs w:val="22"/>
              </w:rPr>
            </w:pPr>
            <w:r>
              <w:rPr>
                <w:rFonts w:ascii="Arial" w:hAnsi="Arial" w:cs="Arial"/>
                <w:sz w:val="22"/>
                <w:szCs w:val="22"/>
              </w:rPr>
              <w:t>6/</w:t>
            </w:r>
            <w:r w:rsidR="0049305E">
              <w:rPr>
                <w:rFonts w:ascii="Arial" w:hAnsi="Arial" w:cs="Arial"/>
                <w:sz w:val="22"/>
                <w:szCs w:val="22"/>
              </w:rPr>
              <w:t>11</w:t>
            </w:r>
            <w:r w:rsidR="00946316" w:rsidRPr="000F1B18">
              <w:rPr>
                <w:rFonts w:ascii="Arial" w:hAnsi="Arial" w:cs="Arial"/>
                <w:sz w:val="22"/>
                <w:szCs w:val="22"/>
              </w:rPr>
              <w:t>/2024</w:t>
            </w:r>
          </w:p>
        </w:tc>
        <w:tc>
          <w:tcPr>
            <w:tcW w:w="2880" w:type="dxa"/>
          </w:tcPr>
          <w:p w14:paraId="627154BB" w14:textId="5B2A20C4" w:rsidR="000D1B60" w:rsidRPr="00E00203" w:rsidRDefault="00515568" w:rsidP="00E00203">
            <w:pPr>
              <w:tabs>
                <w:tab w:val="clear" w:pos="360"/>
              </w:tabs>
              <w:rPr>
                <w:rFonts w:ascii="Arial" w:eastAsia="Calibri" w:hAnsi="Arial" w:cs="Arial"/>
                <w:color w:val="000000"/>
                <w:sz w:val="22"/>
                <w:szCs w:val="22"/>
              </w:rPr>
            </w:pPr>
            <w:r>
              <w:rPr>
                <w:rFonts w:ascii="Arial" w:hAnsi="Arial" w:cs="Arial"/>
                <w:color w:val="000000"/>
                <w:sz w:val="22"/>
                <w:szCs w:val="22"/>
              </w:rPr>
              <w:t xml:space="preserve">Deliverable </w:t>
            </w:r>
            <w:r w:rsidR="00E45143">
              <w:rPr>
                <w:rFonts w:ascii="Arial" w:hAnsi="Arial" w:cs="Arial"/>
                <w:color w:val="000000"/>
                <w:sz w:val="22"/>
                <w:szCs w:val="22"/>
              </w:rPr>
              <w:t>submitted</w:t>
            </w:r>
            <w:r w:rsidR="00774F5F" w:rsidRPr="00E00203">
              <w:rPr>
                <w:rFonts w:ascii="Arial" w:hAnsi="Arial" w:cs="Arial"/>
                <w:color w:val="000000"/>
                <w:sz w:val="22"/>
                <w:szCs w:val="22"/>
              </w:rPr>
              <w:t xml:space="preserve"> to Company</w:t>
            </w:r>
            <w:r w:rsidR="004E58E4">
              <w:rPr>
                <w:rFonts w:ascii="Arial" w:hAnsi="Arial" w:cs="Arial"/>
                <w:color w:val="000000"/>
                <w:sz w:val="22"/>
                <w:szCs w:val="22"/>
              </w:rPr>
              <w:t xml:space="preserve"> as a final version after Company review and comment of Draft</w:t>
            </w:r>
            <w:r w:rsidR="00E00203" w:rsidRPr="00E00203">
              <w:rPr>
                <w:rFonts w:ascii="Arial" w:hAnsi="Arial" w:cs="Arial"/>
                <w:color w:val="000000"/>
                <w:sz w:val="22"/>
                <w:szCs w:val="22"/>
              </w:rPr>
              <w:t>.</w:t>
            </w:r>
          </w:p>
        </w:tc>
        <w:tc>
          <w:tcPr>
            <w:tcW w:w="1260" w:type="dxa"/>
          </w:tcPr>
          <w:p w14:paraId="627154BC" w14:textId="5702B74B" w:rsidR="000D1B60" w:rsidRPr="00FD1826" w:rsidRDefault="00783884" w:rsidP="00052D50">
            <w:pPr>
              <w:rPr>
                <w:rFonts w:ascii="Arial" w:hAnsi="Arial" w:cs="Arial"/>
                <w:i/>
                <w:iCs/>
                <w:color w:val="0000FF"/>
                <w:sz w:val="22"/>
                <w:szCs w:val="22"/>
              </w:rPr>
            </w:pPr>
            <w:ins w:id="51" w:author="Gately, Martin" w:date="2024-03-14T12:33:00Z">
              <w:r w:rsidRPr="007124AB">
                <w:rPr>
                  <w:rFonts w:ascii="Arial" w:hAnsi="Arial" w:cs="Arial"/>
                  <w:i/>
                  <w:iCs/>
                  <w:sz w:val="22"/>
                  <w:szCs w:val="22"/>
                </w:rPr>
                <w:t>Martin C. Gately/Vikas Vo</w:t>
              </w:r>
              <w:r>
                <w:rPr>
                  <w:rFonts w:ascii="Arial" w:hAnsi="Arial" w:cs="Arial"/>
                  <w:i/>
                  <w:iCs/>
                  <w:sz w:val="22"/>
                  <w:szCs w:val="22"/>
                </w:rPr>
                <w:t>hra/Ken Buchbinder</w:t>
              </w:r>
            </w:ins>
            <w:del w:id="52" w:author="Gately, Martin" w:date="2024-03-14T12:33:00Z">
              <w:r w:rsidR="000D1B60" w:rsidRPr="00FD1826" w:rsidDel="00783884">
                <w:rPr>
                  <w:rFonts w:ascii="Arial" w:hAnsi="Arial" w:cs="Arial"/>
                  <w:i/>
                  <w:iCs/>
                  <w:color w:val="0000FF"/>
                  <w:sz w:val="22"/>
                  <w:szCs w:val="22"/>
                </w:rPr>
                <w:delText>&lt;org or names&gt;</w:delText>
              </w:r>
            </w:del>
          </w:p>
        </w:tc>
        <w:tc>
          <w:tcPr>
            <w:tcW w:w="1733" w:type="dxa"/>
          </w:tcPr>
          <w:p w14:paraId="627154BD" w14:textId="56A0CAAE" w:rsidR="000D1B60" w:rsidRPr="00FD1826" w:rsidRDefault="006975D0" w:rsidP="00052D50">
            <w:pPr>
              <w:rPr>
                <w:rFonts w:ascii="Arial" w:hAnsi="Arial" w:cs="Arial"/>
                <w:i/>
                <w:iCs/>
                <w:color w:val="0000FF"/>
                <w:sz w:val="22"/>
                <w:szCs w:val="22"/>
              </w:rPr>
            </w:pPr>
            <w:r>
              <w:rPr>
                <w:rFonts w:ascii="Arial" w:hAnsi="Arial" w:cs="Arial"/>
                <w:color w:val="000000"/>
                <w:sz w:val="22"/>
                <w:szCs w:val="22"/>
              </w:rPr>
              <w:t>1</w:t>
            </w:r>
            <w:r w:rsidR="000D1B60" w:rsidRPr="00FD1826">
              <w:rPr>
                <w:rFonts w:ascii="Arial" w:hAnsi="Arial" w:cs="Arial"/>
                <w:color w:val="000000"/>
                <w:sz w:val="22"/>
                <w:szCs w:val="22"/>
              </w:rPr>
              <w:t xml:space="preserve"> “</w:t>
            </w:r>
            <w:r>
              <w:rPr>
                <w:rFonts w:ascii="Arial" w:hAnsi="Arial" w:cs="Arial"/>
                <w:i/>
                <w:color w:val="000000"/>
                <w:sz w:val="22"/>
                <w:szCs w:val="22"/>
              </w:rPr>
              <w:t>Network Equipment Requirements and Vendor Scope Specifications to Company</w:t>
            </w:r>
            <w:r w:rsidR="00FA365F" w:rsidRPr="00FD1826">
              <w:rPr>
                <w:rFonts w:ascii="Arial" w:hAnsi="Arial" w:cs="Arial"/>
                <w:color w:val="000000"/>
                <w:sz w:val="22"/>
                <w:szCs w:val="22"/>
              </w:rPr>
              <w:t>”</w:t>
            </w:r>
          </w:p>
        </w:tc>
      </w:tr>
      <w:tr w:rsidR="00783884" w:rsidRPr="00F230E3" w14:paraId="627154CB" w14:textId="77777777" w:rsidTr="00515568">
        <w:trPr>
          <w:cantSplit/>
          <w:trHeight w:val="1187"/>
        </w:trPr>
        <w:tc>
          <w:tcPr>
            <w:tcW w:w="2227" w:type="dxa"/>
          </w:tcPr>
          <w:p w14:paraId="627154C6" w14:textId="5BA2C127" w:rsidR="00783884" w:rsidRPr="00FD1826" w:rsidRDefault="00783884" w:rsidP="00783884">
            <w:pPr>
              <w:tabs>
                <w:tab w:val="clear" w:pos="360"/>
              </w:tabs>
              <w:rPr>
                <w:rFonts w:ascii="Arial" w:hAnsi="Arial" w:cs="Arial"/>
                <w:iCs/>
                <w:sz w:val="22"/>
                <w:szCs w:val="22"/>
              </w:rPr>
            </w:pPr>
            <w:permStart w:id="1760565325" w:edGrp="everyone"/>
            <w:permEnd w:id="1489313725"/>
            <w:r w:rsidRPr="00FD1826">
              <w:rPr>
                <w:rFonts w:ascii="Arial" w:hAnsi="Arial" w:cs="Arial"/>
                <w:color w:val="000000"/>
                <w:sz w:val="22"/>
                <w:szCs w:val="22"/>
              </w:rPr>
              <w:t xml:space="preserve">Vendor recommendation </w:t>
            </w:r>
            <w:r>
              <w:rPr>
                <w:rFonts w:ascii="Arial" w:hAnsi="Arial" w:cs="Arial"/>
                <w:color w:val="000000"/>
                <w:sz w:val="22"/>
                <w:szCs w:val="22"/>
              </w:rPr>
              <w:t>and scoring matrix documents (post-RFP).</w:t>
            </w:r>
          </w:p>
        </w:tc>
        <w:tc>
          <w:tcPr>
            <w:tcW w:w="1440" w:type="dxa"/>
          </w:tcPr>
          <w:p w14:paraId="627154C7" w14:textId="0D5A9807" w:rsidR="00783884" w:rsidRPr="000F1B18" w:rsidRDefault="00783884" w:rsidP="00783884">
            <w:pPr>
              <w:rPr>
                <w:rFonts w:ascii="Arial" w:hAnsi="Arial" w:cs="Arial"/>
                <w:sz w:val="22"/>
                <w:szCs w:val="22"/>
              </w:rPr>
            </w:pPr>
            <w:r>
              <w:rPr>
                <w:rFonts w:ascii="Arial" w:hAnsi="Arial" w:cs="Arial"/>
                <w:sz w:val="22"/>
                <w:szCs w:val="22"/>
              </w:rPr>
              <w:t>0</w:t>
            </w:r>
            <w:r w:rsidRPr="000F1B18">
              <w:rPr>
                <w:rFonts w:ascii="Arial" w:hAnsi="Arial" w:cs="Arial"/>
                <w:sz w:val="22"/>
                <w:szCs w:val="22"/>
              </w:rPr>
              <w:t>9/</w:t>
            </w:r>
            <w:r>
              <w:rPr>
                <w:rFonts w:ascii="Arial" w:hAnsi="Arial" w:cs="Arial"/>
                <w:sz w:val="22"/>
                <w:szCs w:val="22"/>
              </w:rPr>
              <w:t>0</w:t>
            </w:r>
            <w:r w:rsidRPr="000F1B18">
              <w:rPr>
                <w:rFonts w:ascii="Arial" w:hAnsi="Arial" w:cs="Arial"/>
                <w:sz w:val="22"/>
                <w:szCs w:val="22"/>
              </w:rPr>
              <w:t>4/2024</w:t>
            </w:r>
          </w:p>
        </w:tc>
        <w:tc>
          <w:tcPr>
            <w:tcW w:w="2880" w:type="dxa"/>
          </w:tcPr>
          <w:p w14:paraId="627154C8" w14:textId="4C2209FD" w:rsidR="00783884" w:rsidRPr="00E00203" w:rsidRDefault="00783884" w:rsidP="00783884">
            <w:pPr>
              <w:tabs>
                <w:tab w:val="clear" w:pos="360"/>
              </w:tabs>
              <w:rPr>
                <w:rFonts w:ascii="Arial" w:eastAsia="Calibri" w:hAnsi="Arial" w:cs="Arial"/>
                <w:color w:val="000000"/>
                <w:sz w:val="22"/>
                <w:szCs w:val="22"/>
              </w:rPr>
            </w:pPr>
            <w:r>
              <w:rPr>
                <w:rFonts w:ascii="Arial" w:hAnsi="Arial" w:cs="Arial"/>
                <w:color w:val="000000"/>
                <w:sz w:val="22"/>
                <w:szCs w:val="22"/>
              </w:rPr>
              <w:t>Final deliverable</w:t>
            </w:r>
            <w:r w:rsidRPr="00E00203">
              <w:rPr>
                <w:rFonts w:ascii="Arial" w:hAnsi="Arial" w:cs="Arial"/>
                <w:color w:val="000000"/>
                <w:sz w:val="22"/>
                <w:szCs w:val="22"/>
              </w:rPr>
              <w:t xml:space="preserve"> </w:t>
            </w:r>
            <w:r>
              <w:rPr>
                <w:rFonts w:ascii="Arial" w:hAnsi="Arial" w:cs="Arial"/>
                <w:color w:val="000000"/>
                <w:sz w:val="22"/>
                <w:szCs w:val="22"/>
              </w:rPr>
              <w:t>submitted</w:t>
            </w:r>
            <w:r w:rsidRPr="00E00203">
              <w:rPr>
                <w:rFonts w:ascii="Arial" w:hAnsi="Arial" w:cs="Arial"/>
                <w:color w:val="000000"/>
                <w:sz w:val="22"/>
                <w:szCs w:val="22"/>
              </w:rPr>
              <w:t xml:space="preserve"> to Company.</w:t>
            </w:r>
          </w:p>
        </w:tc>
        <w:tc>
          <w:tcPr>
            <w:tcW w:w="1260" w:type="dxa"/>
          </w:tcPr>
          <w:p w14:paraId="627154C9" w14:textId="3426CAE9" w:rsidR="00783884" w:rsidRPr="00FD1826" w:rsidRDefault="00783884" w:rsidP="00783884">
            <w:pPr>
              <w:rPr>
                <w:rFonts w:ascii="Arial" w:hAnsi="Arial" w:cs="Arial"/>
                <w:sz w:val="22"/>
                <w:szCs w:val="22"/>
              </w:rPr>
            </w:pPr>
            <w:ins w:id="53" w:author="Gately, Martin" w:date="2024-03-14T12:33:00Z">
              <w:r w:rsidRPr="007124AB">
                <w:rPr>
                  <w:rFonts w:ascii="Arial" w:hAnsi="Arial" w:cs="Arial"/>
                  <w:i/>
                  <w:iCs/>
                  <w:sz w:val="22"/>
                  <w:szCs w:val="22"/>
                </w:rPr>
                <w:t>Martin C. Gately/Vikas Vo</w:t>
              </w:r>
              <w:r>
                <w:rPr>
                  <w:rFonts w:ascii="Arial" w:hAnsi="Arial" w:cs="Arial"/>
                  <w:i/>
                  <w:iCs/>
                  <w:sz w:val="22"/>
                  <w:szCs w:val="22"/>
                </w:rPr>
                <w:t>hra/Ken Buchbinder</w:t>
              </w:r>
            </w:ins>
            <w:del w:id="54" w:author="Gately, Martin" w:date="2024-03-14T12:33:00Z">
              <w:r w:rsidRPr="00FD1826" w:rsidDel="00783884">
                <w:rPr>
                  <w:rFonts w:ascii="Arial" w:hAnsi="Arial" w:cs="Arial"/>
                  <w:i/>
                  <w:iCs/>
                  <w:color w:val="0000FF"/>
                  <w:sz w:val="22"/>
                  <w:szCs w:val="22"/>
                </w:rPr>
                <w:delText>&lt;org or names&gt;</w:delText>
              </w:r>
            </w:del>
          </w:p>
        </w:tc>
        <w:tc>
          <w:tcPr>
            <w:tcW w:w="1733" w:type="dxa"/>
          </w:tcPr>
          <w:p w14:paraId="627154CA" w14:textId="2F9ECD70" w:rsidR="00783884" w:rsidRPr="00FD1826" w:rsidRDefault="00783884" w:rsidP="00783884">
            <w:pPr>
              <w:rPr>
                <w:rFonts w:ascii="Arial" w:hAnsi="Arial" w:cs="Arial"/>
                <w:i/>
                <w:iCs/>
                <w:color w:val="0000FF"/>
                <w:sz w:val="22"/>
                <w:szCs w:val="22"/>
              </w:rPr>
            </w:pPr>
            <w:r>
              <w:rPr>
                <w:rFonts w:ascii="Arial" w:hAnsi="Arial" w:cs="Arial"/>
                <w:color w:val="000000"/>
                <w:sz w:val="22"/>
                <w:szCs w:val="22"/>
              </w:rPr>
              <w:t>2</w:t>
            </w:r>
            <w:r w:rsidRPr="00FD1826">
              <w:rPr>
                <w:rFonts w:ascii="Arial" w:hAnsi="Arial" w:cs="Arial"/>
                <w:color w:val="000000"/>
                <w:sz w:val="22"/>
                <w:szCs w:val="22"/>
              </w:rPr>
              <w:t xml:space="preserve"> “</w:t>
            </w:r>
            <w:r>
              <w:rPr>
                <w:rFonts w:ascii="Arial" w:hAnsi="Arial" w:cs="Arial"/>
                <w:i/>
                <w:color w:val="000000"/>
                <w:sz w:val="22"/>
                <w:szCs w:val="22"/>
              </w:rPr>
              <w:t>Vendor Request for Proposal Recommendation to Company</w:t>
            </w:r>
            <w:r w:rsidRPr="00FD1826">
              <w:rPr>
                <w:rFonts w:ascii="Arial" w:hAnsi="Arial" w:cs="Arial"/>
                <w:color w:val="000000"/>
                <w:sz w:val="22"/>
                <w:szCs w:val="22"/>
              </w:rPr>
              <w:t>”</w:t>
            </w:r>
          </w:p>
        </w:tc>
      </w:tr>
      <w:permEnd w:id="1760565325"/>
      <w:tr w:rsidR="00783884" w:rsidRPr="00F230E3" w14:paraId="627154DE" w14:textId="77777777" w:rsidTr="003A34A1">
        <w:trPr>
          <w:cantSplit/>
        </w:trPr>
        <w:tc>
          <w:tcPr>
            <w:tcW w:w="2227" w:type="dxa"/>
          </w:tcPr>
          <w:p w14:paraId="627154D9" w14:textId="31EF0F80" w:rsidR="00783884" w:rsidRPr="00FD1826" w:rsidRDefault="00783884" w:rsidP="00783884">
            <w:pPr>
              <w:tabs>
                <w:tab w:val="clear" w:pos="360"/>
              </w:tabs>
              <w:rPr>
                <w:rFonts w:ascii="Arial" w:hAnsi="Arial" w:cs="Arial"/>
                <w:i/>
                <w:iCs/>
                <w:color w:val="0000FF"/>
                <w:sz w:val="22"/>
                <w:szCs w:val="22"/>
              </w:rPr>
            </w:pPr>
            <w:r w:rsidRPr="00FD1826">
              <w:rPr>
                <w:rFonts w:ascii="Arial" w:hAnsi="Arial" w:cs="Arial"/>
                <w:color w:val="000000"/>
                <w:sz w:val="22"/>
                <w:szCs w:val="22"/>
              </w:rPr>
              <w:t xml:space="preserve">Site survey </w:t>
            </w:r>
            <w:r>
              <w:rPr>
                <w:rFonts w:ascii="Arial" w:hAnsi="Arial" w:cs="Arial"/>
                <w:color w:val="000000"/>
                <w:sz w:val="22"/>
                <w:szCs w:val="22"/>
              </w:rPr>
              <w:t xml:space="preserve">data </w:t>
            </w:r>
            <w:r w:rsidRPr="00FD1826">
              <w:rPr>
                <w:rFonts w:ascii="Arial" w:hAnsi="Arial" w:cs="Arial"/>
                <w:color w:val="000000"/>
                <w:sz w:val="22"/>
                <w:szCs w:val="22"/>
              </w:rPr>
              <w:t xml:space="preserve">submitted to </w:t>
            </w:r>
            <w:r>
              <w:rPr>
                <w:rFonts w:ascii="Arial" w:hAnsi="Arial" w:cs="Arial"/>
                <w:color w:val="000000"/>
                <w:sz w:val="22"/>
                <w:szCs w:val="22"/>
              </w:rPr>
              <w:t>Company</w:t>
            </w:r>
          </w:p>
        </w:tc>
        <w:tc>
          <w:tcPr>
            <w:tcW w:w="1440" w:type="dxa"/>
          </w:tcPr>
          <w:p w14:paraId="627154DA" w14:textId="224466A6" w:rsidR="00783884" w:rsidRPr="000F1B18" w:rsidRDefault="00783884" w:rsidP="00783884">
            <w:pPr>
              <w:tabs>
                <w:tab w:val="clear" w:pos="360"/>
              </w:tabs>
              <w:rPr>
                <w:rFonts w:ascii="Arial" w:hAnsi="Arial" w:cs="Arial"/>
                <w:sz w:val="22"/>
                <w:szCs w:val="22"/>
              </w:rPr>
            </w:pPr>
            <w:r>
              <w:rPr>
                <w:rFonts w:ascii="Arial" w:hAnsi="Arial" w:cs="Arial"/>
                <w:sz w:val="22"/>
                <w:szCs w:val="22"/>
              </w:rPr>
              <w:t>06</w:t>
            </w:r>
            <w:r w:rsidRPr="000F1B18">
              <w:rPr>
                <w:rFonts w:ascii="Arial" w:hAnsi="Arial" w:cs="Arial"/>
                <w:sz w:val="22"/>
                <w:szCs w:val="22"/>
              </w:rPr>
              <w:t>/</w:t>
            </w:r>
            <w:r>
              <w:rPr>
                <w:rFonts w:ascii="Arial" w:hAnsi="Arial" w:cs="Arial"/>
                <w:sz w:val="22"/>
                <w:szCs w:val="22"/>
              </w:rPr>
              <w:t>11</w:t>
            </w:r>
            <w:r w:rsidRPr="000F1B18">
              <w:rPr>
                <w:rFonts w:ascii="Arial" w:hAnsi="Arial" w:cs="Arial"/>
                <w:sz w:val="22"/>
                <w:szCs w:val="22"/>
              </w:rPr>
              <w:t>/20</w:t>
            </w:r>
            <w:r>
              <w:rPr>
                <w:rFonts w:ascii="Arial" w:hAnsi="Arial" w:cs="Arial"/>
                <w:sz w:val="22"/>
                <w:szCs w:val="22"/>
              </w:rPr>
              <w:t>2</w:t>
            </w:r>
            <w:r w:rsidRPr="000F1B18">
              <w:rPr>
                <w:rFonts w:ascii="Arial" w:hAnsi="Arial" w:cs="Arial"/>
                <w:sz w:val="22"/>
                <w:szCs w:val="22"/>
              </w:rPr>
              <w:t>4</w:t>
            </w:r>
          </w:p>
        </w:tc>
        <w:tc>
          <w:tcPr>
            <w:tcW w:w="2880" w:type="dxa"/>
          </w:tcPr>
          <w:p w14:paraId="627154DB" w14:textId="12FAB65D" w:rsidR="00783884" w:rsidRPr="00E00203" w:rsidRDefault="00783884" w:rsidP="00783884">
            <w:pPr>
              <w:tabs>
                <w:tab w:val="clear" w:pos="360"/>
              </w:tabs>
              <w:rPr>
                <w:rFonts w:ascii="Arial" w:hAnsi="Arial" w:cs="Arial"/>
                <w:color w:val="000000"/>
                <w:sz w:val="22"/>
                <w:szCs w:val="22"/>
              </w:rPr>
            </w:pPr>
            <w:r>
              <w:rPr>
                <w:rFonts w:ascii="Arial" w:hAnsi="Arial" w:cs="Arial"/>
                <w:color w:val="000000"/>
                <w:sz w:val="22"/>
                <w:szCs w:val="22"/>
              </w:rPr>
              <w:t>Deliverable</w:t>
            </w:r>
            <w:r w:rsidRPr="00E00203">
              <w:rPr>
                <w:rFonts w:ascii="Arial" w:hAnsi="Arial" w:cs="Arial"/>
                <w:color w:val="000000"/>
                <w:sz w:val="22"/>
                <w:szCs w:val="22"/>
              </w:rPr>
              <w:t xml:space="preserve"> </w:t>
            </w:r>
            <w:r>
              <w:rPr>
                <w:rFonts w:ascii="Arial" w:hAnsi="Arial" w:cs="Arial"/>
                <w:color w:val="000000"/>
                <w:sz w:val="22"/>
                <w:szCs w:val="22"/>
              </w:rPr>
              <w:t>submitted</w:t>
            </w:r>
            <w:r w:rsidRPr="00E00203">
              <w:rPr>
                <w:rFonts w:ascii="Arial" w:hAnsi="Arial" w:cs="Arial"/>
                <w:color w:val="000000"/>
                <w:sz w:val="22"/>
                <w:szCs w:val="22"/>
              </w:rPr>
              <w:t xml:space="preserve"> to Company.</w:t>
            </w:r>
            <w:r>
              <w:rPr>
                <w:rFonts w:ascii="Arial" w:hAnsi="Arial" w:cs="Arial"/>
                <w:color w:val="000000"/>
                <w:sz w:val="22"/>
                <w:szCs w:val="22"/>
              </w:rPr>
              <w:t xml:space="preserve"> The milestone date is when all survey data has been submitted to Company.</w:t>
            </w:r>
          </w:p>
        </w:tc>
        <w:tc>
          <w:tcPr>
            <w:tcW w:w="1260" w:type="dxa"/>
          </w:tcPr>
          <w:p w14:paraId="627154DC" w14:textId="42A00308" w:rsidR="00783884" w:rsidRPr="00FD1826" w:rsidRDefault="00CE4B9D" w:rsidP="00783884">
            <w:pPr>
              <w:tabs>
                <w:tab w:val="clear" w:pos="360"/>
              </w:tabs>
              <w:rPr>
                <w:rFonts w:ascii="Arial" w:hAnsi="Arial" w:cs="Arial"/>
                <w:i/>
                <w:iCs/>
                <w:color w:val="0000FF"/>
                <w:sz w:val="22"/>
                <w:szCs w:val="22"/>
              </w:rPr>
            </w:pPr>
            <w:ins w:id="55" w:author="Gately, Martin" w:date="2024-03-14T12:40:00Z">
              <w:r w:rsidRPr="007124AB">
                <w:rPr>
                  <w:rFonts w:ascii="Arial" w:hAnsi="Arial" w:cs="Arial"/>
                  <w:i/>
                  <w:iCs/>
                  <w:sz w:val="22"/>
                  <w:szCs w:val="22"/>
                </w:rPr>
                <w:t>Martin C. Gately/Vikas Vo</w:t>
              </w:r>
              <w:r>
                <w:rPr>
                  <w:rFonts w:ascii="Arial" w:hAnsi="Arial" w:cs="Arial"/>
                  <w:i/>
                  <w:iCs/>
                  <w:sz w:val="22"/>
                  <w:szCs w:val="22"/>
                </w:rPr>
                <w:t>hra</w:t>
              </w:r>
            </w:ins>
          </w:p>
        </w:tc>
        <w:tc>
          <w:tcPr>
            <w:tcW w:w="1733" w:type="dxa"/>
          </w:tcPr>
          <w:p w14:paraId="627154DD" w14:textId="6D5AEE56" w:rsidR="00783884" w:rsidRPr="00FD1826" w:rsidRDefault="00783884" w:rsidP="00783884">
            <w:pPr>
              <w:tabs>
                <w:tab w:val="clear" w:pos="360"/>
              </w:tabs>
              <w:rPr>
                <w:rFonts w:ascii="Arial" w:hAnsi="Arial" w:cs="Arial"/>
                <w:i/>
                <w:iCs/>
                <w:color w:val="0000FF"/>
                <w:sz w:val="22"/>
                <w:szCs w:val="22"/>
              </w:rPr>
            </w:pPr>
            <w:r>
              <w:rPr>
                <w:rFonts w:ascii="Arial" w:hAnsi="Arial" w:cs="Arial"/>
                <w:iCs/>
                <w:sz w:val="22"/>
                <w:szCs w:val="22"/>
              </w:rPr>
              <w:t>3</w:t>
            </w:r>
            <w:r w:rsidRPr="00FD1826">
              <w:rPr>
                <w:rFonts w:ascii="Arial" w:hAnsi="Arial" w:cs="Arial"/>
                <w:iCs/>
                <w:sz w:val="22"/>
                <w:szCs w:val="22"/>
              </w:rPr>
              <w:t xml:space="preserve"> “</w:t>
            </w:r>
            <w:r>
              <w:rPr>
                <w:rFonts w:ascii="Arial" w:hAnsi="Arial" w:cs="Arial"/>
                <w:i/>
                <w:color w:val="000000"/>
                <w:sz w:val="22"/>
                <w:szCs w:val="22"/>
              </w:rPr>
              <w:t>Substation Site Surveys Complete</w:t>
            </w:r>
            <w:r w:rsidRPr="00FD1826">
              <w:rPr>
                <w:rFonts w:ascii="Arial" w:hAnsi="Arial" w:cs="Arial"/>
                <w:iCs/>
                <w:sz w:val="22"/>
                <w:szCs w:val="22"/>
              </w:rPr>
              <w:t>”</w:t>
            </w:r>
          </w:p>
        </w:tc>
      </w:tr>
    </w:tbl>
    <w:p w14:paraId="627154EB" w14:textId="77777777" w:rsidR="001F78D0" w:rsidRPr="00F230E3" w:rsidRDefault="001F78D0" w:rsidP="001F78D0">
      <w:pPr>
        <w:rPr>
          <w:rFonts w:ascii="Arial" w:hAnsi="Arial" w:cs="Arial"/>
          <w:sz w:val="22"/>
          <w:szCs w:val="22"/>
        </w:rPr>
      </w:pPr>
      <w:permStart w:id="44974570" w:edGrp="everyone"/>
    </w:p>
    <w:p w14:paraId="627154EC" w14:textId="77777777" w:rsidR="00C74E0A" w:rsidRPr="00F230E3" w:rsidRDefault="00C74E0A" w:rsidP="001F78D0">
      <w:pPr>
        <w:rPr>
          <w:rFonts w:ascii="Arial" w:hAnsi="Arial" w:cs="Arial"/>
          <w:sz w:val="22"/>
          <w:szCs w:val="22"/>
        </w:rPr>
      </w:pPr>
    </w:p>
    <w:p w14:paraId="627154ED" w14:textId="77777777" w:rsidR="00F230E3" w:rsidRPr="00F230E3" w:rsidRDefault="00BD7195" w:rsidP="00F230E3">
      <w:pPr>
        <w:pStyle w:val="BodyText"/>
        <w:numPr>
          <w:ilvl w:val="0"/>
          <w:numId w:val="4"/>
        </w:numPr>
        <w:ind w:left="360" w:right="990"/>
        <w:rPr>
          <w:rFonts w:ascii="Arial" w:hAnsi="Arial" w:cs="Arial"/>
          <w:color w:val="000000"/>
          <w:sz w:val="22"/>
          <w:szCs w:val="22"/>
        </w:rPr>
      </w:pPr>
      <w:r w:rsidRPr="00F230E3">
        <w:rPr>
          <w:rFonts w:ascii="Arial" w:hAnsi="Arial" w:cs="Arial"/>
          <w:color w:val="000000"/>
          <w:sz w:val="22"/>
          <w:szCs w:val="22"/>
        </w:rPr>
        <w:t>All deliverables must be linked t</w:t>
      </w:r>
      <w:permEnd w:id="44974570"/>
      <w:r w:rsidRPr="00F230E3">
        <w:rPr>
          <w:rFonts w:ascii="Arial" w:hAnsi="Arial" w:cs="Arial"/>
          <w:color w:val="000000"/>
          <w:sz w:val="22"/>
          <w:szCs w:val="22"/>
        </w:rPr>
        <w:t>o a CPS milestone</w:t>
      </w:r>
      <w:r w:rsidR="002B7432" w:rsidRPr="00F230E3">
        <w:rPr>
          <w:rFonts w:ascii="Arial" w:hAnsi="Arial" w:cs="Arial"/>
          <w:color w:val="000000"/>
          <w:sz w:val="22"/>
          <w:szCs w:val="22"/>
        </w:rPr>
        <w:t xml:space="preserve"> (Section 1.</w:t>
      </w:r>
      <w:r w:rsidR="00C74E0A" w:rsidRPr="00F230E3">
        <w:rPr>
          <w:rFonts w:ascii="Arial" w:hAnsi="Arial" w:cs="Arial"/>
          <w:color w:val="000000"/>
          <w:sz w:val="22"/>
          <w:szCs w:val="22"/>
        </w:rPr>
        <w:t>5</w:t>
      </w:r>
      <w:r w:rsidRPr="00F230E3">
        <w:rPr>
          <w:rFonts w:ascii="Arial" w:hAnsi="Arial" w:cs="Arial"/>
          <w:color w:val="000000"/>
          <w:sz w:val="22"/>
          <w:szCs w:val="22"/>
        </w:rPr>
        <w:t>.</w:t>
      </w:r>
      <w:r w:rsidR="00C74E0A" w:rsidRPr="00F230E3">
        <w:rPr>
          <w:rFonts w:ascii="Arial" w:hAnsi="Arial" w:cs="Arial"/>
          <w:color w:val="000000"/>
          <w:sz w:val="22"/>
          <w:szCs w:val="22"/>
        </w:rPr>
        <w:t>)</w:t>
      </w:r>
      <w:r w:rsidRPr="00F230E3">
        <w:rPr>
          <w:rFonts w:ascii="Arial" w:hAnsi="Arial" w:cs="Arial"/>
          <w:color w:val="000000"/>
          <w:sz w:val="22"/>
          <w:szCs w:val="22"/>
        </w:rPr>
        <w:t xml:space="preserve"> This means they must complete before or at the related CPS milestone date before the milestone compliance is measured and the subsequent invoice paid</w:t>
      </w:r>
      <w:r w:rsidR="00F230E3" w:rsidRPr="00F230E3">
        <w:rPr>
          <w:rFonts w:ascii="Arial" w:hAnsi="Arial" w:cs="Arial"/>
          <w:color w:val="000000"/>
          <w:sz w:val="22"/>
          <w:szCs w:val="22"/>
        </w:rPr>
        <w:t>.</w:t>
      </w:r>
    </w:p>
    <w:p w14:paraId="627154EE" w14:textId="77777777" w:rsidR="008229A0" w:rsidRPr="00F230E3" w:rsidRDefault="00F230E3" w:rsidP="00F230E3">
      <w:pPr>
        <w:pStyle w:val="BodyText"/>
        <w:ind w:right="990"/>
        <w:rPr>
          <w:rFonts w:ascii="Arial" w:hAnsi="Arial" w:cs="Arial"/>
          <w:sz w:val="22"/>
          <w:szCs w:val="22"/>
        </w:rPr>
      </w:pPr>
      <w:r w:rsidRPr="00F230E3">
        <w:rPr>
          <w:rFonts w:ascii="Arial" w:hAnsi="Arial" w:cs="Arial"/>
          <w:color w:val="000000"/>
          <w:sz w:val="22"/>
          <w:szCs w:val="22"/>
        </w:rPr>
        <w:br w:type="page"/>
      </w:r>
    </w:p>
    <w:p w14:paraId="627154EF" w14:textId="77777777" w:rsidR="005E1A62" w:rsidRPr="00F230E3" w:rsidRDefault="002B7432" w:rsidP="00B46C46">
      <w:pPr>
        <w:pStyle w:val="Heading2"/>
        <w:rPr>
          <w:rFonts w:ascii="Arial" w:hAnsi="Arial" w:cs="Arial"/>
          <w:sz w:val="22"/>
          <w:szCs w:val="22"/>
        </w:rPr>
      </w:pPr>
      <w:bookmarkStart w:id="56" w:name="_Toc22728257"/>
      <w:r w:rsidRPr="00F230E3">
        <w:rPr>
          <w:rFonts w:ascii="Arial" w:hAnsi="Arial" w:cs="Arial"/>
          <w:sz w:val="22"/>
          <w:szCs w:val="22"/>
        </w:rPr>
        <w:lastRenderedPageBreak/>
        <w:t xml:space="preserve">Critical Performance Specification </w:t>
      </w:r>
      <w:r w:rsidR="00ED1E58" w:rsidRPr="00F230E3">
        <w:rPr>
          <w:rFonts w:ascii="Arial" w:hAnsi="Arial" w:cs="Arial"/>
          <w:sz w:val="22"/>
          <w:szCs w:val="22"/>
        </w:rPr>
        <w:t>Milestones</w:t>
      </w:r>
      <w:r w:rsidR="00E553EC">
        <w:rPr>
          <w:rFonts w:ascii="Arial" w:hAnsi="Arial" w:cs="Arial"/>
          <w:sz w:val="22"/>
          <w:szCs w:val="22"/>
        </w:rPr>
        <w:t>, Fees</w:t>
      </w:r>
      <w:r w:rsidR="00ED1E58" w:rsidRPr="00F230E3">
        <w:rPr>
          <w:rFonts w:ascii="Arial" w:hAnsi="Arial" w:cs="Arial"/>
          <w:sz w:val="22"/>
          <w:szCs w:val="22"/>
        </w:rPr>
        <w:t xml:space="preserve"> and Pa</w:t>
      </w:r>
      <w:r w:rsidRPr="00F230E3">
        <w:rPr>
          <w:rFonts w:ascii="Arial" w:hAnsi="Arial" w:cs="Arial"/>
          <w:sz w:val="22"/>
          <w:szCs w:val="22"/>
        </w:rPr>
        <w:t>yments</w:t>
      </w:r>
      <w:bookmarkEnd w:id="56"/>
    </w:p>
    <w:p w14:paraId="627154F0" w14:textId="668A1AA4" w:rsidR="00BC5C6F" w:rsidRPr="00F230E3" w:rsidRDefault="00BC5C6F" w:rsidP="00BC5C6F">
      <w:pPr>
        <w:rPr>
          <w:rFonts w:ascii="Arial" w:hAnsi="Arial" w:cs="Arial"/>
          <w:color w:val="000000"/>
          <w:sz w:val="22"/>
          <w:szCs w:val="22"/>
        </w:rPr>
      </w:pPr>
      <w:r w:rsidRPr="00F230E3">
        <w:rPr>
          <w:rFonts w:ascii="Arial" w:hAnsi="Arial" w:cs="Arial"/>
          <w:color w:val="000000"/>
          <w:sz w:val="22"/>
          <w:szCs w:val="22"/>
        </w:rPr>
        <w:t xml:space="preserve">The </w:t>
      </w:r>
      <w:r w:rsidR="00E13D20">
        <w:rPr>
          <w:rFonts w:ascii="Arial" w:hAnsi="Arial" w:cs="Arial"/>
          <w:color w:val="000000"/>
          <w:sz w:val="22"/>
          <w:szCs w:val="22"/>
        </w:rPr>
        <w:t>project</w:t>
      </w:r>
      <w:r w:rsidR="00E13D20" w:rsidRPr="00F230E3">
        <w:rPr>
          <w:rFonts w:ascii="Arial" w:hAnsi="Arial" w:cs="Arial"/>
          <w:color w:val="000000"/>
          <w:sz w:val="22"/>
          <w:szCs w:val="22"/>
        </w:rPr>
        <w:t xml:space="preserve"> </w:t>
      </w:r>
      <w:r w:rsidRPr="00F230E3">
        <w:rPr>
          <w:rFonts w:ascii="Arial" w:hAnsi="Arial" w:cs="Arial"/>
          <w:color w:val="000000"/>
          <w:sz w:val="22"/>
          <w:szCs w:val="22"/>
        </w:rPr>
        <w:t xml:space="preserve">will commence on </w:t>
      </w:r>
      <w:permStart w:id="1717598018" w:edGrp="everyone"/>
      <w:r w:rsidR="00F72D47">
        <w:rPr>
          <w:rFonts w:ascii="Arial" w:hAnsi="Arial" w:cs="Arial"/>
          <w:color w:val="000000"/>
          <w:sz w:val="22"/>
          <w:szCs w:val="22"/>
        </w:rPr>
        <w:t>April 1, 2024</w:t>
      </w:r>
      <w:r w:rsidRPr="00F230E3">
        <w:rPr>
          <w:rFonts w:ascii="Arial" w:hAnsi="Arial" w:cs="Arial"/>
          <w:color w:val="000000"/>
          <w:sz w:val="22"/>
          <w:szCs w:val="22"/>
        </w:rPr>
        <w:t xml:space="preserve"> </w:t>
      </w:r>
      <w:permEnd w:id="1717598018"/>
      <w:r w:rsidRPr="00F230E3">
        <w:rPr>
          <w:rFonts w:ascii="Arial" w:hAnsi="Arial" w:cs="Arial"/>
          <w:color w:val="000000"/>
          <w:sz w:val="22"/>
          <w:szCs w:val="22"/>
        </w:rPr>
        <w:t xml:space="preserve">with </w:t>
      </w:r>
      <w:r w:rsidR="00E13D20">
        <w:rPr>
          <w:rFonts w:ascii="Arial" w:hAnsi="Arial" w:cs="Arial"/>
          <w:color w:val="000000"/>
          <w:sz w:val="22"/>
          <w:szCs w:val="22"/>
        </w:rPr>
        <w:t xml:space="preserve">a </w:t>
      </w:r>
      <w:r w:rsidRPr="00F230E3">
        <w:rPr>
          <w:rFonts w:ascii="Arial" w:hAnsi="Arial" w:cs="Arial"/>
          <w:color w:val="000000"/>
          <w:sz w:val="22"/>
          <w:szCs w:val="22"/>
        </w:rPr>
        <w:t xml:space="preserve">targeted completion date of </w:t>
      </w:r>
      <w:permStart w:id="1953706780" w:edGrp="everyone"/>
      <w:r w:rsidR="003E0881">
        <w:rPr>
          <w:rFonts w:ascii="Arial" w:hAnsi="Arial" w:cs="Arial"/>
          <w:color w:val="000000"/>
          <w:sz w:val="22"/>
          <w:szCs w:val="22"/>
        </w:rPr>
        <w:t>December</w:t>
      </w:r>
      <w:r w:rsidR="0009459B">
        <w:rPr>
          <w:rFonts w:ascii="Arial" w:hAnsi="Arial" w:cs="Arial"/>
          <w:color w:val="000000"/>
          <w:sz w:val="22"/>
          <w:szCs w:val="22"/>
        </w:rPr>
        <w:t xml:space="preserve"> 31</w:t>
      </w:r>
      <w:r w:rsidR="004314F6">
        <w:rPr>
          <w:rFonts w:ascii="Arial" w:hAnsi="Arial" w:cs="Arial"/>
          <w:color w:val="000000"/>
          <w:sz w:val="22"/>
          <w:szCs w:val="22"/>
        </w:rPr>
        <w:t>, 202</w:t>
      </w:r>
      <w:r w:rsidR="00474EE3">
        <w:rPr>
          <w:rFonts w:ascii="Arial" w:hAnsi="Arial" w:cs="Arial"/>
          <w:color w:val="000000"/>
          <w:sz w:val="22"/>
          <w:szCs w:val="22"/>
        </w:rPr>
        <w:t>6</w:t>
      </w:r>
      <w:permEnd w:id="1953706780"/>
      <w:r w:rsidRPr="00F230E3">
        <w:rPr>
          <w:rFonts w:ascii="Arial" w:hAnsi="Arial" w:cs="Arial"/>
          <w:i/>
          <w:iCs/>
          <w:color w:val="0000FF"/>
          <w:sz w:val="22"/>
          <w:szCs w:val="22"/>
        </w:rPr>
        <w:t>.</w:t>
      </w:r>
      <w:r w:rsidRPr="00F230E3">
        <w:rPr>
          <w:rFonts w:ascii="Arial" w:hAnsi="Arial" w:cs="Arial"/>
          <w:color w:val="000000"/>
          <w:sz w:val="22"/>
          <w:szCs w:val="22"/>
        </w:rPr>
        <w:t>  The total fixed price</w:t>
      </w:r>
      <w:r w:rsidR="00E13D20">
        <w:rPr>
          <w:rStyle w:val="FootnoteReference"/>
          <w:rFonts w:ascii="Arial" w:hAnsi="Arial" w:cs="Arial"/>
          <w:color w:val="000000"/>
          <w:sz w:val="22"/>
          <w:szCs w:val="22"/>
        </w:rPr>
        <w:footnoteReference w:id="2"/>
      </w:r>
      <w:r w:rsidRPr="00F230E3">
        <w:rPr>
          <w:rFonts w:ascii="Arial" w:hAnsi="Arial" w:cs="Arial"/>
          <w:color w:val="000000"/>
          <w:sz w:val="22"/>
          <w:szCs w:val="22"/>
        </w:rPr>
        <w:t xml:space="preserve"> </w:t>
      </w:r>
      <w:r w:rsidR="00E13D20">
        <w:rPr>
          <w:rFonts w:ascii="Arial" w:hAnsi="Arial" w:cs="Arial"/>
          <w:color w:val="000000"/>
          <w:sz w:val="22"/>
          <w:szCs w:val="22"/>
        </w:rPr>
        <w:t xml:space="preserve">for the project </w:t>
      </w:r>
      <w:r w:rsidRPr="00F230E3">
        <w:rPr>
          <w:rFonts w:ascii="Arial" w:hAnsi="Arial" w:cs="Arial"/>
          <w:color w:val="000000"/>
          <w:sz w:val="22"/>
          <w:szCs w:val="22"/>
        </w:rPr>
        <w:t xml:space="preserve">is </w:t>
      </w:r>
      <w:permStart w:id="769471308" w:edGrp="everyone"/>
      <w:r w:rsidR="002406E2">
        <w:rPr>
          <w:rFonts w:ascii="Arial" w:hAnsi="Arial" w:cs="Arial"/>
          <w:color w:val="000000"/>
          <w:sz w:val="22"/>
          <w:szCs w:val="22"/>
        </w:rPr>
        <w:t xml:space="preserve"> </w:t>
      </w:r>
      <w:r w:rsidR="00415BAA" w:rsidRPr="00415BAA">
        <w:rPr>
          <w:rFonts w:ascii="Arial" w:hAnsi="Arial" w:cs="Arial"/>
          <w:color w:val="000000"/>
          <w:sz w:val="22"/>
          <w:szCs w:val="22"/>
        </w:rPr>
        <w:t>$3</w:t>
      </w:r>
      <w:r w:rsidR="00474EE3">
        <w:rPr>
          <w:rFonts w:ascii="Arial" w:hAnsi="Arial" w:cs="Arial"/>
          <w:color w:val="000000"/>
          <w:sz w:val="22"/>
          <w:szCs w:val="22"/>
        </w:rPr>
        <w:t>06</w:t>
      </w:r>
      <w:r w:rsidR="00415BAA" w:rsidRPr="00415BAA">
        <w:rPr>
          <w:rFonts w:ascii="Arial" w:hAnsi="Arial" w:cs="Arial"/>
          <w:color w:val="000000"/>
          <w:sz w:val="22"/>
          <w:szCs w:val="22"/>
        </w:rPr>
        <w:t>,</w:t>
      </w:r>
      <w:r w:rsidR="00474EE3">
        <w:rPr>
          <w:rFonts w:ascii="Arial" w:hAnsi="Arial" w:cs="Arial"/>
          <w:color w:val="000000"/>
          <w:sz w:val="22"/>
          <w:szCs w:val="22"/>
        </w:rPr>
        <w:t>3</w:t>
      </w:r>
      <w:r w:rsidR="00415BAA" w:rsidRPr="00415BAA">
        <w:rPr>
          <w:rFonts w:ascii="Arial" w:hAnsi="Arial" w:cs="Arial"/>
          <w:color w:val="000000"/>
          <w:sz w:val="22"/>
          <w:szCs w:val="22"/>
        </w:rPr>
        <w:t>00.00</w:t>
      </w:r>
    </w:p>
    <w:permEnd w:id="769471308"/>
    <w:p w14:paraId="627154F1" w14:textId="77777777" w:rsidR="00BC5C6F" w:rsidRPr="00F230E3" w:rsidRDefault="00BC5C6F" w:rsidP="00BC5C6F">
      <w:pPr>
        <w:rPr>
          <w:rFonts w:ascii="Arial" w:hAnsi="Arial" w:cs="Arial"/>
          <w:color w:val="000000"/>
          <w:sz w:val="22"/>
          <w:szCs w:val="22"/>
        </w:rPr>
      </w:pPr>
    </w:p>
    <w:p w14:paraId="627154F2" w14:textId="77777777" w:rsidR="00BC5C6F" w:rsidRPr="00F230E3" w:rsidRDefault="0058722A" w:rsidP="00DC7D9F">
      <w:pPr>
        <w:pStyle w:val="BodyText"/>
        <w:ind w:right="360"/>
        <w:rPr>
          <w:rFonts w:ascii="Arial" w:hAnsi="Arial" w:cs="Arial"/>
          <w:i w:val="0"/>
          <w:color w:val="000000"/>
          <w:sz w:val="22"/>
          <w:szCs w:val="22"/>
        </w:rPr>
      </w:pPr>
      <w:r w:rsidRPr="00F230E3">
        <w:rPr>
          <w:rFonts w:ascii="Arial" w:hAnsi="Arial" w:cs="Arial"/>
          <w:i w:val="0"/>
          <w:color w:val="000000"/>
          <w:sz w:val="22"/>
          <w:szCs w:val="22"/>
        </w:rPr>
        <w:t>Fe</w:t>
      </w:r>
      <w:r w:rsidR="00BC5C6F" w:rsidRPr="00F230E3">
        <w:rPr>
          <w:rFonts w:ascii="Arial" w:hAnsi="Arial" w:cs="Arial"/>
          <w:i w:val="0"/>
          <w:color w:val="000000"/>
          <w:sz w:val="22"/>
          <w:szCs w:val="22"/>
        </w:rPr>
        <w:t>es must be broken down into the identified CPS milestones and associated acceptance criteria. This includes all deliverables noted in section 1.</w:t>
      </w:r>
      <w:r w:rsidR="00283C39" w:rsidRPr="00F230E3">
        <w:rPr>
          <w:rFonts w:ascii="Arial" w:hAnsi="Arial" w:cs="Arial"/>
          <w:i w:val="0"/>
          <w:color w:val="000000"/>
          <w:sz w:val="22"/>
          <w:szCs w:val="22"/>
        </w:rPr>
        <w:t>4</w:t>
      </w:r>
      <w:r w:rsidR="00BC5C6F" w:rsidRPr="00F230E3">
        <w:rPr>
          <w:rFonts w:ascii="Arial" w:hAnsi="Arial" w:cs="Arial"/>
          <w:i w:val="0"/>
          <w:color w:val="000000"/>
          <w:sz w:val="22"/>
          <w:szCs w:val="22"/>
        </w:rPr>
        <w:t xml:space="preserve"> that are linked to the CPS</w:t>
      </w:r>
      <w:r w:rsidR="00CB026D">
        <w:rPr>
          <w:rFonts w:ascii="Arial" w:hAnsi="Arial" w:cs="Arial"/>
          <w:i w:val="0"/>
          <w:color w:val="000000"/>
          <w:sz w:val="22"/>
          <w:szCs w:val="22"/>
        </w:rPr>
        <w:t xml:space="preserve"> milestones</w:t>
      </w:r>
      <w:r w:rsidR="00BC5C6F" w:rsidRPr="00F230E3">
        <w:rPr>
          <w:rFonts w:ascii="Arial" w:hAnsi="Arial" w:cs="Arial"/>
          <w:i w:val="0"/>
          <w:color w:val="000000"/>
          <w:sz w:val="22"/>
          <w:szCs w:val="22"/>
        </w:rPr>
        <w:t xml:space="preserve">.  Company will NOT pay in advance for services </w:t>
      </w:r>
      <w:r w:rsidR="00CB026D">
        <w:rPr>
          <w:rFonts w:ascii="Arial" w:hAnsi="Arial" w:cs="Arial"/>
          <w:i w:val="0"/>
          <w:color w:val="000000"/>
          <w:sz w:val="22"/>
          <w:szCs w:val="22"/>
        </w:rPr>
        <w:t xml:space="preserve">or deliverables </w:t>
      </w:r>
      <w:r w:rsidR="00BC5C6F" w:rsidRPr="00F230E3">
        <w:rPr>
          <w:rFonts w:ascii="Arial" w:hAnsi="Arial" w:cs="Arial"/>
          <w:i w:val="0"/>
          <w:color w:val="000000"/>
          <w:sz w:val="22"/>
          <w:szCs w:val="22"/>
        </w:rPr>
        <w:t xml:space="preserve">or pay fees upon execution of an SOW.  </w:t>
      </w:r>
      <w:r w:rsidR="001840E9" w:rsidRPr="00F230E3">
        <w:rPr>
          <w:rFonts w:ascii="Arial" w:hAnsi="Arial" w:cs="Arial"/>
          <w:i w:val="0"/>
          <w:color w:val="000000"/>
          <w:sz w:val="22"/>
          <w:szCs w:val="22"/>
        </w:rPr>
        <w:t xml:space="preserve">Company will </w:t>
      </w:r>
      <w:r w:rsidR="00BC5C6F" w:rsidRPr="00F230E3">
        <w:rPr>
          <w:rFonts w:ascii="Arial" w:hAnsi="Arial" w:cs="Arial"/>
          <w:i w:val="0"/>
          <w:color w:val="000000"/>
          <w:sz w:val="22"/>
          <w:szCs w:val="22"/>
        </w:rPr>
        <w:t>pay for services</w:t>
      </w:r>
      <w:r w:rsidR="00CB026D">
        <w:rPr>
          <w:rFonts w:ascii="Arial" w:hAnsi="Arial" w:cs="Arial"/>
          <w:i w:val="0"/>
          <w:color w:val="000000"/>
          <w:sz w:val="22"/>
          <w:szCs w:val="22"/>
        </w:rPr>
        <w:t xml:space="preserve"> or deliverables</w:t>
      </w:r>
      <w:r w:rsidR="00BC5C6F" w:rsidRPr="00F230E3">
        <w:rPr>
          <w:rFonts w:ascii="Arial" w:hAnsi="Arial" w:cs="Arial"/>
          <w:i w:val="0"/>
          <w:color w:val="000000"/>
          <w:sz w:val="22"/>
          <w:szCs w:val="22"/>
        </w:rPr>
        <w:t xml:space="preserve"> that have been received and </w:t>
      </w:r>
      <w:r w:rsidR="001840E9" w:rsidRPr="00F230E3">
        <w:rPr>
          <w:rFonts w:ascii="Arial" w:hAnsi="Arial" w:cs="Arial"/>
          <w:i w:val="0"/>
          <w:color w:val="000000"/>
          <w:sz w:val="22"/>
          <w:szCs w:val="22"/>
        </w:rPr>
        <w:t>approved</w:t>
      </w:r>
      <w:r w:rsidR="00BC5C6F" w:rsidRPr="00F230E3">
        <w:rPr>
          <w:rFonts w:ascii="Arial" w:hAnsi="Arial" w:cs="Arial"/>
          <w:i w:val="0"/>
          <w:color w:val="000000"/>
          <w:sz w:val="22"/>
          <w:szCs w:val="22"/>
        </w:rPr>
        <w:t xml:space="preserve"> </w:t>
      </w:r>
      <w:r w:rsidR="00CB026D">
        <w:rPr>
          <w:rFonts w:ascii="Arial" w:hAnsi="Arial" w:cs="Arial"/>
          <w:i w:val="0"/>
          <w:color w:val="000000"/>
          <w:sz w:val="22"/>
          <w:szCs w:val="22"/>
        </w:rPr>
        <w:t xml:space="preserve">in accordance with the terms of the Agreement and </w:t>
      </w:r>
      <w:r w:rsidR="00BC5C6F" w:rsidRPr="00F230E3">
        <w:rPr>
          <w:rFonts w:ascii="Arial" w:hAnsi="Arial" w:cs="Arial"/>
          <w:i w:val="0"/>
          <w:color w:val="000000"/>
          <w:sz w:val="22"/>
          <w:szCs w:val="22"/>
        </w:rPr>
        <w:t>this SOW. In general</w:t>
      </w:r>
      <w:r w:rsidR="00296B92">
        <w:rPr>
          <w:rFonts w:ascii="Arial" w:hAnsi="Arial" w:cs="Arial"/>
          <w:i w:val="0"/>
          <w:color w:val="000000"/>
          <w:sz w:val="22"/>
          <w:szCs w:val="22"/>
        </w:rPr>
        <w:t>,</w:t>
      </w:r>
      <w:r w:rsidR="00BC5C6F" w:rsidRPr="00F230E3">
        <w:rPr>
          <w:rFonts w:ascii="Arial" w:hAnsi="Arial" w:cs="Arial"/>
          <w:i w:val="0"/>
          <w:color w:val="000000"/>
          <w:sz w:val="22"/>
          <w:szCs w:val="22"/>
        </w:rPr>
        <w:t xml:space="preserve"> invoicing of travel and business related expenses </w:t>
      </w:r>
      <w:r w:rsidR="00296B92">
        <w:rPr>
          <w:rFonts w:ascii="Arial" w:hAnsi="Arial" w:cs="Arial"/>
          <w:i w:val="0"/>
          <w:color w:val="000000"/>
          <w:sz w:val="22"/>
          <w:szCs w:val="22"/>
        </w:rPr>
        <w:t xml:space="preserve">are not permitted by Company and Supplier must include any such costs in the fixed price for the project. </w:t>
      </w:r>
      <w:r w:rsidR="00BC5C6F" w:rsidRPr="00F230E3">
        <w:rPr>
          <w:rFonts w:ascii="Arial" w:hAnsi="Arial" w:cs="Arial"/>
          <w:i w:val="0"/>
          <w:color w:val="000000"/>
          <w:sz w:val="22"/>
          <w:szCs w:val="22"/>
        </w:rPr>
        <w:t xml:space="preserve"> </w:t>
      </w:r>
      <w:r w:rsidR="00F01FEC">
        <w:rPr>
          <w:rFonts w:ascii="Arial" w:hAnsi="Arial" w:cs="Arial"/>
          <w:i w:val="0"/>
          <w:color w:val="000000"/>
          <w:sz w:val="22"/>
          <w:szCs w:val="22"/>
        </w:rPr>
        <w:t>Company will o</w:t>
      </w:r>
      <w:r w:rsidR="00296B92">
        <w:rPr>
          <w:rFonts w:ascii="Arial" w:hAnsi="Arial" w:cs="Arial"/>
          <w:i w:val="0"/>
          <w:color w:val="000000"/>
          <w:sz w:val="22"/>
          <w:szCs w:val="22"/>
        </w:rPr>
        <w:t>nly</w:t>
      </w:r>
      <w:r w:rsidR="00F01FEC">
        <w:rPr>
          <w:rFonts w:ascii="Arial" w:hAnsi="Arial" w:cs="Arial"/>
          <w:i w:val="0"/>
          <w:color w:val="000000"/>
          <w:sz w:val="22"/>
          <w:szCs w:val="22"/>
        </w:rPr>
        <w:t xml:space="preserve"> reimburse </w:t>
      </w:r>
      <w:r w:rsidR="00296B92">
        <w:rPr>
          <w:rFonts w:ascii="Arial" w:hAnsi="Arial" w:cs="Arial"/>
          <w:i w:val="0"/>
          <w:color w:val="000000"/>
          <w:sz w:val="22"/>
          <w:szCs w:val="22"/>
        </w:rPr>
        <w:t>Supplier</w:t>
      </w:r>
      <w:r w:rsidR="00F01FEC">
        <w:rPr>
          <w:rFonts w:ascii="Arial" w:hAnsi="Arial" w:cs="Arial"/>
          <w:i w:val="0"/>
          <w:color w:val="000000"/>
          <w:sz w:val="22"/>
          <w:szCs w:val="22"/>
        </w:rPr>
        <w:t xml:space="preserve"> for its</w:t>
      </w:r>
      <w:r w:rsidR="00296B92">
        <w:rPr>
          <w:rFonts w:ascii="Arial" w:hAnsi="Arial" w:cs="Arial"/>
          <w:i w:val="0"/>
          <w:color w:val="000000"/>
          <w:sz w:val="22"/>
          <w:szCs w:val="22"/>
        </w:rPr>
        <w:t xml:space="preserve"> actual and reasonable </w:t>
      </w:r>
      <w:r w:rsidR="00F01FEC">
        <w:rPr>
          <w:rFonts w:ascii="Arial" w:hAnsi="Arial" w:cs="Arial"/>
          <w:i w:val="0"/>
          <w:color w:val="000000"/>
          <w:sz w:val="22"/>
          <w:szCs w:val="22"/>
        </w:rPr>
        <w:t xml:space="preserve">expense for travel and incidentals that have been preapproved by Company in writing. </w:t>
      </w:r>
      <w:r w:rsidR="00BC5C6F" w:rsidRPr="00F230E3">
        <w:rPr>
          <w:rFonts w:ascii="Arial" w:hAnsi="Arial" w:cs="Arial"/>
          <w:i w:val="0"/>
          <w:color w:val="000000"/>
          <w:sz w:val="22"/>
          <w:szCs w:val="22"/>
        </w:rPr>
        <w:t xml:space="preserve">   </w:t>
      </w:r>
    </w:p>
    <w:p w14:paraId="627154F3" w14:textId="77777777" w:rsidR="00BC5C6F" w:rsidRPr="00F230E3" w:rsidRDefault="00BC5C6F" w:rsidP="00BC5C6F">
      <w:pPr>
        <w:pStyle w:val="BodyText"/>
        <w:ind w:right="360"/>
        <w:rPr>
          <w:rFonts w:ascii="Arial" w:hAnsi="Arial" w:cs="Arial"/>
          <w:i w:val="0"/>
          <w:color w:val="000000"/>
          <w:sz w:val="22"/>
          <w:szCs w:val="22"/>
        </w:rPr>
      </w:pPr>
    </w:p>
    <w:p w14:paraId="627154F4" w14:textId="77777777" w:rsidR="00BC5C6F" w:rsidRPr="00F230E3" w:rsidRDefault="00BC5C6F" w:rsidP="00BC5C6F">
      <w:pPr>
        <w:pStyle w:val="BodyText"/>
        <w:ind w:right="360"/>
        <w:rPr>
          <w:rFonts w:ascii="Arial" w:hAnsi="Arial" w:cs="Arial"/>
          <w:i w:val="0"/>
          <w:color w:val="000000"/>
          <w:sz w:val="22"/>
          <w:szCs w:val="22"/>
        </w:rPr>
      </w:pPr>
    </w:p>
    <w:p w14:paraId="627154F5" w14:textId="77777777" w:rsidR="00BC5C6F" w:rsidRPr="00F230E3" w:rsidRDefault="00BC5C6F" w:rsidP="00BC5C6F">
      <w:pPr>
        <w:pStyle w:val="BodyText"/>
        <w:ind w:right="360"/>
        <w:rPr>
          <w:rFonts w:ascii="Arial" w:hAnsi="Arial" w:cs="Arial"/>
          <w:b/>
          <w:i w:val="0"/>
          <w:color w:val="000000"/>
          <w:sz w:val="22"/>
          <w:szCs w:val="22"/>
        </w:rPr>
      </w:pPr>
      <w:r w:rsidRPr="00F230E3">
        <w:rPr>
          <w:rFonts w:ascii="Arial" w:hAnsi="Arial" w:cs="Arial"/>
          <w:b/>
          <w:i w:val="0"/>
          <w:color w:val="000000"/>
          <w:sz w:val="22"/>
          <w:szCs w:val="22"/>
        </w:rPr>
        <w:t>SOW Costs</w:t>
      </w:r>
      <w:r w:rsidR="00C74E0A" w:rsidRPr="00F230E3">
        <w:rPr>
          <w:rFonts w:ascii="Arial" w:hAnsi="Arial" w:cs="Arial"/>
          <w:b/>
          <w:i w:val="0"/>
          <w:color w:val="000000"/>
          <w:sz w:val="22"/>
          <w:szCs w:val="22"/>
        </w:rPr>
        <w:t xml:space="preserve"> </w:t>
      </w:r>
      <w:r w:rsidRPr="00F230E3">
        <w:rPr>
          <w:rFonts w:ascii="Arial" w:hAnsi="Arial" w:cs="Arial"/>
          <w:b/>
          <w:i w:val="0"/>
          <w:color w:val="000000"/>
          <w:sz w:val="22"/>
          <w:szCs w:val="22"/>
        </w:rPr>
        <w:t xml:space="preserve">- Milestone Payment Allocation </w:t>
      </w:r>
      <w:r w:rsidR="00A0211B" w:rsidRPr="00F230E3">
        <w:rPr>
          <w:rFonts w:ascii="Arial" w:hAnsi="Arial" w:cs="Arial"/>
          <w:b/>
          <w:i w:val="0"/>
          <w:color w:val="000000"/>
          <w:sz w:val="22"/>
          <w:szCs w:val="22"/>
        </w:rPr>
        <w:t>for Application Development, Infrastructure Services, and PM Services</w:t>
      </w:r>
    </w:p>
    <w:p w14:paraId="627154F6" w14:textId="77777777" w:rsidR="00BC5C6F" w:rsidRPr="00F230E3" w:rsidRDefault="00BC5C6F" w:rsidP="00BC5C6F">
      <w:pPr>
        <w:pStyle w:val="BodyText"/>
        <w:ind w:right="360"/>
        <w:rPr>
          <w:rFonts w:ascii="Arial" w:hAnsi="Arial" w:cs="Arial"/>
          <w:i w:val="0"/>
          <w:color w:val="000000"/>
          <w:sz w:val="22"/>
          <w:szCs w:val="22"/>
        </w:rPr>
      </w:pPr>
    </w:p>
    <w:p w14:paraId="627154F7" w14:textId="77777777" w:rsidR="00BC5C6F" w:rsidRPr="00F230E3" w:rsidRDefault="00BC5C6F" w:rsidP="00BC5C6F">
      <w:pPr>
        <w:pStyle w:val="BodyText"/>
        <w:ind w:right="360"/>
        <w:rPr>
          <w:rFonts w:ascii="Arial" w:hAnsi="Arial" w:cs="Arial"/>
          <w:i w:val="0"/>
          <w:color w:val="000000"/>
          <w:sz w:val="22"/>
          <w:szCs w:val="22"/>
        </w:rPr>
      </w:pPr>
      <w:r w:rsidRPr="00F230E3">
        <w:rPr>
          <w:rFonts w:ascii="Arial" w:hAnsi="Arial" w:cs="Arial"/>
          <w:i w:val="0"/>
          <w:color w:val="000000"/>
          <w:sz w:val="22"/>
          <w:szCs w:val="22"/>
        </w:rPr>
        <w:t xml:space="preserve">Unless specifically approved by the applicable </w:t>
      </w:r>
      <w:r w:rsidR="00F01FEC">
        <w:rPr>
          <w:rFonts w:ascii="Arial" w:hAnsi="Arial" w:cs="Arial"/>
          <w:i w:val="0"/>
          <w:color w:val="000000"/>
          <w:sz w:val="22"/>
          <w:szCs w:val="22"/>
        </w:rPr>
        <w:t xml:space="preserve">Company </w:t>
      </w:r>
      <w:r w:rsidRPr="00F230E3">
        <w:rPr>
          <w:rFonts w:ascii="Arial" w:hAnsi="Arial" w:cs="Arial"/>
          <w:i w:val="0"/>
          <w:color w:val="000000"/>
          <w:sz w:val="22"/>
          <w:szCs w:val="22"/>
        </w:rPr>
        <w:t>D</w:t>
      </w:r>
      <w:r w:rsidR="00F01FEC">
        <w:rPr>
          <w:rFonts w:ascii="Arial" w:hAnsi="Arial" w:cs="Arial"/>
          <w:i w:val="0"/>
          <w:color w:val="000000"/>
          <w:sz w:val="22"/>
          <w:szCs w:val="22"/>
        </w:rPr>
        <w:t xml:space="preserve">elivery </w:t>
      </w:r>
      <w:r w:rsidRPr="00F230E3">
        <w:rPr>
          <w:rFonts w:ascii="Arial" w:hAnsi="Arial" w:cs="Arial"/>
          <w:i w:val="0"/>
          <w:color w:val="000000"/>
          <w:sz w:val="22"/>
          <w:szCs w:val="22"/>
        </w:rPr>
        <w:t>M</w:t>
      </w:r>
      <w:r w:rsidR="00F01FEC">
        <w:rPr>
          <w:rFonts w:ascii="Arial" w:hAnsi="Arial" w:cs="Arial"/>
          <w:i w:val="0"/>
          <w:color w:val="000000"/>
          <w:sz w:val="22"/>
          <w:szCs w:val="22"/>
        </w:rPr>
        <w:t>anager (“Company DM”)</w:t>
      </w:r>
      <w:r w:rsidRPr="00F230E3">
        <w:rPr>
          <w:rFonts w:ascii="Arial" w:hAnsi="Arial" w:cs="Arial"/>
          <w:i w:val="0"/>
          <w:color w:val="000000"/>
          <w:sz w:val="22"/>
          <w:szCs w:val="22"/>
        </w:rPr>
        <w:t xml:space="preserve">, </w:t>
      </w:r>
      <w:r w:rsidR="00F01FEC">
        <w:rPr>
          <w:rFonts w:ascii="Arial" w:hAnsi="Arial" w:cs="Arial"/>
          <w:i w:val="0"/>
          <w:color w:val="000000"/>
          <w:sz w:val="22"/>
          <w:szCs w:val="22"/>
        </w:rPr>
        <w:t>a</w:t>
      </w:r>
      <w:r w:rsidRPr="00F230E3">
        <w:rPr>
          <w:rFonts w:ascii="Arial" w:hAnsi="Arial" w:cs="Arial"/>
          <w:i w:val="0"/>
          <w:color w:val="000000"/>
          <w:sz w:val="22"/>
          <w:szCs w:val="22"/>
        </w:rPr>
        <w:t xml:space="preserve">ll Fixed Fee </w:t>
      </w:r>
      <w:r w:rsidR="001840E9" w:rsidRPr="00F230E3">
        <w:rPr>
          <w:rFonts w:ascii="Arial" w:hAnsi="Arial" w:cs="Arial"/>
          <w:i w:val="0"/>
          <w:color w:val="000000"/>
          <w:sz w:val="22"/>
          <w:szCs w:val="22"/>
        </w:rPr>
        <w:t>IT</w:t>
      </w:r>
      <w:r w:rsidR="00A0211B" w:rsidRPr="00F230E3">
        <w:rPr>
          <w:rFonts w:ascii="Arial" w:hAnsi="Arial" w:cs="Arial"/>
          <w:i w:val="0"/>
          <w:color w:val="000000"/>
          <w:sz w:val="22"/>
          <w:szCs w:val="22"/>
        </w:rPr>
        <w:t xml:space="preserve"> </w:t>
      </w:r>
      <w:r w:rsidR="001840E9" w:rsidRPr="00F230E3">
        <w:rPr>
          <w:rFonts w:ascii="Arial" w:hAnsi="Arial" w:cs="Arial"/>
          <w:i w:val="0"/>
          <w:color w:val="000000"/>
          <w:sz w:val="22"/>
          <w:szCs w:val="22"/>
        </w:rPr>
        <w:t xml:space="preserve">waterfall </w:t>
      </w:r>
      <w:r w:rsidRPr="00F230E3">
        <w:rPr>
          <w:rFonts w:ascii="Arial" w:hAnsi="Arial" w:cs="Arial"/>
          <w:i w:val="0"/>
          <w:color w:val="000000"/>
          <w:sz w:val="22"/>
          <w:szCs w:val="22"/>
        </w:rPr>
        <w:t>project SOWs shall follow this milestone payment structure:</w:t>
      </w:r>
    </w:p>
    <w:p w14:paraId="627154F8" w14:textId="77777777" w:rsidR="00BC5C6F" w:rsidRPr="00F230E3" w:rsidRDefault="00BC5C6F" w:rsidP="00BC5C6F">
      <w:pPr>
        <w:pStyle w:val="BodyText"/>
        <w:ind w:right="360"/>
        <w:rPr>
          <w:rFonts w:ascii="Arial" w:hAnsi="Arial" w:cs="Arial"/>
          <w:i w:val="0"/>
          <w:color w:val="000000"/>
          <w:sz w:val="22"/>
          <w:szCs w:val="22"/>
        </w:rPr>
      </w:pPr>
    </w:p>
    <w:tbl>
      <w:tblPr>
        <w:tblStyle w:val="TableGrid"/>
        <w:tblW w:w="0" w:type="auto"/>
        <w:tblLook w:val="04A0" w:firstRow="1" w:lastRow="0" w:firstColumn="1" w:lastColumn="0" w:noHBand="0" w:noVBand="1"/>
      </w:tblPr>
      <w:tblGrid>
        <w:gridCol w:w="2553"/>
        <w:gridCol w:w="7342"/>
      </w:tblGrid>
      <w:tr w:rsidR="00EE5502" w14:paraId="2D3419F7" w14:textId="77777777" w:rsidTr="00EE5502">
        <w:tc>
          <w:tcPr>
            <w:tcW w:w="2553" w:type="dxa"/>
          </w:tcPr>
          <w:p w14:paraId="6C24A8F1" w14:textId="31872654" w:rsidR="00EE5502" w:rsidRDefault="00EE5502" w:rsidP="00BC5C6F">
            <w:pPr>
              <w:pStyle w:val="BodyText"/>
              <w:ind w:right="360"/>
              <w:rPr>
                <w:rFonts w:ascii="Arial" w:hAnsi="Arial" w:cs="Arial"/>
                <w:i w:val="0"/>
                <w:color w:val="000000"/>
                <w:sz w:val="22"/>
                <w:szCs w:val="22"/>
              </w:rPr>
            </w:pPr>
            <w:r>
              <w:rPr>
                <w:rFonts w:ascii="Arial" w:hAnsi="Arial" w:cs="Arial"/>
                <w:i w:val="0"/>
                <w:color w:val="000000"/>
                <w:sz w:val="22"/>
                <w:szCs w:val="22"/>
              </w:rPr>
              <w:t>Milestone</w:t>
            </w:r>
          </w:p>
        </w:tc>
        <w:tc>
          <w:tcPr>
            <w:tcW w:w="7342" w:type="dxa"/>
          </w:tcPr>
          <w:p w14:paraId="55720815" w14:textId="7A4F05E8" w:rsidR="00EE5502" w:rsidRDefault="00EE5502" w:rsidP="00BC5C6F">
            <w:pPr>
              <w:pStyle w:val="BodyText"/>
              <w:ind w:right="360"/>
              <w:rPr>
                <w:rFonts w:ascii="Arial" w:hAnsi="Arial" w:cs="Arial"/>
                <w:i w:val="0"/>
                <w:color w:val="000000"/>
                <w:sz w:val="22"/>
                <w:szCs w:val="22"/>
              </w:rPr>
            </w:pPr>
            <w:r>
              <w:rPr>
                <w:rFonts w:ascii="Arial" w:hAnsi="Arial" w:cs="Arial"/>
                <w:i w:val="0"/>
                <w:color w:val="000000"/>
                <w:sz w:val="22"/>
                <w:szCs w:val="22"/>
              </w:rPr>
              <w:t>Milestone Name</w:t>
            </w:r>
          </w:p>
        </w:tc>
      </w:tr>
      <w:tr w:rsidR="00EE5502" w14:paraId="15248FCA" w14:textId="77777777" w:rsidTr="00EE5502">
        <w:tc>
          <w:tcPr>
            <w:tcW w:w="2553" w:type="dxa"/>
          </w:tcPr>
          <w:p w14:paraId="42D4F258" w14:textId="28D62EEC" w:rsidR="00EE5502" w:rsidRDefault="00EE5502" w:rsidP="00BC5C6F">
            <w:pPr>
              <w:pStyle w:val="BodyText"/>
              <w:ind w:right="360"/>
              <w:rPr>
                <w:rFonts w:ascii="Arial" w:hAnsi="Arial" w:cs="Arial"/>
                <w:i w:val="0"/>
                <w:color w:val="000000"/>
                <w:sz w:val="22"/>
                <w:szCs w:val="22"/>
              </w:rPr>
            </w:pPr>
            <w:r>
              <w:rPr>
                <w:rFonts w:ascii="Arial" w:hAnsi="Arial" w:cs="Arial"/>
                <w:i w:val="0"/>
                <w:color w:val="000000"/>
                <w:sz w:val="22"/>
                <w:szCs w:val="22"/>
              </w:rPr>
              <w:t>1</w:t>
            </w:r>
          </w:p>
        </w:tc>
        <w:tc>
          <w:tcPr>
            <w:tcW w:w="7342" w:type="dxa"/>
          </w:tcPr>
          <w:p w14:paraId="7E61FD18" w14:textId="3C1BDB89" w:rsidR="00D90DC7" w:rsidRDefault="00EE5502" w:rsidP="00BC5C6F">
            <w:pPr>
              <w:pStyle w:val="BodyText"/>
              <w:ind w:right="360"/>
              <w:rPr>
                <w:rFonts w:ascii="Arial" w:hAnsi="Arial" w:cs="Arial"/>
                <w:i w:val="0"/>
                <w:color w:val="000000"/>
                <w:sz w:val="22"/>
                <w:szCs w:val="22"/>
              </w:rPr>
            </w:pPr>
            <w:r>
              <w:rPr>
                <w:rFonts w:ascii="Arial" w:hAnsi="Arial" w:cs="Arial"/>
                <w:i w:val="0"/>
                <w:color w:val="000000"/>
                <w:sz w:val="22"/>
                <w:szCs w:val="22"/>
              </w:rPr>
              <w:t>Network Equipment Requirements</w:t>
            </w:r>
            <w:r w:rsidR="00BE3BB3">
              <w:rPr>
                <w:rFonts w:ascii="Arial" w:hAnsi="Arial" w:cs="Arial"/>
                <w:i w:val="0"/>
                <w:color w:val="000000"/>
                <w:sz w:val="22"/>
                <w:szCs w:val="22"/>
              </w:rPr>
              <w:t xml:space="preserve"> and Vendor Scope</w:t>
            </w:r>
            <w:r>
              <w:rPr>
                <w:rFonts w:ascii="Arial" w:hAnsi="Arial" w:cs="Arial"/>
                <w:i w:val="0"/>
                <w:color w:val="000000"/>
                <w:sz w:val="22"/>
                <w:szCs w:val="22"/>
              </w:rPr>
              <w:t xml:space="preserve"> Specification</w:t>
            </w:r>
            <w:r w:rsidR="00FE4179">
              <w:rPr>
                <w:rFonts w:ascii="Arial" w:hAnsi="Arial" w:cs="Arial"/>
                <w:i w:val="0"/>
                <w:color w:val="000000"/>
                <w:sz w:val="22"/>
                <w:szCs w:val="22"/>
              </w:rPr>
              <w:t xml:space="preserve">s </w:t>
            </w:r>
            <w:r w:rsidR="00C6144A">
              <w:rPr>
                <w:rFonts w:ascii="Arial" w:hAnsi="Arial" w:cs="Arial"/>
                <w:i w:val="0"/>
                <w:color w:val="000000"/>
                <w:sz w:val="22"/>
                <w:szCs w:val="22"/>
              </w:rPr>
              <w:t>t</w:t>
            </w:r>
            <w:r>
              <w:rPr>
                <w:rFonts w:ascii="Arial" w:hAnsi="Arial" w:cs="Arial"/>
                <w:i w:val="0"/>
                <w:color w:val="000000"/>
                <w:sz w:val="22"/>
                <w:szCs w:val="22"/>
              </w:rPr>
              <w:t>o Company</w:t>
            </w:r>
          </w:p>
        </w:tc>
      </w:tr>
      <w:tr w:rsidR="00E94173" w14:paraId="247B5B7E" w14:textId="77777777" w:rsidTr="00EE5502">
        <w:trPr>
          <w:ins w:id="57" w:author="Gately, Martin" w:date="2024-03-19T16:21:00Z"/>
        </w:trPr>
        <w:tc>
          <w:tcPr>
            <w:tcW w:w="2553" w:type="dxa"/>
          </w:tcPr>
          <w:p w14:paraId="326C916A" w14:textId="4B05A61A" w:rsidR="00E94173" w:rsidRDefault="00E94173" w:rsidP="00E94173">
            <w:pPr>
              <w:pStyle w:val="BodyText"/>
              <w:ind w:right="360"/>
              <w:rPr>
                <w:ins w:id="58" w:author="Gately, Martin" w:date="2024-03-19T16:21:00Z"/>
                <w:rFonts w:ascii="Arial" w:hAnsi="Arial" w:cs="Arial"/>
                <w:i w:val="0"/>
                <w:color w:val="000000"/>
                <w:sz w:val="22"/>
                <w:szCs w:val="22"/>
              </w:rPr>
            </w:pPr>
            <w:ins w:id="59" w:author="Gately, Martin" w:date="2024-03-19T16:21:00Z">
              <w:r>
                <w:rPr>
                  <w:rFonts w:ascii="Arial" w:hAnsi="Arial" w:cs="Arial"/>
                  <w:i w:val="0"/>
                  <w:color w:val="000000"/>
                  <w:sz w:val="22"/>
                  <w:szCs w:val="22"/>
                </w:rPr>
                <w:t>2</w:t>
              </w:r>
            </w:ins>
          </w:p>
        </w:tc>
        <w:tc>
          <w:tcPr>
            <w:tcW w:w="7342" w:type="dxa"/>
          </w:tcPr>
          <w:p w14:paraId="0A1360F5" w14:textId="5ADDD2D0" w:rsidR="00E94173" w:rsidRDefault="00E94173" w:rsidP="00E94173">
            <w:pPr>
              <w:pStyle w:val="BodyText"/>
              <w:ind w:right="360"/>
              <w:rPr>
                <w:ins w:id="60" w:author="Gately, Martin" w:date="2024-03-19T16:21:00Z"/>
                <w:rFonts w:ascii="Arial" w:hAnsi="Arial" w:cs="Arial"/>
                <w:i w:val="0"/>
                <w:color w:val="000000"/>
                <w:sz w:val="22"/>
                <w:szCs w:val="22"/>
              </w:rPr>
            </w:pPr>
            <w:ins w:id="61" w:author="Gately, Martin" w:date="2024-03-19T16:21:00Z">
              <w:r>
                <w:rPr>
                  <w:rFonts w:ascii="Arial" w:hAnsi="Arial" w:cs="Arial"/>
                  <w:i w:val="0"/>
                  <w:color w:val="000000"/>
                  <w:sz w:val="22"/>
                  <w:szCs w:val="22"/>
                </w:rPr>
                <w:t xml:space="preserve">Construction of the RFP for the ‘Equipment vendor’  </w:t>
              </w:r>
            </w:ins>
          </w:p>
        </w:tc>
      </w:tr>
      <w:tr w:rsidR="00E94173" w14:paraId="3052108A" w14:textId="77777777" w:rsidTr="00EE5502">
        <w:tc>
          <w:tcPr>
            <w:tcW w:w="2553" w:type="dxa"/>
          </w:tcPr>
          <w:p w14:paraId="36ACF573" w14:textId="25F5441D" w:rsidR="00E94173" w:rsidRDefault="00E94173" w:rsidP="00E94173">
            <w:pPr>
              <w:pStyle w:val="BodyText"/>
              <w:ind w:right="360"/>
              <w:rPr>
                <w:rFonts w:ascii="Arial" w:hAnsi="Arial" w:cs="Arial"/>
                <w:i w:val="0"/>
                <w:color w:val="000000"/>
                <w:sz w:val="22"/>
                <w:szCs w:val="22"/>
              </w:rPr>
            </w:pPr>
            <w:ins w:id="62" w:author="Gately, Martin" w:date="2024-03-19T16:21:00Z">
              <w:r>
                <w:rPr>
                  <w:rFonts w:ascii="Arial" w:hAnsi="Arial" w:cs="Arial"/>
                  <w:i w:val="0"/>
                  <w:color w:val="000000"/>
                  <w:sz w:val="22"/>
                  <w:szCs w:val="22"/>
                </w:rPr>
                <w:t>3</w:t>
              </w:r>
            </w:ins>
            <w:del w:id="63" w:author="Gately, Martin" w:date="2024-03-19T16:21:00Z">
              <w:r w:rsidDel="00E94173">
                <w:rPr>
                  <w:rFonts w:ascii="Arial" w:hAnsi="Arial" w:cs="Arial"/>
                  <w:i w:val="0"/>
                  <w:color w:val="000000"/>
                  <w:sz w:val="22"/>
                  <w:szCs w:val="22"/>
                </w:rPr>
                <w:delText>2</w:delText>
              </w:r>
            </w:del>
          </w:p>
        </w:tc>
        <w:tc>
          <w:tcPr>
            <w:tcW w:w="7342" w:type="dxa"/>
          </w:tcPr>
          <w:p w14:paraId="2451180B" w14:textId="1DAEAA81" w:rsidR="00E94173" w:rsidRDefault="00E94173" w:rsidP="00E94173">
            <w:pPr>
              <w:pStyle w:val="BodyText"/>
              <w:ind w:right="360"/>
              <w:rPr>
                <w:rFonts w:ascii="Arial" w:hAnsi="Arial" w:cs="Arial"/>
                <w:i w:val="0"/>
                <w:color w:val="000000"/>
                <w:sz w:val="22"/>
                <w:szCs w:val="22"/>
              </w:rPr>
            </w:pPr>
            <w:r>
              <w:rPr>
                <w:rFonts w:ascii="Arial" w:hAnsi="Arial" w:cs="Arial"/>
                <w:i w:val="0"/>
                <w:color w:val="000000"/>
                <w:sz w:val="22"/>
                <w:szCs w:val="22"/>
              </w:rPr>
              <w:t>Vendor Request for Proposal Recommendation to Company</w:t>
            </w:r>
          </w:p>
        </w:tc>
      </w:tr>
      <w:tr w:rsidR="00E94173" w14:paraId="7DF25BF2" w14:textId="77777777" w:rsidTr="00EE5502">
        <w:tc>
          <w:tcPr>
            <w:tcW w:w="2553" w:type="dxa"/>
          </w:tcPr>
          <w:p w14:paraId="575153B3" w14:textId="270990FA" w:rsidR="00E94173" w:rsidRDefault="00E94173" w:rsidP="00E94173">
            <w:pPr>
              <w:pStyle w:val="BodyText"/>
              <w:ind w:right="360"/>
              <w:rPr>
                <w:rFonts w:ascii="Arial" w:hAnsi="Arial" w:cs="Arial"/>
                <w:i w:val="0"/>
                <w:color w:val="000000"/>
                <w:sz w:val="22"/>
                <w:szCs w:val="22"/>
              </w:rPr>
            </w:pPr>
            <w:ins w:id="64" w:author="Gately, Martin" w:date="2024-03-19T16:21:00Z">
              <w:r>
                <w:rPr>
                  <w:rFonts w:ascii="Arial" w:hAnsi="Arial" w:cs="Arial"/>
                  <w:i w:val="0"/>
                  <w:color w:val="000000"/>
                  <w:sz w:val="22"/>
                  <w:szCs w:val="22"/>
                </w:rPr>
                <w:t xml:space="preserve">4 </w:t>
              </w:r>
            </w:ins>
            <w:del w:id="65" w:author="Gately, Martin" w:date="2024-03-19T16:21:00Z">
              <w:r w:rsidDel="00E94173">
                <w:rPr>
                  <w:rFonts w:ascii="Arial" w:hAnsi="Arial" w:cs="Arial"/>
                  <w:i w:val="0"/>
                  <w:color w:val="000000"/>
                  <w:sz w:val="22"/>
                  <w:szCs w:val="22"/>
                </w:rPr>
                <w:delText>3</w:delText>
              </w:r>
            </w:del>
          </w:p>
        </w:tc>
        <w:tc>
          <w:tcPr>
            <w:tcW w:w="7342" w:type="dxa"/>
          </w:tcPr>
          <w:p w14:paraId="6604E480" w14:textId="5485E0CA" w:rsidR="00E94173" w:rsidRDefault="00E94173" w:rsidP="00E94173">
            <w:pPr>
              <w:pStyle w:val="BodyText"/>
              <w:ind w:right="360"/>
              <w:rPr>
                <w:rFonts w:ascii="Arial" w:hAnsi="Arial" w:cs="Arial"/>
                <w:i w:val="0"/>
                <w:color w:val="000000"/>
                <w:sz w:val="22"/>
                <w:szCs w:val="22"/>
              </w:rPr>
            </w:pPr>
            <w:r>
              <w:rPr>
                <w:rFonts w:ascii="Arial" w:hAnsi="Arial" w:cs="Arial"/>
                <w:i w:val="0"/>
                <w:color w:val="000000"/>
                <w:sz w:val="22"/>
                <w:szCs w:val="22"/>
              </w:rPr>
              <w:t>Substation Site Surveys Complete</w:t>
            </w:r>
          </w:p>
        </w:tc>
      </w:tr>
    </w:tbl>
    <w:p w14:paraId="627154FD" w14:textId="77777777" w:rsidR="00BC5C6F" w:rsidRPr="00F230E3" w:rsidRDefault="00BC5C6F" w:rsidP="00BC5C6F">
      <w:pPr>
        <w:pStyle w:val="BodyText"/>
        <w:ind w:right="360"/>
        <w:rPr>
          <w:rFonts w:ascii="Arial" w:hAnsi="Arial" w:cs="Arial"/>
          <w:i w:val="0"/>
          <w:color w:val="000000"/>
          <w:sz w:val="22"/>
          <w:szCs w:val="22"/>
        </w:rPr>
      </w:pPr>
    </w:p>
    <w:p w14:paraId="627154FE" w14:textId="77777777" w:rsidR="00BC5C6F" w:rsidRPr="00F230E3" w:rsidRDefault="00A0211B" w:rsidP="00BC5C6F">
      <w:pPr>
        <w:pStyle w:val="NoSpacing"/>
        <w:rPr>
          <w:color w:val="000000"/>
          <w:sz w:val="22"/>
          <w:szCs w:val="22"/>
        </w:rPr>
      </w:pPr>
      <w:r w:rsidRPr="00F230E3">
        <w:rPr>
          <w:color w:val="000000"/>
          <w:sz w:val="22"/>
          <w:szCs w:val="22"/>
        </w:rPr>
        <w:t>Company DM</w:t>
      </w:r>
      <w:r w:rsidR="00BC5C6F" w:rsidRPr="00F230E3">
        <w:rPr>
          <w:color w:val="000000"/>
          <w:sz w:val="22"/>
          <w:szCs w:val="22"/>
        </w:rPr>
        <w:t xml:space="preserve"> may adjust the allocation proportions across the milestones. A minimum of </w:t>
      </w:r>
      <w:r w:rsidR="0058722A" w:rsidRPr="00F230E3">
        <w:rPr>
          <w:color w:val="000000"/>
          <w:sz w:val="22"/>
          <w:szCs w:val="22"/>
        </w:rPr>
        <w:t>10</w:t>
      </w:r>
      <w:r w:rsidR="00BC5C6F" w:rsidRPr="00F230E3">
        <w:rPr>
          <w:color w:val="000000"/>
          <w:sz w:val="22"/>
          <w:szCs w:val="22"/>
        </w:rPr>
        <w:t xml:space="preserve">% </w:t>
      </w:r>
      <w:r w:rsidR="00F01FEC">
        <w:rPr>
          <w:color w:val="000000"/>
          <w:sz w:val="22"/>
          <w:szCs w:val="22"/>
        </w:rPr>
        <w:t xml:space="preserve">of the total SOW price </w:t>
      </w:r>
      <w:r w:rsidR="007B67DB">
        <w:rPr>
          <w:color w:val="000000"/>
          <w:sz w:val="22"/>
          <w:szCs w:val="22"/>
        </w:rPr>
        <w:t xml:space="preserve">for the project </w:t>
      </w:r>
      <w:r w:rsidR="00BC5C6F" w:rsidRPr="00F230E3">
        <w:rPr>
          <w:color w:val="000000"/>
          <w:sz w:val="22"/>
          <w:szCs w:val="22"/>
        </w:rPr>
        <w:t xml:space="preserve">must be allocated to the </w:t>
      </w:r>
      <w:r w:rsidR="00B85A37" w:rsidRPr="00F230E3">
        <w:rPr>
          <w:color w:val="000000"/>
          <w:sz w:val="22"/>
          <w:szCs w:val="22"/>
        </w:rPr>
        <w:t>Post Warranty</w:t>
      </w:r>
      <w:r w:rsidR="00BC5C6F" w:rsidRPr="00F230E3">
        <w:rPr>
          <w:color w:val="000000"/>
          <w:sz w:val="22"/>
          <w:szCs w:val="22"/>
        </w:rPr>
        <w:t xml:space="preserve"> payment. </w:t>
      </w:r>
    </w:p>
    <w:p w14:paraId="627154FF" w14:textId="77777777" w:rsidR="00A0211B" w:rsidRPr="00F230E3" w:rsidRDefault="00A0211B" w:rsidP="00BC5C6F">
      <w:pPr>
        <w:pStyle w:val="NoSpacing"/>
        <w:rPr>
          <w:color w:val="000000"/>
          <w:sz w:val="22"/>
          <w:szCs w:val="22"/>
        </w:rPr>
      </w:pPr>
    </w:p>
    <w:p w14:paraId="62715500" w14:textId="77777777" w:rsidR="00A0211B" w:rsidRPr="00F230E3" w:rsidRDefault="00A0211B" w:rsidP="00BC5C6F">
      <w:pPr>
        <w:pStyle w:val="NoSpacing"/>
        <w:rPr>
          <w:color w:val="000000"/>
          <w:sz w:val="22"/>
          <w:szCs w:val="22"/>
        </w:rPr>
      </w:pPr>
      <w:r w:rsidRPr="00F230E3">
        <w:rPr>
          <w:color w:val="000000"/>
          <w:sz w:val="22"/>
          <w:szCs w:val="22"/>
        </w:rPr>
        <w:t xml:space="preserve">Milestone payment structures for Phase 0 and </w:t>
      </w:r>
      <w:r w:rsidR="00F01FEC">
        <w:rPr>
          <w:color w:val="000000"/>
          <w:sz w:val="22"/>
          <w:szCs w:val="22"/>
        </w:rPr>
        <w:t>o</w:t>
      </w:r>
      <w:r w:rsidRPr="00F230E3">
        <w:rPr>
          <w:color w:val="000000"/>
          <w:sz w:val="22"/>
          <w:szCs w:val="22"/>
        </w:rPr>
        <w:t>ther IT services SOWs will be determined by Company PM/DM.</w:t>
      </w:r>
    </w:p>
    <w:p w14:paraId="62715501" w14:textId="77777777" w:rsidR="00A0211B" w:rsidRPr="00F230E3" w:rsidRDefault="00A0211B" w:rsidP="00BC5C6F">
      <w:pPr>
        <w:pStyle w:val="NoSpacing"/>
        <w:rPr>
          <w:color w:val="000000"/>
          <w:sz w:val="22"/>
          <w:szCs w:val="22"/>
        </w:rPr>
      </w:pPr>
    </w:p>
    <w:p w14:paraId="62715502" w14:textId="77777777" w:rsidR="00C74E0A" w:rsidRPr="00F230E3" w:rsidRDefault="00C74E0A" w:rsidP="00BC5C6F">
      <w:pPr>
        <w:pStyle w:val="NoSpacing"/>
        <w:rPr>
          <w:color w:val="000000"/>
          <w:sz w:val="22"/>
          <w:szCs w:val="22"/>
        </w:rPr>
      </w:pPr>
    </w:p>
    <w:p w14:paraId="62715503" w14:textId="77777777" w:rsidR="00BC5C6F" w:rsidRPr="00F230E3" w:rsidRDefault="00BC5C6F" w:rsidP="00BC5C6F">
      <w:pPr>
        <w:pStyle w:val="BodyText"/>
        <w:ind w:right="360"/>
        <w:rPr>
          <w:rFonts w:ascii="Arial" w:hAnsi="Arial" w:cs="Arial"/>
          <w:b/>
          <w:i w:val="0"/>
          <w:color w:val="000000"/>
          <w:sz w:val="22"/>
          <w:szCs w:val="22"/>
        </w:rPr>
      </w:pPr>
      <w:r w:rsidRPr="00F230E3">
        <w:rPr>
          <w:rFonts w:ascii="Arial" w:hAnsi="Arial" w:cs="Arial"/>
          <w:b/>
          <w:i w:val="0"/>
          <w:color w:val="000000"/>
          <w:sz w:val="22"/>
          <w:szCs w:val="22"/>
        </w:rPr>
        <w:t>Critical Performance Specifications - Milestone Allocation</w:t>
      </w:r>
    </w:p>
    <w:p w14:paraId="62715504" w14:textId="77777777" w:rsidR="00BC5C6F" w:rsidRPr="00F230E3" w:rsidRDefault="00BC5C6F" w:rsidP="00BC5C6F">
      <w:pPr>
        <w:pStyle w:val="BodyText"/>
        <w:ind w:right="360"/>
        <w:rPr>
          <w:rFonts w:ascii="Arial" w:hAnsi="Arial" w:cs="Arial"/>
          <w:i w:val="0"/>
          <w:color w:val="000000"/>
          <w:sz w:val="22"/>
          <w:szCs w:val="22"/>
        </w:rPr>
      </w:pPr>
    </w:p>
    <w:p w14:paraId="62715505" w14:textId="77777777" w:rsidR="00283C39" w:rsidRPr="00F230E3" w:rsidRDefault="00A0211B" w:rsidP="00BC5C6F">
      <w:pPr>
        <w:pStyle w:val="BodyText"/>
        <w:ind w:right="360"/>
        <w:rPr>
          <w:rFonts w:ascii="Arial" w:hAnsi="Arial" w:cs="Arial"/>
          <w:i w:val="0"/>
          <w:color w:val="000000"/>
          <w:sz w:val="22"/>
          <w:szCs w:val="22"/>
        </w:rPr>
      </w:pPr>
      <w:r w:rsidRPr="00F230E3">
        <w:rPr>
          <w:rFonts w:ascii="Arial" w:hAnsi="Arial" w:cs="Arial"/>
          <w:i w:val="0"/>
          <w:color w:val="000000"/>
          <w:sz w:val="22"/>
          <w:szCs w:val="22"/>
        </w:rPr>
        <w:t>Company</w:t>
      </w:r>
      <w:r w:rsidR="00F01FEC">
        <w:rPr>
          <w:rFonts w:ascii="Arial" w:hAnsi="Arial" w:cs="Arial"/>
          <w:i w:val="0"/>
          <w:color w:val="000000"/>
          <w:sz w:val="22"/>
          <w:szCs w:val="22"/>
        </w:rPr>
        <w:t>’s</w:t>
      </w:r>
      <w:r w:rsidRPr="00F230E3">
        <w:rPr>
          <w:rFonts w:ascii="Arial" w:hAnsi="Arial" w:cs="Arial"/>
          <w:i w:val="0"/>
          <w:color w:val="000000"/>
          <w:sz w:val="22"/>
          <w:szCs w:val="22"/>
        </w:rPr>
        <w:t xml:space="preserve"> P</w:t>
      </w:r>
      <w:r w:rsidR="00F01FEC">
        <w:rPr>
          <w:rFonts w:ascii="Arial" w:hAnsi="Arial" w:cs="Arial"/>
          <w:i w:val="0"/>
          <w:color w:val="000000"/>
          <w:sz w:val="22"/>
          <w:szCs w:val="22"/>
        </w:rPr>
        <w:t>roject Manager (“Company PM”)</w:t>
      </w:r>
      <w:r w:rsidR="00BC5C6F" w:rsidRPr="00F230E3">
        <w:rPr>
          <w:rFonts w:ascii="Arial" w:hAnsi="Arial" w:cs="Arial"/>
          <w:i w:val="0"/>
          <w:color w:val="000000"/>
          <w:sz w:val="22"/>
          <w:szCs w:val="22"/>
        </w:rPr>
        <w:t xml:space="preserve"> will measure </w:t>
      </w:r>
      <w:r w:rsidR="004B677E">
        <w:rPr>
          <w:rFonts w:ascii="Arial" w:hAnsi="Arial" w:cs="Arial"/>
          <w:i w:val="0"/>
          <w:color w:val="000000"/>
          <w:sz w:val="22"/>
          <w:szCs w:val="22"/>
        </w:rPr>
        <w:t xml:space="preserve">Supplier’s </w:t>
      </w:r>
      <w:r w:rsidR="00BC5C6F" w:rsidRPr="00F230E3">
        <w:rPr>
          <w:rFonts w:ascii="Arial" w:hAnsi="Arial" w:cs="Arial"/>
          <w:i w:val="0"/>
          <w:color w:val="000000"/>
          <w:sz w:val="22"/>
          <w:szCs w:val="22"/>
        </w:rPr>
        <w:t>work performance</w:t>
      </w:r>
      <w:r w:rsidR="004B677E">
        <w:rPr>
          <w:rFonts w:ascii="Arial" w:hAnsi="Arial" w:cs="Arial"/>
          <w:i w:val="0"/>
          <w:color w:val="000000"/>
          <w:sz w:val="22"/>
          <w:szCs w:val="22"/>
        </w:rPr>
        <w:t xml:space="preserve"> and deliverables</w:t>
      </w:r>
      <w:r w:rsidR="00BC5C6F" w:rsidRPr="00F230E3">
        <w:rPr>
          <w:rFonts w:ascii="Arial" w:hAnsi="Arial" w:cs="Arial"/>
          <w:i w:val="0"/>
          <w:color w:val="000000"/>
          <w:sz w:val="22"/>
          <w:szCs w:val="22"/>
        </w:rPr>
        <w:t xml:space="preserve"> against the</w:t>
      </w:r>
      <w:r w:rsidR="004B677E">
        <w:rPr>
          <w:rFonts w:ascii="Arial" w:hAnsi="Arial" w:cs="Arial"/>
          <w:i w:val="0"/>
          <w:color w:val="000000"/>
          <w:sz w:val="22"/>
          <w:szCs w:val="22"/>
        </w:rPr>
        <w:t xml:space="preserve"> performance specifications,</w:t>
      </w:r>
      <w:r w:rsidR="00B66C0D">
        <w:rPr>
          <w:rFonts w:ascii="Arial" w:hAnsi="Arial" w:cs="Arial"/>
          <w:i w:val="0"/>
          <w:color w:val="000000"/>
          <w:sz w:val="22"/>
          <w:szCs w:val="22"/>
        </w:rPr>
        <w:t xml:space="preserve"> </w:t>
      </w:r>
      <w:r w:rsidR="008839DA">
        <w:rPr>
          <w:rFonts w:ascii="Arial" w:hAnsi="Arial" w:cs="Arial"/>
          <w:i w:val="0"/>
          <w:color w:val="000000"/>
          <w:sz w:val="22"/>
          <w:szCs w:val="22"/>
        </w:rPr>
        <w:t>description of the services/deliverab</w:t>
      </w:r>
      <w:r w:rsidR="007B67DB">
        <w:rPr>
          <w:rFonts w:ascii="Arial" w:hAnsi="Arial" w:cs="Arial"/>
          <w:i w:val="0"/>
          <w:color w:val="000000"/>
          <w:sz w:val="22"/>
          <w:szCs w:val="22"/>
        </w:rPr>
        <w:t>l</w:t>
      </w:r>
      <w:r w:rsidR="008839DA">
        <w:rPr>
          <w:rFonts w:ascii="Arial" w:hAnsi="Arial" w:cs="Arial"/>
          <w:i w:val="0"/>
          <w:color w:val="000000"/>
          <w:sz w:val="22"/>
          <w:szCs w:val="22"/>
        </w:rPr>
        <w:t>es</w:t>
      </w:r>
      <w:r w:rsidR="007B67DB">
        <w:rPr>
          <w:rFonts w:ascii="Arial" w:hAnsi="Arial" w:cs="Arial"/>
          <w:i w:val="0"/>
          <w:color w:val="000000"/>
          <w:sz w:val="22"/>
          <w:szCs w:val="22"/>
        </w:rPr>
        <w:t>, performance measurements</w:t>
      </w:r>
      <w:r w:rsidR="00B66C0D">
        <w:rPr>
          <w:rFonts w:ascii="Arial" w:hAnsi="Arial" w:cs="Arial"/>
          <w:i w:val="0"/>
          <w:color w:val="000000"/>
          <w:sz w:val="22"/>
          <w:szCs w:val="22"/>
        </w:rPr>
        <w:t xml:space="preserve"> and</w:t>
      </w:r>
      <w:r w:rsidR="00BC5C6F" w:rsidRPr="00F230E3">
        <w:rPr>
          <w:rFonts w:ascii="Arial" w:hAnsi="Arial" w:cs="Arial"/>
          <w:i w:val="0"/>
          <w:color w:val="000000"/>
          <w:sz w:val="22"/>
          <w:szCs w:val="22"/>
        </w:rPr>
        <w:t xml:space="preserve"> </w:t>
      </w:r>
      <w:r w:rsidR="008839DA">
        <w:rPr>
          <w:rFonts w:ascii="Arial" w:hAnsi="Arial" w:cs="Arial"/>
          <w:i w:val="0"/>
          <w:color w:val="000000"/>
          <w:sz w:val="22"/>
          <w:szCs w:val="22"/>
        </w:rPr>
        <w:t>acceptance criteria</w:t>
      </w:r>
      <w:r w:rsidR="00BC5C6F" w:rsidRPr="00F230E3">
        <w:rPr>
          <w:rFonts w:ascii="Arial" w:hAnsi="Arial" w:cs="Arial"/>
          <w:i w:val="0"/>
          <w:color w:val="000000"/>
          <w:sz w:val="22"/>
          <w:szCs w:val="22"/>
        </w:rPr>
        <w:t xml:space="preserve"> identified </w:t>
      </w:r>
      <w:r w:rsidR="00B66C0D">
        <w:rPr>
          <w:rFonts w:ascii="Arial" w:hAnsi="Arial" w:cs="Arial"/>
          <w:i w:val="0"/>
          <w:color w:val="000000"/>
          <w:sz w:val="22"/>
          <w:szCs w:val="22"/>
        </w:rPr>
        <w:t>in the</w:t>
      </w:r>
      <w:r w:rsidR="00BC5C6F" w:rsidRPr="00F230E3">
        <w:rPr>
          <w:rFonts w:ascii="Arial" w:hAnsi="Arial" w:cs="Arial"/>
          <w:i w:val="0"/>
          <w:color w:val="000000"/>
          <w:sz w:val="22"/>
          <w:szCs w:val="22"/>
        </w:rPr>
        <w:t xml:space="preserve"> table</w:t>
      </w:r>
      <w:r w:rsidR="00B66C0D">
        <w:rPr>
          <w:rFonts w:ascii="Arial" w:hAnsi="Arial" w:cs="Arial"/>
          <w:i w:val="0"/>
          <w:color w:val="000000"/>
          <w:sz w:val="22"/>
          <w:szCs w:val="22"/>
        </w:rPr>
        <w:t xml:space="preserve"> below entitled “Critical Performance Specifications Milestones and Dates</w:t>
      </w:r>
      <w:r w:rsidR="00BC5C6F" w:rsidRPr="00F230E3">
        <w:rPr>
          <w:rFonts w:ascii="Arial" w:hAnsi="Arial" w:cs="Arial"/>
          <w:i w:val="0"/>
          <w:color w:val="000000"/>
          <w:sz w:val="22"/>
          <w:szCs w:val="22"/>
        </w:rPr>
        <w:t>.</w:t>
      </w:r>
      <w:r w:rsidR="00B66C0D">
        <w:rPr>
          <w:rFonts w:ascii="Arial" w:hAnsi="Arial" w:cs="Arial"/>
          <w:i w:val="0"/>
          <w:color w:val="000000"/>
          <w:sz w:val="22"/>
          <w:szCs w:val="22"/>
        </w:rPr>
        <w:t>”</w:t>
      </w:r>
      <w:r w:rsidR="00BC5C6F" w:rsidRPr="00F230E3">
        <w:rPr>
          <w:rFonts w:ascii="Arial" w:hAnsi="Arial" w:cs="Arial"/>
          <w:i w:val="0"/>
          <w:color w:val="000000"/>
          <w:sz w:val="22"/>
          <w:szCs w:val="22"/>
        </w:rPr>
        <w:t xml:space="preserve"> </w:t>
      </w:r>
      <w:r w:rsidR="007B67DB">
        <w:rPr>
          <w:rFonts w:ascii="Arial" w:hAnsi="Arial" w:cs="Arial"/>
          <w:i w:val="0"/>
          <w:color w:val="000000"/>
          <w:sz w:val="22"/>
          <w:szCs w:val="22"/>
        </w:rPr>
        <w:t xml:space="preserve">Company’s PM and/or DM, as applicable, shall determine whether the services and deliverables have met </w:t>
      </w:r>
      <w:r w:rsidR="00AB01DA">
        <w:rPr>
          <w:rFonts w:ascii="Arial" w:hAnsi="Arial" w:cs="Arial"/>
          <w:i w:val="0"/>
          <w:color w:val="000000"/>
          <w:sz w:val="22"/>
          <w:szCs w:val="22"/>
        </w:rPr>
        <w:t>performance measurements and</w:t>
      </w:r>
      <w:r w:rsidR="00C9053D">
        <w:rPr>
          <w:rFonts w:ascii="Arial" w:hAnsi="Arial" w:cs="Arial"/>
          <w:i w:val="0"/>
          <w:color w:val="000000"/>
          <w:sz w:val="22"/>
          <w:szCs w:val="22"/>
        </w:rPr>
        <w:t xml:space="preserve"> </w:t>
      </w:r>
      <w:r w:rsidR="007B67DB">
        <w:rPr>
          <w:rFonts w:ascii="Arial" w:hAnsi="Arial" w:cs="Arial"/>
          <w:i w:val="0"/>
          <w:color w:val="000000"/>
          <w:sz w:val="22"/>
          <w:szCs w:val="22"/>
        </w:rPr>
        <w:t xml:space="preserve">acceptance criteria. </w:t>
      </w:r>
      <w:r w:rsidR="00BC5C6F" w:rsidRPr="00F230E3">
        <w:rPr>
          <w:rFonts w:ascii="Arial" w:hAnsi="Arial" w:cs="Arial"/>
          <w:i w:val="0"/>
          <w:color w:val="000000"/>
          <w:sz w:val="22"/>
          <w:szCs w:val="22"/>
        </w:rPr>
        <w:t>The table shall have entries for each planned milestone payment. Each and every payment must have a CPS measure</w:t>
      </w:r>
      <w:r w:rsidR="007B67DB">
        <w:rPr>
          <w:rFonts w:ascii="Arial" w:hAnsi="Arial" w:cs="Arial"/>
          <w:i w:val="0"/>
          <w:color w:val="000000"/>
          <w:sz w:val="22"/>
          <w:szCs w:val="22"/>
        </w:rPr>
        <w:t>ment</w:t>
      </w:r>
      <w:r w:rsidR="00BC5C6F" w:rsidRPr="00F230E3">
        <w:rPr>
          <w:rFonts w:ascii="Arial" w:hAnsi="Arial" w:cs="Arial"/>
          <w:i w:val="0"/>
          <w:color w:val="000000"/>
          <w:sz w:val="22"/>
          <w:szCs w:val="22"/>
        </w:rPr>
        <w:t xml:space="preserve"> and acceptance criteria defined. </w:t>
      </w:r>
      <w:r w:rsidR="00BC5C6F" w:rsidRPr="00350C2A">
        <w:rPr>
          <w:rFonts w:ascii="Arial" w:hAnsi="Arial" w:cs="Arial"/>
          <w:i w:val="0"/>
          <w:strike/>
          <w:color w:val="000000"/>
          <w:sz w:val="22"/>
          <w:szCs w:val="22"/>
        </w:rPr>
        <w:t>The initial setup of the table below is for the minimum CPS criteria (Milestones 1-4).</w:t>
      </w:r>
      <w:r w:rsidR="00BC5C6F" w:rsidRPr="00F230E3">
        <w:rPr>
          <w:rFonts w:ascii="Arial" w:hAnsi="Arial" w:cs="Arial"/>
          <w:i w:val="0"/>
          <w:color w:val="000000"/>
          <w:sz w:val="22"/>
          <w:szCs w:val="22"/>
        </w:rPr>
        <w:t xml:space="preserve"> Additional CPS </w:t>
      </w:r>
      <w:r w:rsidR="007B67DB">
        <w:rPr>
          <w:rFonts w:ascii="Arial" w:hAnsi="Arial" w:cs="Arial"/>
          <w:i w:val="0"/>
          <w:color w:val="000000"/>
          <w:sz w:val="22"/>
          <w:szCs w:val="22"/>
        </w:rPr>
        <w:t xml:space="preserve">criteria </w:t>
      </w:r>
      <w:r w:rsidR="00BC5C6F" w:rsidRPr="00F230E3">
        <w:rPr>
          <w:rFonts w:ascii="Arial" w:hAnsi="Arial" w:cs="Arial"/>
          <w:i w:val="0"/>
          <w:color w:val="000000"/>
          <w:sz w:val="22"/>
          <w:szCs w:val="22"/>
        </w:rPr>
        <w:t>may be added to facilitate interim payments, however all payments must be linked to a CPS</w:t>
      </w:r>
      <w:r w:rsidR="007B67DB">
        <w:rPr>
          <w:rFonts w:ascii="Arial" w:hAnsi="Arial" w:cs="Arial"/>
          <w:i w:val="0"/>
          <w:color w:val="000000"/>
          <w:sz w:val="22"/>
          <w:szCs w:val="22"/>
        </w:rPr>
        <w:t xml:space="preserve"> measurement</w:t>
      </w:r>
      <w:r w:rsidR="00BC5C6F" w:rsidRPr="00F230E3">
        <w:rPr>
          <w:rFonts w:ascii="Arial" w:hAnsi="Arial" w:cs="Arial"/>
          <w:i w:val="0"/>
          <w:color w:val="000000"/>
          <w:sz w:val="22"/>
          <w:szCs w:val="22"/>
        </w:rPr>
        <w:t xml:space="preserve"> with measurement criteria</w:t>
      </w:r>
      <w:r w:rsidR="00AB01DA">
        <w:rPr>
          <w:rFonts w:ascii="Arial" w:hAnsi="Arial" w:cs="Arial"/>
          <w:i w:val="0"/>
          <w:color w:val="000000"/>
          <w:sz w:val="22"/>
          <w:szCs w:val="22"/>
        </w:rPr>
        <w:t xml:space="preserve"> defined by Company</w:t>
      </w:r>
      <w:r w:rsidR="00BC5C6F" w:rsidRPr="00F230E3">
        <w:rPr>
          <w:rFonts w:ascii="Arial" w:hAnsi="Arial" w:cs="Arial"/>
          <w:i w:val="0"/>
          <w:color w:val="000000"/>
          <w:sz w:val="22"/>
          <w:szCs w:val="22"/>
        </w:rPr>
        <w:t>.</w:t>
      </w:r>
    </w:p>
    <w:p w14:paraId="62715506" w14:textId="77777777" w:rsidR="00283C39" w:rsidRPr="00F230E3" w:rsidRDefault="00283C39" w:rsidP="00BC5C6F">
      <w:pPr>
        <w:pStyle w:val="BodyText"/>
        <w:ind w:right="360"/>
        <w:rPr>
          <w:rFonts w:ascii="Arial" w:hAnsi="Arial" w:cs="Arial"/>
          <w:i w:val="0"/>
          <w:color w:val="000000"/>
          <w:sz w:val="22"/>
          <w:szCs w:val="22"/>
        </w:rPr>
      </w:pPr>
    </w:p>
    <w:p w14:paraId="62715507" w14:textId="77777777" w:rsidR="00BC5C6F" w:rsidRPr="00F230E3" w:rsidRDefault="00BC5C6F" w:rsidP="00BC5C6F">
      <w:pPr>
        <w:pStyle w:val="BodyText"/>
        <w:ind w:right="360"/>
        <w:rPr>
          <w:rFonts w:ascii="Arial" w:hAnsi="Arial" w:cs="Arial"/>
          <w:i w:val="0"/>
          <w:color w:val="000000"/>
          <w:sz w:val="22"/>
          <w:szCs w:val="22"/>
        </w:rPr>
      </w:pPr>
      <w:r w:rsidRPr="00F230E3">
        <w:rPr>
          <w:rFonts w:ascii="Arial" w:hAnsi="Arial" w:cs="Arial"/>
          <w:i w:val="0"/>
          <w:color w:val="000000"/>
          <w:sz w:val="22"/>
          <w:szCs w:val="22"/>
        </w:rPr>
        <w:lastRenderedPageBreak/>
        <w:t xml:space="preserve">At the completion of </w:t>
      </w:r>
      <w:r w:rsidR="008839DA">
        <w:rPr>
          <w:rFonts w:ascii="Arial" w:hAnsi="Arial" w:cs="Arial"/>
          <w:i w:val="0"/>
          <w:color w:val="000000"/>
          <w:sz w:val="22"/>
          <w:szCs w:val="22"/>
        </w:rPr>
        <w:t xml:space="preserve">the services and deliverables subject to the applicable milestones </w:t>
      </w:r>
      <w:r w:rsidRPr="00F230E3">
        <w:rPr>
          <w:rFonts w:ascii="Arial" w:hAnsi="Arial" w:cs="Arial"/>
          <w:i w:val="0"/>
          <w:color w:val="000000"/>
          <w:sz w:val="22"/>
          <w:szCs w:val="22"/>
        </w:rPr>
        <w:t xml:space="preserve">and prior to each milestone payment invoice, the </w:t>
      </w:r>
      <w:r w:rsidR="008839DA">
        <w:rPr>
          <w:rFonts w:ascii="Arial" w:hAnsi="Arial" w:cs="Arial"/>
          <w:i w:val="0"/>
          <w:color w:val="000000"/>
          <w:sz w:val="22"/>
          <w:szCs w:val="22"/>
        </w:rPr>
        <w:t>S</w:t>
      </w:r>
      <w:r w:rsidRPr="00F230E3">
        <w:rPr>
          <w:rFonts w:ascii="Arial" w:hAnsi="Arial" w:cs="Arial"/>
          <w:i w:val="0"/>
          <w:color w:val="000000"/>
          <w:sz w:val="22"/>
          <w:szCs w:val="22"/>
        </w:rPr>
        <w:t xml:space="preserve">upplier shall request </w:t>
      </w:r>
      <w:r w:rsidR="00C546B5">
        <w:rPr>
          <w:rFonts w:ascii="Arial" w:hAnsi="Arial" w:cs="Arial"/>
          <w:i w:val="0"/>
          <w:color w:val="000000"/>
          <w:sz w:val="22"/>
          <w:szCs w:val="22"/>
        </w:rPr>
        <w:t xml:space="preserve">from Company </w:t>
      </w:r>
      <w:r w:rsidRPr="00F230E3">
        <w:rPr>
          <w:rFonts w:ascii="Arial" w:hAnsi="Arial" w:cs="Arial"/>
          <w:i w:val="0"/>
          <w:color w:val="000000"/>
          <w:sz w:val="22"/>
          <w:szCs w:val="22"/>
        </w:rPr>
        <w:t>a performance measurement against the specified measurement</w:t>
      </w:r>
      <w:r w:rsidR="00C546B5">
        <w:rPr>
          <w:rFonts w:ascii="Arial" w:hAnsi="Arial" w:cs="Arial"/>
          <w:i w:val="0"/>
          <w:color w:val="000000"/>
          <w:sz w:val="22"/>
          <w:szCs w:val="22"/>
        </w:rPr>
        <w:t xml:space="preserve">s and </w:t>
      </w:r>
      <w:r w:rsidR="008839DA">
        <w:rPr>
          <w:rFonts w:ascii="Arial" w:hAnsi="Arial" w:cs="Arial"/>
          <w:i w:val="0"/>
          <w:color w:val="000000"/>
          <w:sz w:val="22"/>
          <w:szCs w:val="22"/>
        </w:rPr>
        <w:t>acceptance</w:t>
      </w:r>
      <w:r w:rsidR="008839DA" w:rsidRPr="00F230E3">
        <w:rPr>
          <w:rFonts w:ascii="Arial" w:hAnsi="Arial" w:cs="Arial"/>
          <w:i w:val="0"/>
          <w:color w:val="000000"/>
          <w:sz w:val="22"/>
          <w:szCs w:val="22"/>
        </w:rPr>
        <w:t xml:space="preserve"> </w:t>
      </w:r>
      <w:r w:rsidRPr="00F230E3">
        <w:rPr>
          <w:rFonts w:ascii="Arial" w:hAnsi="Arial" w:cs="Arial"/>
          <w:i w:val="0"/>
          <w:color w:val="000000"/>
          <w:sz w:val="22"/>
          <w:szCs w:val="22"/>
        </w:rPr>
        <w:t xml:space="preserve">criteria. </w:t>
      </w:r>
    </w:p>
    <w:p w14:paraId="62715508" w14:textId="77777777" w:rsidR="00BC5C6F" w:rsidRPr="00F230E3" w:rsidRDefault="00BC5C6F" w:rsidP="00BC5C6F">
      <w:pPr>
        <w:pStyle w:val="NoSpacing"/>
        <w:rPr>
          <w:color w:val="000000"/>
          <w:sz w:val="22"/>
          <w:szCs w:val="22"/>
        </w:rPr>
      </w:pPr>
    </w:p>
    <w:p w14:paraId="62715509" w14:textId="77777777" w:rsidR="00BC5C6F" w:rsidRPr="00F230E3" w:rsidRDefault="00BC5C6F" w:rsidP="00BC5C6F">
      <w:pPr>
        <w:pStyle w:val="NoSpacing"/>
        <w:rPr>
          <w:color w:val="000000"/>
          <w:sz w:val="22"/>
          <w:szCs w:val="22"/>
        </w:rPr>
      </w:pPr>
      <w:r w:rsidRPr="00F230E3">
        <w:rPr>
          <w:color w:val="000000"/>
          <w:sz w:val="22"/>
          <w:szCs w:val="22"/>
        </w:rPr>
        <w:t xml:space="preserve">Once the request for </w:t>
      </w:r>
      <w:r w:rsidR="00C546B5">
        <w:rPr>
          <w:color w:val="000000"/>
          <w:sz w:val="22"/>
          <w:szCs w:val="22"/>
        </w:rPr>
        <w:t xml:space="preserve">performance </w:t>
      </w:r>
      <w:r w:rsidRPr="00F230E3">
        <w:rPr>
          <w:color w:val="000000"/>
          <w:sz w:val="22"/>
          <w:szCs w:val="22"/>
        </w:rPr>
        <w:t xml:space="preserve">measurement is received, the </w:t>
      </w:r>
      <w:r w:rsidR="00C546B5">
        <w:rPr>
          <w:color w:val="000000"/>
          <w:sz w:val="22"/>
          <w:szCs w:val="22"/>
        </w:rPr>
        <w:t>C</w:t>
      </w:r>
      <w:r w:rsidRPr="00F230E3">
        <w:rPr>
          <w:color w:val="000000"/>
          <w:sz w:val="22"/>
          <w:szCs w:val="22"/>
        </w:rPr>
        <w:t xml:space="preserve">ompany PM shall measure </w:t>
      </w:r>
      <w:r w:rsidR="00C546B5">
        <w:rPr>
          <w:color w:val="000000"/>
          <w:sz w:val="22"/>
          <w:szCs w:val="22"/>
        </w:rPr>
        <w:t xml:space="preserve">Supplier’s </w:t>
      </w:r>
      <w:r w:rsidRPr="00F230E3">
        <w:rPr>
          <w:color w:val="000000"/>
          <w:sz w:val="22"/>
          <w:szCs w:val="22"/>
        </w:rPr>
        <w:t>performance</w:t>
      </w:r>
      <w:r w:rsidR="00C546B5">
        <w:rPr>
          <w:color w:val="000000"/>
          <w:sz w:val="22"/>
          <w:szCs w:val="22"/>
        </w:rPr>
        <w:t xml:space="preserve"> to determine if Supplier’s services and deliverables have met the applicable</w:t>
      </w:r>
      <w:r w:rsidR="000E3756">
        <w:rPr>
          <w:color w:val="000000"/>
          <w:sz w:val="22"/>
          <w:szCs w:val="22"/>
        </w:rPr>
        <w:t xml:space="preserve"> performance measurements and acceptance criteria</w:t>
      </w:r>
      <w:r w:rsidRPr="00F230E3">
        <w:rPr>
          <w:color w:val="000000"/>
          <w:sz w:val="22"/>
          <w:szCs w:val="22"/>
        </w:rPr>
        <w:t xml:space="preserve">. </w:t>
      </w:r>
    </w:p>
    <w:p w14:paraId="6271550A" w14:textId="77777777" w:rsidR="00BC5C6F" w:rsidRPr="00F230E3" w:rsidRDefault="00BC5C6F" w:rsidP="00BC5C6F">
      <w:pPr>
        <w:pStyle w:val="NoSpacing"/>
        <w:rPr>
          <w:color w:val="000000"/>
          <w:sz w:val="22"/>
          <w:szCs w:val="22"/>
        </w:rPr>
      </w:pPr>
    </w:p>
    <w:p w14:paraId="6271550B" w14:textId="77777777" w:rsidR="00BC5C6F" w:rsidRPr="00F230E3" w:rsidRDefault="00BC5C6F" w:rsidP="00BC5C6F">
      <w:pPr>
        <w:pStyle w:val="NoSpacing"/>
        <w:numPr>
          <w:ilvl w:val="1"/>
          <w:numId w:val="10"/>
        </w:numPr>
        <w:rPr>
          <w:color w:val="000000"/>
          <w:sz w:val="22"/>
          <w:szCs w:val="22"/>
        </w:rPr>
      </w:pPr>
      <w:r w:rsidRPr="00F230E3">
        <w:rPr>
          <w:color w:val="000000"/>
          <w:sz w:val="22"/>
          <w:szCs w:val="22"/>
        </w:rPr>
        <w:t xml:space="preserve">If </w:t>
      </w:r>
      <w:r w:rsidR="000E3756">
        <w:rPr>
          <w:color w:val="000000"/>
          <w:sz w:val="22"/>
          <w:szCs w:val="22"/>
        </w:rPr>
        <w:t xml:space="preserve">the services and deliverables meet the </w:t>
      </w:r>
      <w:r w:rsidRPr="00F230E3">
        <w:rPr>
          <w:color w:val="000000"/>
          <w:sz w:val="22"/>
          <w:szCs w:val="22"/>
        </w:rPr>
        <w:t xml:space="preserve">performance </w:t>
      </w:r>
      <w:r w:rsidR="000E3756">
        <w:rPr>
          <w:color w:val="000000"/>
          <w:sz w:val="22"/>
          <w:szCs w:val="22"/>
        </w:rPr>
        <w:t>measurements and acceptance</w:t>
      </w:r>
      <w:r w:rsidRPr="00F230E3">
        <w:rPr>
          <w:color w:val="000000"/>
          <w:sz w:val="22"/>
          <w:szCs w:val="22"/>
        </w:rPr>
        <w:t xml:space="preserve"> criteria, </w:t>
      </w:r>
      <w:r w:rsidR="000E3756">
        <w:rPr>
          <w:color w:val="000000"/>
          <w:sz w:val="22"/>
          <w:szCs w:val="22"/>
        </w:rPr>
        <w:t xml:space="preserve">as determined by Company, </w:t>
      </w:r>
      <w:r w:rsidRPr="00F230E3">
        <w:rPr>
          <w:color w:val="000000"/>
          <w:sz w:val="22"/>
          <w:szCs w:val="22"/>
        </w:rPr>
        <w:t xml:space="preserve">the </w:t>
      </w:r>
      <w:r w:rsidR="000E3756">
        <w:rPr>
          <w:color w:val="000000"/>
          <w:sz w:val="22"/>
          <w:szCs w:val="22"/>
        </w:rPr>
        <w:t>C</w:t>
      </w:r>
      <w:r w:rsidRPr="00F230E3">
        <w:rPr>
          <w:color w:val="000000"/>
          <w:sz w:val="22"/>
          <w:szCs w:val="22"/>
        </w:rPr>
        <w:t xml:space="preserve">ompany </w:t>
      </w:r>
      <w:r w:rsidR="008A4550">
        <w:rPr>
          <w:color w:val="000000"/>
          <w:sz w:val="22"/>
          <w:szCs w:val="22"/>
        </w:rPr>
        <w:t>DM</w:t>
      </w:r>
      <w:r w:rsidRPr="00F230E3">
        <w:rPr>
          <w:color w:val="000000"/>
          <w:sz w:val="22"/>
          <w:szCs w:val="22"/>
        </w:rPr>
        <w:t xml:space="preserve"> shall notify the </w:t>
      </w:r>
      <w:r w:rsidR="000E3756">
        <w:rPr>
          <w:color w:val="000000"/>
          <w:sz w:val="22"/>
          <w:szCs w:val="22"/>
        </w:rPr>
        <w:t>S</w:t>
      </w:r>
      <w:r w:rsidRPr="00F230E3">
        <w:rPr>
          <w:color w:val="000000"/>
          <w:sz w:val="22"/>
          <w:szCs w:val="22"/>
        </w:rPr>
        <w:t>upplier to submit the invoice</w:t>
      </w:r>
      <w:r w:rsidR="00283C39" w:rsidRPr="00F230E3">
        <w:rPr>
          <w:color w:val="000000"/>
          <w:sz w:val="22"/>
          <w:szCs w:val="22"/>
        </w:rPr>
        <w:t xml:space="preserve"> for the full value</w:t>
      </w:r>
      <w:r w:rsidRPr="00F230E3">
        <w:rPr>
          <w:color w:val="000000"/>
          <w:sz w:val="22"/>
          <w:szCs w:val="22"/>
        </w:rPr>
        <w:t>.</w:t>
      </w:r>
    </w:p>
    <w:p w14:paraId="6271550C" w14:textId="77777777" w:rsidR="00BC5C6F" w:rsidRPr="00F230E3" w:rsidRDefault="00BC5C6F" w:rsidP="00BC5C6F">
      <w:pPr>
        <w:pStyle w:val="NoSpacing"/>
        <w:ind w:left="360"/>
        <w:rPr>
          <w:color w:val="000000"/>
          <w:sz w:val="22"/>
          <w:szCs w:val="22"/>
        </w:rPr>
      </w:pPr>
    </w:p>
    <w:p w14:paraId="6271550D" w14:textId="77777777" w:rsidR="00ED62F8" w:rsidRDefault="00BC5C6F" w:rsidP="00BC5C6F">
      <w:pPr>
        <w:pStyle w:val="NoSpacing"/>
        <w:numPr>
          <w:ilvl w:val="1"/>
          <w:numId w:val="10"/>
        </w:numPr>
        <w:rPr>
          <w:color w:val="000000"/>
          <w:sz w:val="22"/>
          <w:szCs w:val="22"/>
        </w:rPr>
      </w:pPr>
      <w:r w:rsidRPr="00F230E3">
        <w:rPr>
          <w:color w:val="000000"/>
          <w:sz w:val="22"/>
          <w:szCs w:val="22"/>
        </w:rPr>
        <w:t xml:space="preserve">If </w:t>
      </w:r>
      <w:r w:rsidR="000E3756">
        <w:rPr>
          <w:color w:val="000000"/>
          <w:sz w:val="22"/>
          <w:szCs w:val="22"/>
        </w:rPr>
        <w:t xml:space="preserve">the services </w:t>
      </w:r>
      <w:r w:rsidR="00ED62F8">
        <w:rPr>
          <w:color w:val="000000"/>
          <w:sz w:val="22"/>
          <w:szCs w:val="22"/>
        </w:rPr>
        <w:t>or</w:t>
      </w:r>
      <w:r w:rsidR="000E3756">
        <w:rPr>
          <w:color w:val="000000"/>
          <w:sz w:val="22"/>
          <w:szCs w:val="22"/>
        </w:rPr>
        <w:t xml:space="preserve"> deliverables </w:t>
      </w:r>
      <w:r w:rsidRPr="00F230E3">
        <w:rPr>
          <w:color w:val="000000"/>
          <w:sz w:val="22"/>
          <w:szCs w:val="22"/>
        </w:rPr>
        <w:t xml:space="preserve">do not meet the specified performance </w:t>
      </w:r>
      <w:r w:rsidR="000E3756">
        <w:rPr>
          <w:color w:val="000000"/>
          <w:sz w:val="22"/>
          <w:szCs w:val="22"/>
        </w:rPr>
        <w:t xml:space="preserve">measurements or acceptance </w:t>
      </w:r>
      <w:r w:rsidRPr="00F230E3">
        <w:rPr>
          <w:color w:val="000000"/>
          <w:sz w:val="22"/>
          <w:szCs w:val="22"/>
        </w:rPr>
        <w:t xml:space="preserve">criteria, the </w:t>
      </w:r>
      <w:r w:rsidR="000E44E2" w:rsidRPr="00F230E3">
        <w:rPr>
          <w:color w:val="000000"/>
          <w:sz w:val="22"/>
          <w:szCs w:val="22"/>
        </w:rPr>
        <w:t xml:space="preserve">Company </w:t>
      </w:r>
      <w:r w:rsidR="008A4550">
        <w:rPr>
          <w:color w:val="000000"/>
          <w:sz w:val="22"/>
          <w:szCs w:val="22"/>
        </w:rPr>
        <w:t>DM</w:t>
      </w:r>
      <w:r w:rsidR="00F76CAD">
        <w:rPr>
          <w:color w:val="000000"/>
          <w:sz w:val="22"/>
          <w:szCs w:val="22"/>
        </w:rPr>
        <w:t xml:space="preserve"> </w:t>
      </w:r>
      <w:r w:rsidRPr="00F230E3">
        <w:rPr>
          <w:color w:val="000000"/>
          <w:sz w:val="22"/>
          <w:szCs w:val="22"/>
        </w:rPr>
        <w:t xml:space="preserve">shall notify the </w:t>
      </w:r>
      <w:r w:rsidR="000E3756">
        <w:rPr>
          <w:color w:val="000000"/>
          <w:sz w:val="22"/>
          <w:szCs w:val="22"/>
        </w:rPr>
        <w:t>S</w:t>
      </w:r>
      <w:r w:rsidRPr="00F230E3">
        <w:rPr>
          <w:color w:val="000000"/>
          <w:sz w:val="22"/>
          <w:szCs w:val="22"/>
        </w:rPr>
        <w:t xml:space="preserve">upplier </w:t>
      </w:r>
      <w:r w:rsidR="00ED62F8">
        <w:rPr>
          <w:color w:val="000000"/>
          <w:sz w:val="22"/>
          <w:szCs w:val="22"/>
        </w:rPr>
        <w:t xml:space="preserve">that the services or deliverables, as applicable, must be corrected or re-performed as necessary and the corresponding invoice shall be </w:t>
      </w:r>
      <w:r w:rsidR="00283C39" w:rsidRPr="00F230E3">
        <w:rPr>
          <w:color w:val="000000"/>
          <w:sz w:val="22"/>
          <w:szCs w:val="22"/>
        </w:rPr>
        <w:t>reduced</w:t>
      </w:r>
      <w:r w:rsidR="00ED62F8">
        <w:rPr>
          <w:color w:val="000000"/>
          <w:sz w:val="22"/>
          <w:szCs w:val="22"/>
        </w:rPr>
        <w:t xml:space="preserve"> by the </w:t>
      </w:r>
      <w:r w:rsidR="00283C39" w:rsidRPr="00F230E3">
        <w:rPr>
          <w:color w:val="000000"/>
          <w:sz w:val="22"/>
          <w:szCs w:val="22"/>
        </w:rPr>
        <w:t xml:space="preserve">applicable </w:t>
      </w:r>
      <w:r w:rsidR="00597381">
        <w:rPr>
          <w:color w:val="000000"/>
          <w:sz w:val="22"/>
          <w:szCs w:val="22"/>
        </w:rPr>
        <w:t xml:space="preserve">service </w:t>
      </w:r>
      <w:r w:rsidR="00597381" w:rsidRPr="00F230E3">
        <w:rPr>
          <w:color w:val="000000"/>
          <w:sz w:val="22"/>
          <w:szCs w:val="22"/>
        </w:rPr>
        <w:t>credit</w:t>
      </w:r>
      <w:r w:rsidR="00ED62F8">
        <w:rPr>
          <w:color w:val="000000"/>
          <w:sz w:val="22"/>
          <w:szCs w:val="22"/>
        </w:rPr>
        <w:t xml:space="preserve"> amount.</w:t>
      </w:r>
    </w:p>
    <w:p w14:paraId="6271550E" w14:textId="77777777" w:rsidR="00ED62F8" w:rsidRDefault="00ED62F8" w:rsidP="00DC7D9F">
      <w:pPr>
        <w:pStyle w:val="ListParagraph"/>
        <w:rPr>
          <w:color w:val="000000"/>
          <w:sz w:val="22"/>
          <w:szCs w:val="22"/>
        </w:rPr>
      </w:pPr>
    </w:p>
    <w:p w14:paraId="6271550F" w14:textId="77777777" w:rsidR="000E44E2" w:rsidRDefault="000E44E2" w:rsidP="00DC7D9F">
      <w:pPr>
        <w:pStyle w:val="NoSpacing"/>
        <w:ind w:left="1080"/>
        <w:rPr>
          <w:color w:val="000000"/>
          <w:sz w:val="22"/>
          <w:szCs w:val="22"/>
        </w:rPr>
      </w:pPr>
    </w:p>
    <w:p w14:paraId="62715510" w14:textId="77777777" w:rsidR="001B1613" w:rsidRPr="00FD260D" w:rsidRDefault="001B1613" w:rsidP="001B1613">
      <w:pPr>
        <w:pStyle w:val="NoSpacing"/>
        <w:tabs>
          <w:tab w:val="left" w:pos="0"/>
        </w:tabs>
        <w:rPr>
          <w:color w:val="000000"/>
          <w:sz w:val="22"/>
          <w:szCs w:val="22"/>
        </w:rPr>
      </w:pPr>
      <w:r w:rsidRPr="00FD260D">
        <w:rPr>
          <w:color w:val="000000"/>
          <w:sz w:val="22"/>
          <w:szCs w:val="22"/>
        </w:rPr>
        <w:t>SUPPLIER SERVICE CREDITS FOR FAILURE TO MEET MILESTONE COMMITMENT DATES</w:t>
      </w:r>
    </w:p>
    <w:p w14:paraId="62715511" w14:textId="77777777" w:rsidR="001B1613" w:rsidRPr="00FD260D" w:rsidRDefault="001B1613" w:rsidP="001B1613">
      <w:pPr>
        <w:pStyle w:val="NoSpacing"/>
        <w:tabs>
          <w:tab w:val="left" w:pos="0"/>
        </w:tabs>
        <w:rPr>
          <w:color w:val="000000"/>
          <w:sz w:val="22"/>
          <w:szCs w:val="22"/>
        </w:rPr>
      </w:pPr>
    </w:p>
    <w:p w14:paraId="62715512" w14:textId="2B856B2B" w:rsidR="001B1613" w:rsidRPr="00FD260D" w:rsidRDefault="001B1613" w:rsidP="001B1613">
      <w:pPr>
        <w:pStyle w:val="NoSpacing"/>
        <w:tabs>
          <w:tab w:val="left" w:pos="0"/>
        </w:tabs>
        <w:rPr>
          <w:color w:val="000000"/>
          <w:sz w:val="22"/>
          <w:szCs w:val="22"/>
        </w:rPr>
      </w:pPr>
      <w:r w:rsidRPr="00FD260D">
        <w:rPr>
          <w:color w:val="000000"/>
          <w:sz w:val="22"/>
          <w:szCs w:val="22"/>
        </w:rPr>
        <w:t>Supplier agrees and acknowledges that Suppli</w:t>
      </w:r>
      <w:r w:rsidR="00C44C82" w:rsidRPr="00FD260D">
        <w:rPr>
          <w:color w:val="000000"/>
          <w:sz w:val="22"/>
          <w:szCs w:val="22"/>
        </w:rPr>
        <w:t>er’s timely performance of the s</w:t>
      </w:r>
      <w:r w:rsidRPr="00FD260D">
        <w:rPr>
          <w:color w:val="000000"/>
          <w:sz w:val="22"/>
          <w:szCs w:val="22"/>
        </w:rPr>
        <w:t>ervices</w:t>
      </w:r>
      <w:r w:rsidR="00C44C82" w:rsidRPr="00FD260D">
        <w:rPr>
          <w:color w:val="000000"/>
          <w:sz w:val="22"/>
          <w:szCs w:val="22"/>
        </w:rPr>
        <w:t>, provision of the deliverables</w:t>
      </w:r>
      <w:r w:rsidRPr="00FD260D">
        <w:rPr>
          <w:color w:val="000000"/>
          <w:sz w:val="22"/>
          <w:szCs w:val="22"/>
        </w:rPr>
        <w:t xml:space="preserve"> and completion of each project milestone by the applicable CSP milestone commitment date (as set forth in the table below) is of critical importance to </w:t>
      </w:r>
      <w:r w:rsidR="00C44C82" w:rsidRPr="00FD260D">
        <w:rPr>
          <w:color w:val="000000"/>
          <w:sz w:val="22"/>
          <w:szCs w:val="22"/>
        </w:rPr>
        <w:t>Company</w:t>
      </w:r>
      <w:r w:rsidRPr="00FD260D">
        <w:rPr>
          <w:color w:val="000000"/>
          <w:sz w:val="22"/>
          <w:szCs w:val="22"/>
        </w:rPr>
        <w:t xml:space="preserve"> and the success of the project contemplated by this SOW.   Supplier further agrees and acknowledges that if Supplier fails to meet a CSP milestone commitment date, </w:t>
      </w:r>
      <w:r w:rsidR="00C44C82" w:rsidRPr="00FD260D">
        <w:rPr>
          <w:color w:val="000000"/>
          <w:sz w:val="22"/>
          <w:szCs w:val="22"/>
        </w:rPr>
        <w:t>Company</w:t>
      </w:r>
      <w:r w:rsidRPr="00FD260D">
        <w:rPr>
          <w:color w:val="000000"/>
          <w:sz w:val="22"/>
          <w:szCs w:val="22"/>
        </w:rPr>
        <w:t xml:space="preserve"> shall incur certain costs and damages.  In the event Supplier fails to meet a CSP milestone commitment</w:t>
      </w:r>
      <w:r w:rsidR="00C83E79">
        <w:rPr>
          <w:color w:val="000000"/>
          <w:sz w:val="22"/>
          <w:szCs w:val="22"/>
        </w:rPr>
        <w:t xml:space="preserve"> due to a delay caused </w:t>
      </w:r>
      <w:r w:rsidR="00652F7C">
        <w:rPr>
          <w:color w:val="000000"/>
          <w:sz w:val="22"/>
          <w:szCs w:val="22"/>
        </w:rPr>
        <w:t>solely by Supplier</w:t>
      </w:r>
      <w:r w:rsidRPr="00FD260D">
        <w:rPr>
          <w:color w:val="000000"/>
          <w:sz w:val="22"/>
          <w:szCs w:val="22"/>
        </w:rPr>
        <w:t>, Supplier shall pay to</w:t>
      </w:r>
      <w:r w:rsidR="00C44C82" w:rsidRPr="00FD260D">
        <w:rPr>
          <w:color w:val="000000"/>
          <w:sz w:val="22"/>
          <w:szCs w:val="22"/>
        </w:rPr>
        <w:t xml:space="preserve"> Company the applicable service credit amount set forth in the table below.</w:t>
      </w:r>
    </w:p>
    <w:p w14:paraId="62715513" w14:textId="77777777" w:rsidR="001B1613" w:rsidRPr="00FD260D" w:rsidRDefault="001B1613" w:rsidP="001B1613">
      <w:pPr>
        <w:pStyle w:val="NoSpacing"/>
        <w:tabs>
          <w:tab w:val="left" w:pos="0"/>
        </w:tabs>
        <w:rPr>
          <w:color w:val="000000"/>
          <w:sz w:val="22"/>
          <w:szCs w:val="22"/>
        </w:rPr>
      </w:pPr>
    </w:p>
    <w:p w14:paraId="62715515" w14:textId="2D48F541" w:rsidR="00BC5C6F" w:rsidRPr="00C347AD" w:rsidRDefault="001B1613" w:rsidP="00506F91">
      <w:pPr>
        <w:pStyle w:val="NoSpacing"/>
        <w:tabs>
          <w:tab w:val="left" w:pos="0"/>
        </w:tabs>
        <w:rPr>
          <w:color w:val="000000"/>
          <w:sz w:val="22"/>
          <w:szCs w:val="22"/>
        </w:rPr>
        <w:sectPr w:rsidR="00BC5C6F" w:rsidRPr="00C347AD" w:rsidSect="00B329D8">
          <w:footerReference w:type="default" r:id="rId18"/>
          <w:pgSz w:w="12240" w:h="15840" w:code="1"/>
          <w:pgMar w:top="1152" w:right="1008" w:bottom="1008" w:left="1008" w:header="720" w:footer="1035" w:gutter="0"/>
          <w:cols w:space="720"/>
          <w:docGrid w:linePitch="326"/>
        </w:sectPr>
      </w:pPr>
      <w:r w:rsidRPr="00FD260D">
        <w:rPr>
          <w:color w:val="000000"/>
          <w:sz w:val="22"/>
          <w:szCs w:val="22"/>
        </w:rPr>
        <w:t xml:space="preserve">Company shall deduct any service credits amounts from payments due to Supplier hereunder.  Any service credits provided hereunder </w:t>
      </w:r>
      <w:r w:rsidR="00C347AD" w:rsidRPr="00506F91">
        <w:rPr>
          <w:color w:val="000000"/>
          <w:sz w:val="22"/>
          <w:szCs w:val="22"/>
        </w:rPr>
        <w:t xml:space="preserve">shall constitute Company’s sole and exclusive remedy for delays in completion of </w:t>
      </w:r>
      <w:r w:rsidR="00EB3733" w:rsidRPr="00506F91">
        <w:rPr>
          <w:iCs/>
          <w:color w:val="000000"/>
          <w:sz w:val="22"/>
          <w:szCs w:val="22"/>
        </w:rPr>
        <w:t>each Milestone</w:t>
      </w:r>
      <w:r w:rsidR="00C347AD" w:rsidRPr="00506F91">
        <w:rPr>
          <w:color w:val="000000"/>
          <w:sz w:val="22"/>
          <w:szCs w:val="22"/>
        </w:rPr>
        <w:t>.</w:t>
      </w:r>
    </w:p>
    <w:p w14:paraId="62715516" w14:textId="77777777" w:rsidR="00BC5C6F" w:rsidRDefault="00BC5C6F" w:rsidP="00BC5C6F">
      <w:pPr>
        <w:pStyle w:val="BodyText"/>
        <w:rPr>
          <w:rFonts w:ascii="Arial" w:hAnsi="Arial" w:cs="Arial"/>
          <w:i w:val="0"/>
          <w:color w:val="000000"/>
          <w:sz w:val="22"/>
          <w:szCs w:val="24"/>
          <w:highlight w:val="yellow"/>
        </w:rPr>
      </w:pPr>
    </w:p>
    <w:p w14:paraId="62715517" w14:textId="77777777" w:rsidR="00BC5C6F" w:rsidRPr="008A12D8" w:rsidRDefault="00BC5C6F" w:rsidP="00BC5C6F">
      <w:pPr>
        <w:pStyle w:val="BodyText"/>
        <w:rPr>
          <w:b/>
          <w:color w:val="000000"/>
          <w:u w:val="single"/>
        </w:rPr>
      </w:pPr>
    </w:p>
    <w:p w14:paraId="62715518" w14:textId="77777777" w:rsidR="00BC5C6F" w:rsidRDefault="00BC5C6F" w:rsidP="00BC5C6F">
      <w:pPr>
        <w:pStyle w:val="BodyText"/>
        <w:rPr>
          <w:rFonts w:ascii="Arial" w:hAnsi="Arial" w:cs="Arial"/>
          <w:color w:val="000000"/>
          <w:sz w:val="22"/>
          <w:szCs w:val="24"/>
        </w:rPr>
      </w:pPr>
    </w:p>
    <w:tbl>
      <w:tblPr>
        <w:tblW w:w="13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8"/>
        <w:gridCol w:w="1980"/>
        <w:gridCol w:w="4860"/>
        <w:gridCol w:w="2070"/>
        <w:gridCol w:w="1260"/>
        <w:gridCol w:w="1327"/>
        <w:gridCol w:w="1193"/>
      </w:tblGrid>
      <w:tr w:rsidR="00B66C0D" w:rsidRPr="00E3051E" w14:paraId="6271551A" w14:textId="77777777" w:rsidTr="00A31423">
        <w:tc>
          <w:tcPr>
            <w:tcW w:w="13788" w:type="dxa"/>
            <w:gridSpan w:val="7"/>
            <w:shd w:val="clear" w:color="auto" w:fill="auto"/>
          </w:tcPr>
          <w:p w14:paraId="62715519" w14:textId="77777777" w:rsidR="00B66C0D" w:rsidRPr="00DC7D9F" w:rsidRDefault="00B66C0D" w:rsidP="00DC7D9F">
            <w:pPr>
              <w:pStyle w:val="BodyText"/>
              <w:spacing w:before="60" w:after="60"/>
              <w:jc w:val="center"/>
              <w:rPr>
                <w:b/>
                <w:bCs/>
                <w:i w:val="0"/>
                <w:color w:val="000000"/>
                <w:sz w:val="18"/>
                <w:szCs w:val="18"/>
                <w:lang w:val="en-GB"/>
              </w:rPr>
            </w:pPr>
            <w:r>
              <w:rPr>
                <w:b/>
                <w:bCs/>
                <w:i w:val="0"/>
                <w:color w:val="000000"/>
                <w:sz w:val="18"/>
                <w:szCs w:val="18"/>
                <w:lang w:val="en-GB"/>
              </w:rPr>
              <w:t>CRITICAL PERFORMANCE SPECIFICATION MILESTONES AND DATES</w:t>
            </w:r>
          </w:p>
        </w:tc>
      </w:tr>
      <w:tr w:rsidR="00BC5C6F" w:rsidRPr="00E3051E" w14:paraId="62715522" w14:textId="77777777" w:rsidTr="006C65C1">
        <w:tc>
          <w:tcPr>
            <w:tcW w:w="1098" w:type="dxa"/>
            <w:shd w:val="clear" w:color="auto" w:fill="auto"/>
          </w:tcPr>
          <w:p w14:paraId="6271551B" w14:textId="77777777" w:rsidR="00BC5C6F" w:rsidRPr="00E3051E" w:rsidRDefault="00BC5C6F" w:rsidP="00BF13EA">
            <w:pPr>
              <w:pStyle w:val="BodyText"/>
              <w:spacing w:before="60" w:after="60"/>
              <w:rPr>
                <w:color w:val="000000"/>
                <w:sz w:val="18"/>
                <w:szCs w:val="18"/>
              </w:rPr>
            </w:pPr>
            <w:r>
              <w:rPr>
                <w:b/>
                <w:bCs/>
                <w:color w:val="000000"/>
                <w:sz w:val="18"/>
                <w:szCs w:val="18"/>
                <w:lang w:val="en-GB"/>
              </w:rPr>
              <w:t>Milestone / Payment #</w:t>
            </w:r>
          </w:p>
        </w:tc>
        <w:tc>
          <w:tcPr>
            <w:tcW w:w="1980" w:type="dxa"/>
            <w:shd w:val="clear" w:color="auto" w:fill="auto"/>
          </w:tcPr>
          <w:p w14:paraId="6271551C" w14:textId="77777777" w:rsidR="00BC5C6F" w:rsidRPr="00E3051E" w:rsidRDefault="00BC5C6F" w:rsidP="00BF13EA">
            <w:pPr>
              <w:pStyle w:val="BodyText"/>
              <w:spacing w:before="60" w:after="60"/>
              <w:rPr>
                <w:color w:val="000000"/>
                <w:sz w:val="18"/>
                <w:szCs w:val="18"/>
              </w:rPr>
            </w:pPr>
            <w:r w:rsidRPr="00E3051E">
              <w:rPr>
                <w:b/>
                <w:bCs/>
                <w:color w:val="000000"/>
                <w:sz w:val="18"/>
                <w:szCs w:val="18"/>
                <w:lang w:val="en-GB"/>
              </w:rPr>
              <w:t>Performance Specification</w:t>
            </w:r>
          </w:p>
        </w:tc>
        <w:tc>
          <w:tcPr>
            <w:tcW w:w="4860" w:type="dxa"/>
            <w:shd w:val="clear" w:color="auto" w:fill="auto"/>
          </w:tcPr>
          <w:p w14:paraId="6271551D" w14:textId="77777777" w:rsidR="00BC5C6F" w:rsidRPr="00E3051E" w:rsidRDefault="009A5C60" w:rsidP="009A5C60">
            <w:pPr>
              <w:pStyle w:val="BodyText"/>
              <w:spacing w:before="60" w:after="60"/>
              <w:rPr>
                <w:color w:val="000000"/>
                <w:sz w:val="18"/>
                <w:szCs w:val="18"/>
              </w:rPr>
            </w:pPr>
            <w:r>
              <w:rPr>
                <w:b/>
                <w:bCs/>
                <w:color w:val="000000"/>
                <w:sz w:val="18"/>
                <w:szCs w:val="18"/>
                <w:lang w:val="en-GB"/>
              </w:rPr>
              <w:t>Description of Services</w:t>
            </w:r>
            <w:r w:rsidR="00D65D04">
              <w:rPr>
                <w:b/>
                <w:bCs/>
                <w:color w:val="000000"/>
                <w:sz w:val="18"/>
                <w:szCs w:val="18"/>
                <w:lang w:val="en-GB"/>
              </w:rPr>
              <w:t>/Deliverables</w:t>
            </w:r>
            <w:r>
              <w:rPr>
                <w:b/>
                <w:bCs/>
                <w:color w:val="000000"/>
                <w:sz w:val="18"/>
                <w:szCs w:val="18"/>
                <w:lang w:val="en-GB"/>
              </w:rPr>
              <w:t xml:space="preserve"> to be Provided</w:t>
            </w:r>
            <w:r w:rsidR="008839DA">
              <w:rPr>
                <w:b/>
                <w:bCs/>
                <w:color w:val="000000"/>
                <w:sz w:val="18"/>
                <w:szCs w:val="18"/>
                <w:lang w:val="en-GB"/>
              </w:rPr>
              <w:t xml:space="preserve"> and Performance Measurements</w:t>
            </w:r>
          </w:p>
        </w:tc>
        <w:tc>
          <w:tcPr>
            <w:tcW w:w="2070" w:type="dxa"/>
            <w:shd w:val="clear" w:color="auto" w:fill="auto"/>
          </w:tcPr>
          <w:p w14:paraId="6271551E" w14:textId="77777777" w:rsidR="00BC5C6F" w:rsidRPr="00E3051E" w:rsidRDefault="009A5C60" w:rsidP="00BF13EA">
            <w:pPr>
              <w:pStyle w:val="BodyText"/>
              <w:spacing w:before="60" w:after="60"/>
              <w:rPr>
                <w:color w:val="000000"/>
                <w:sz w:val="18"/>
                <w:szCs w:val="18"/>
              </w:rPr>
            </w:pPr>
            <w:r>
              <w:rPr>
                <w:b/>
                <w:bCs/>
                <w:color w:val="000000"/>
                <w:sz w:val="18"/>
                <w:szCs w:val="18"/>
                <w:lang w:val="en-GB"/>
              </w:rPr>
              <w:t>Acceptance Criteria</w:t>
            </w:r>
          </w:p>
        </w:tc>
        <w:tc>
          <w:tcPr>
            <w:tcW w:w="1260" w:type="dxa"/>
            <w:shd w:val="clear" w:color="auto" w:fill="auto"/>
          </w:tcPr>
          <w:p w14:paraId="6271551F" w14:textId="77777777" w:rsidR="00BC5C6F" w:rsidRPr="00E3051E" w:rsidRDefault="00BC5C6F" w:rsidP="00BF13EA">
            <w:pPr>
              <w:pStyle w:val="BodyText"/>
              <w:spacing w:before="60" w:after="60"/>
              <w:rPr>
                <w:color w:val="000000"/>
                <w:sz w:val="18"/>
                <w:szCs w:val="18"/>
              </w:rPr>
            </w:pPr>
            <w:r w:rsidRPr="00E3051E">
              <w:rPr>
                <w:b/>
                <w:bCs/>
                <w:color w:val="000000"/>
                <w:sz w:val="18"/>
                <w:szCs w:val="18"/>
                <w:lang w:val="en-GB"/>
              </w:rPr>
              <w:t>Milestone Commitment Date</w:t>
            </w:r>
            <w:r>
              <w:rPr>
                <w:b/>
                <w:bCs/>
                <w:color w:val="000000"/>
                <w:sz w:val="18"/>
                <w:szCs w:val="18"/>
                <w:lang w:val="en-GB"/>
              </w:rPr>
              <w:t xml:space="preserve"> (1)</w:t>
            </w:r>
          </w:p>
        </w:tc>
        <w:tc>
          <w:tcPr>
            <w:tcW w:w="1327" w:type="dxa"/>
            <w:shd w:val="clear" w:color="auto" w:fill="auto"/>
          </w:tcPr>
          <w:p w14:paraId="62715520" w14:textId="70B1626E" w:rsidR="00BC5C6F" w:rsidRPr="00C5184A" w:rsidRDefault="00BC5C6F" w:rsidP="000E44E2">
            <w:pPr>
              <w:pStyle w:val="BodyText"/>
              <w:spacing w:before="60" w:after="60"/>
              <w:rPr>
                <w:color w:val="000000"/>
                <w:sz w:val="18"/>
                <w:szCs w:val="18"/>
              </w:rPr>
            </w:pPr>
            <w:r w:rsidRPr="00C5184A">
              <w:rPr>
                <w:b/>
                <w:bCs/>
                <w:color w:val="000000"/>
                <w:sz w:val="18"/>
                <w:szCs w:val="18"/>
                <w:lang w:val="en-GB"/>
              </w:rPr>
              <w:t xml:space="preserve">Service </w:t>
            </w:r>
            <w:r w:rsidR="000E44E2" w:rsidRPr="00C5184A">
              <w:rPr>
                <w:b/>
                <w:bCs/>
                <w:color w:val="000000"/>
                <w:sz w:val="18"/>
                <w:szCs w:val="18"/>
                <w:lang w:val="en-GB"/>
              </w:rPr>
              <w:t>Credits</w:t>
            </w:r>
          </w:p>
        </w:tc>
        <w:tc>
          <w:tcPr>
            <w:tcW w:w="1193" w:type="dxa"/>
            <w:shd w:val="clear" w:color="auto" w:fill="auto"/>
          </w:tcPr>
          <w:p w14:paraId="62715521" w14:textId="77777777" w:rsidR="00BC5C6F" w:rsidRPr="00E3051E" w:rsidRDefault="000E44E2" w:rsidP="000E44E2">
            <w:pPr>
              <w:pStyle w:val="BodyText"/>
              <w:spacing w:before="60" w:after="60"/>
              <w:rPr>
                <w:color w:val="000000"/>
                <w:sz w:val="18"/>
                <w:szCs w:val="18"/>
              </w:rPr>
            </w:pPr>
            <w:r>
              <w:rPr>
                <w:b/>
                <w:bCs/>
                <w:color w:val="000000"/>
                <w:sz w:val="18"/>
                <w:szCs w:val="18"/>
                <w:lang w:val="en-GB"/>
              </w:rPr>
              <w:t xml:space="preserve">Milestone </w:t>
            </w:r>
            <w:r w:rsidR="00BC5C6F" w:rsidRPr="00E3051E">
              <w:rPr>
                <w:b/>
                <w:bCs/>
                <w:color w:val="000000"/>
                <w:sz w:val="18"/>
                <w:szCs w:val="18"/>
                <w:lang w:val="en-GB"/>
              </w:rPr>
              <w:t>Payment Amount</w:t>
            </w:r>
          </w:p>
        </w:tc>
      </w:tr>
      <w:tr w:rsidR="00BC5C6F" w:rsidRPr="00E3051E" w14:paraId="62715534" w14:textId="77777777" w:rsidTr="006C65C1">
        <w:tc>
          <w:tcPr>
            <w:tcW w:w="1098" w:type="dxa"/>
            <w:shd w:val="clear" w:color="auto" w:fill="auto"/>
          </w:tcPr>
          <w:p w14:paraId="6271552C" w14:textId="240B55D6" w:rsidR="00BC5C6F" w:rsidRPr="00E3051E" w:rsidRDefault="00BC5C6F" w:rsidP="00BF13EA">
            <w:pPr>
              <w:spacing w:before="60" w:after="60"/>
              <w:rPr>
                <w:color w:val="000000"/>
                <w:sz w:val="18"/>
                <w:szCs w:val="18"/>
              </w:rPr>
            </w:pPr>
            <w:r w:rsidRPr="00E3051E">
              <w:rPr>
                <w:color w:val="000000"/>
                <w:sz w:val="18"/>
                <w:szCs w:val="18"/>
              </w:rPr>
              <w:t xml:space="preserve"> </w:t>
            </w:r>
            <w:r w:rsidR="00B456F1">
              <w:rPr>
                <w:color w:val="000000"/>
                <w:sz w:val="18"/>
                <w:szCs w:val="18"/>
              </w:rPr>
              <w:t>1</w:t>
            </w:r>
          </w:p>
        </w:tc>
        <w:tc>
          <w:tcPr>
            <w:tcW w:w="1980" w:type="dxa"/>
            <w:shd w:val="clear" w:color="auto" w:fill="auto"/>
          </w:tcPr>
          <w:p w14:paraId="6271552D" w14:textId="1EF75259" w:rsidR="00BC5C6F" w:rsidRDefault="00AC03DF" w:rsidP="00BF13EA">
            <w:pPr>
              <w:spacing w:before="60" w:after="60"/>
              <w:rPr>
                <w:color w:val="000000"/>
                <w:sz w:val="18"/>
                <w:szCs w:val="18"/>
              </w:rPr>
            </w:pPr>
            <w:r>
              <w:rPr>
                <w:color w:val="000000"/>
                <w:sz w:val="18"/>
                <w:szCs w:val="18"/>
              </w:rPr>
              <w:t xml:space="preserve">Network Equipment </w:t>
            </w:r>
            <w:r w:rsidR="00B456F1">
              <w:rPr>
                <w:color w:val="000000"/>
                <w:sz w:val="18"/>
                <w:szCs w:val="18"/>
              </w:rPr>
              <w:t xml:space="preserve">Specifications and Vendor Scope </w:t>
            </w:r>
            <w:r>
              <w:rPr>
                <w:color w:val="000000"/>
                <w:sz w:val="18"/>
                <w:szCs w:val="18"/>
              </w:rPr>
              <w:t xml:space="preserve">Requirements </w:t>
            </w:r>
          </w:p>
          <w:p w14:paraId="6271552E" w14:textId="77777777" w:rsidR="00BC5C6F" w:rsidRPr="00E3051E" w:rsidRDefault="00BC5C6F" w:rsidP="00BF13EA">
            <w:pPr>
              <w:spacing w:before="60" w:after="60"/>
              <w:rPr>
                <w:color w:val="000000"/>
                <w:sz w:val="18"/>
                <w:szCs w:val="18"/>
              </w:rPr>
            </w:pPr>
          </w:p>
        </w:tc>
        <w:tc>
          <w:tcPr>
            <w:tcW w:w="4860" w:type="dxa"/>
            <w:shd w:val="clear" w:color="auto" w:fill="auto"/>
          </w:tcPr>
          <w:p w14:paraId="6271552F" w14:textId="7354950D" w:rsidR="00BC5C6F" w:rsidRPr="00E3051E" w:rsidRDefault="007A6E0A" w:rsidP="00A9713A">
            <w:pPr>
              <w:spacing w:before="60" w:after="60"/>
              <w:rPr>
                <w:color w:val="000000"/>
                <w:sz w:val="18"/>
                <w:szCs w:val="18"/>
              </w:rPr>
            </w:pPr>
            <w:r>
              <w:rPr>
                <w:color w:val="000000"/>
                <w:sz w:val="18"/>
                <w:szCs w:val="18"/>
              </w:rPr>
              <w:t xml:space="preserve">Supplier will </w:t>
            </w:r>
            <w:r w:rsidR="008D63A2">
              <w:rPr>
                <w:color w:val="000000"/>
                <w:sz w:val="18"/>
                <w:szCs w:val="18"/>
              </w:rPr>
              <w:t xml:space="preserve">create a </w:t>
            </w:r>
            <w:r w:rsidR="00EE6701">
              <w:rPr>
                <w:color w:val="000000"/>
                <w:sz w:val="18"/>
                <w:szCs w:val="18"/>
              </w:rPr>
              <w:t>requirements-based network equipment specification document</w:t>
            </w:r>
            <w:r w:rsidR="004165B2">
              <w:rPr>
                <w:color w:val="000000"/>
                <w:sz w:val="18"/>
                <w:szCs w:val="18"/>
              </w:rPr>
              <w:t xml:space="preserve"> based on the data gathered from the</w:t>
            </w:r>
            <w:r w:rsidR="006C6269">
              <w:rPr>
                <w:color w:val="000000"/>
                <w:sz w:val="18"/>
                <w:szCs w:val="18"/>
              </w:rPr>
              <w:t xml:space="preserve"> stakeholder interviews. This will be a technical specification</w:t>
            </w:r>
            <w:r w:rsidR="00892772">
              <w:rPr>
                <w:color w:val="000000"/>
                <w:sz w:val="18"/>
                <w:szCs w:val="18"/>
              </w:rPr>
              <w:t xml:space="preserve"> with sufficient detail for a qualified vendor</w:t>
            </w:r>
            <w:r w:rsidR="005B4EE7">
              <w:rPr>
                <w:color w:val="000000"/>
                <w:sz w:val="18"/>
                <w:szCs w:val="18"/>
              </w:rPr>
              <w:t xml:space="preserve"> to provide a proposal for network equipment.</w:t>
            </w:r>
            <w:r w:rsidR="009E172B">
              <w:rPr>
                <w:color w:val="000000"/>
                <w:sz w:val="18"/>
                <w:szCs w:val="18"/>
              </w:rPr>
              <w:t xml:space="preserve"> </w:t>
            </w:r>
          </w:p>
        </w:tc>
        <w:tc>
          <w:tcPr>
            <w:tcW w:w="2070" w:type="dxa"/>
            <w:shd w:val="clear" w:color="auto" w:fill="auto"/>
          </w:tcPr>
          <w:p w14:paraId="62715530" w14:textId="78F5A49E" w:rsidR="00BC5C6F" w:rsidRPr="00E3051E" w:rsidRDefault="00D34201" w:rsidP="00BF13EA">
            <w:pPr>
              <w:spacing w:before="60" w:after="60"/>
              <w:ind w:left="-23"/>
              <w:rPr>
                <w:color w:val="000000"/>
                <w:sz w:val="18"/>
                <w:szCs w:val="18"/>
              </w:rPr>
            </w:pPr>
            <w:r>
              <w:rPr>
                <w:color w:val="000000"/>
                <w:sz w:val="18"/>
                <w:szCs w:val="18"/>
              </w:rPr>
              <w:t>Document</w:t>
            </w:r>
            <w:r w:rsidR="00741BAC">
              <w:rPr>
                <w:color w:val="000000"/>
                <w:sz w:val="18"/>
                <w:szCs w:val="18"/>
              </w:rPr>
              <w:t xml:space="preserve"> completed in form and substance </w:t>
            </w:r>
            <w:r w:rsidR="00971498">
              <w:rPr>
                <w:color w:val="000000"/>
                <w:sz w:val="18"/>
                <w:szCs w:val="18"/>
              </w:rPr>
              <w:t xml:space="preserve">submitted </w:t>
            </w:r>
            <w:r w:rsidR="00741BAC">
              <w:rPr>
                <w:color w:val="000000"/>
                <w:sz w:val="18"/>
                <w:szCs w:val="18"/>
              </w:rPr>
              <w:t>to Company by the Milestone Commitment Date</w:t>
            </w:r>
          </w:p>
        </w:tc>
        <w:tc>
          <w:tcPr>
            <w:tcW w:w="1260" w:type="dxa"/>
            <w:shd w:val="clear" w:color="auto" w:fill="auto"/>
          </w:tcPr>
          <w:p w14:paraId="62715531" w14:textId="74C19426" w:rsidR="00BC5C6F" w:rsidRPr="008C250E" w:rsidRDefault="008F0435" w:rsidP="008C250E">
            <w:pPr>
              <w:spacing w:before="60" w:after="60"/>
              <w:ind w:left="-23"/>
              <w:jc w:val="center"/>
              <w:rPr>
                <w:color w:val="000000"/>
                <w:sz w:val="18"/>
                <w:szCs w:val="18"/>
              </w:rPr>
            </w:pPr>
            <w:r>
              <w:rPr>
                <w:color w:val="000000"/>
                <w:sz w:val="18"/>
                <w:szCs w:val="18"/>
              </w:rPr>
              <w:t>6/</w:t>
            </w:r>
            <w:r w:rsidR="00B265EC">
              <w:rPr>
                <w:color w:val="000000"/>
                <w:sz w:val="18"/>
                <w:szCs w:val="18"/>
              </w:rPr>
              <w:t>11</w:t>
            </w:r>
            <w:r w:rsidR="002E4F77" w:rsidRPr="008C250E">
              <w:rPr>
                <w:color w:val="000000"/>
                <w:sz w:val="18"/>
                <w:szCs w:val="18"/>
              </w:rPr>
              <w:t>/2024</w:t>
            </w:r>
          </w:p>
        </w:tc>
        <w:tc>
          <w:tcPr>
            <w:tcW w:w="1327" w:type="dxa"/>
            <w:shd w:val="clear" w:color="auto" w:fill="auto"/>
          </w:tcPr>
          <w:p w14:paraId="62715532" w14:textId="263E6BA7" w:rsidR="00BC5C6F" w:rsidRPr="00C5184A" w:rsidRDefault="00393C40" w:rsidP="00C657B3">
            <w:pPr>
              <w:spacing w:before="60" w:after="60"/>
              <w:jc w:val="center"/>
              <w:rPr>
                <w:color w:val="000000"/>
                <w:sz w:val="18"/>
                <w:szCs w:val="18"/>
              </w:rPr>
            </w:pPr>
            <w:r>
              <w:rPr>
                <w:color w:val="000000"/>
                <w:sz w:val="18"/>
                <w:szCs w:val="18"/>
              </w:rPr>
              <w:t>5</w:t>
            </w:r>
            <w:r w:rsidR="000E44E2" w:rsidRPr="00C5184A">
              <w:rPr>
                <w:color w:val="000000"/>
                <w:sz w:val="18"/>
                <w:szCs w:val="18"/>
              </w:rPr>
              <w:t xml:space="preserve">% of milestone payment for </w:t>
            </w:r>
            <w:r w:rsidR="00A42ECD" w:rsidRPr="00C5184A">
              <w:rPr>
                <w:color w:val="000000"/>
                <w:sz w:val="18"/>
                <w:szCs w:val="18"/>
              </w:rPr>
              <w:t>delay &gt; 5 business days</w:t>
            </w:r>
            <w:r w:rsidR="00A42ECD" w:rsidRPr="00C5184A" w:rsidDel="00C657B3">
              <w:rPr>
                <w:color w:val="000000"/>
                <w:sz w:val="18"/>
                <w:szCs w:val="18"/>
              </w:rPr>
              <w:t xml:space="preserve"> </w:t>
            </w:r>
          </w:p>
        </w:tc>
        <w:tc>
          <w:tcPr>
            <w:tcW w:w="1193" w:type="dxa"/>
            <w:shd w:val="clear" w:color="auto" w:fill="auto"/>
          </w:tcPr>
          <w:p w14:paraId="62715533" w14:textId="50FEBC69" w:rsidR="00BC5C6F" w:rsidRPr="00E3051E" w:rsidRDefault="00BC5C6F" w:rsidP="00B3357A">
            <w:pPr>
              <w:spacing w:before="60" w:after="60"/>
              <w:ind w:left="-23"/>
              <w:jc w:val="center"/>
              <w:rPr>
                <w:color w:val="000000"/>
                <w:sz w:val="18"/>
                <w:szCs w:val="18"/>
              </w:rPr>
            </w:pPr>
            <w:r w:rsidRPr="00B3357A">
              <w:rPr>
                <w:color w:val="000000"/>
                <w:sz w:val="18"/>
                <w:szCs w:val="18"/>
              </w:rPr>
              <w:t>$</w:t>
            </w:r>
            <w:r w:rsidR="004609A4">
              <w:rPr>
                <w:color w:val="000000"/>
                <w:sz w:val="18"/>
                <w:szCs w:val="18"/>
              </w:rPr>
              <w:t>36,250.00</w:t>
            </w:r>
          </w:p>
        </w:tc>
      </w:tr>
      <w:tr w:rsidR="00D34201" w:rsidRPr="00E3051E" w14:paraId="62715547" w14:textId="77777777" w:rsidTr="006C65C1">
        <w:tc>
          <w:tcPr>
            <w:tcW w:w="1098" w:type="dxa"/>
            <w:shd w:val="clear" w:color="auto" w:fill="auto"/>
          </w:tcPr>
          <w:p w14:paraId="6271553E" w14:textId="384E40B6" w:rsidR="00D34201" w:rsidRPr="00E3051E" w:rsidRDefault="00B456F1" w:rsidP="00D34201">
            <w:pPr>
              <w:spacing w:before="60" w:after="60"/>
              <w:rPr>
                <w:color w:val="000000"/>
                <w:sz w:val="18"/>
                <w:szCs w:val="18"/>
              </w:rPr>
            </w:pPr>
            <w:permStart w:id="517173596" w:edGrp="everyone"/>
            <w:r>
              <w:rPr>
                <w:color w:val="000000"/>
                <w:sz w:val="18"/>
                <w:szCs w:val="18"/>
              </w:rPr>
              <w:t>2</w:t>
            </w:r>
          </w:p>
        </w:tc>
        <w:tc>
          <w:tcPr>
            <w:tcW w:w="1980" w:type="dxa"/>
            <w:shd w:val="clear" w:color="auto" w:fill="auto"/>
          </w:tcPr>
          <w:p w14:paraId="62715540" w14:textId="60B006EC" w:rsidR="00D34201" w:rsidRDefault="00D34201" w:rsidP="00D34201">
            <w:pPr>
              <w:spacing w:before="60" w:after="60"/>
              <w:rPr>
                <w:color w:val="000000"/>
                <w:sz w:val="18"/>
                <w:szCs w:val="18"/>
              </w:rPr>
            </w:pPr>
            <w:r>
              <w:rPr>
                <w:color w:val="000000"/>
                <w:sz w:val="18"/>
                <w:szCs w:val="18"/>
              </w:rPr>
              <w:t xml:space="preserve">Vendor Request for Proposal </w:t>
            </w:r>
            <w:r w:rsidR="00937230">
              <w:rPr>
                <w:color w:val="000000"/>
                <w:sz w:val="18"/>
                <w:szCs w:val="18"/>
              </w:rPr>
              <w:t xml:space="preserve">– Vendor </w:t>
            </w:r>
            <w:r w:rsidR="009531EB">
              <w:rPr>
                <w:color w:val="000000"/>
                <w:sz w:val="18"/>
                <w:szCs w:val="18"/>
              </w:rPr>
              <w:t>Recommendation</w:t>
            </w:r>
          </w:p>
          <w:p w14:paraId="62715541" w14:textId="77777777" w:rsidR="00D34201" w:rsidRPr="00E3051E" w:rsidRDefault="00D34201" w:rsidP="00D34201">
            <w:pPr>
              <w:spacing w:before="60" w:after="60"/>
              <w:rPr>
                <w:color w:val="000000"/>
                <w:sz w:val="18"/>
                <w:szCs w:val="18"/>
              </w:rPr>
            </w:pPr>
          </w:p>
        </w:tc>
        <w:tc>
          <w:tcPr>
            <w:tcW w:w="4860" w:type="dxa"/>
            <w:shd w:val="clear" w:color="auto" w:fill="auto"/>
          </w:tcPr>
          <w:p w14:paraId="62715542" w14:textId="31EEBC80" w:rsidR="00D34201" w:rsidRPr="00E3051E" w:rsidRDefault="002B63BB" w:rsidP="00D34201">
            <w:pPr>
              <w:spacing w:before="60" w:after="60"/>
              <w:rPr>
                <w:color w:val="000000"/>
                <w:sz w:val="18"/>
                <w:szCs w:val="18"/>
              </w:rPr>
            </w:pPr>
            <w:r>
              <w:rPr>
                <w:color w:val="000000"/>
                <w:sz w:val="18"/>
                <w:szCs w:val="18"/>
              </w:rPr>
              <w:t>Supplier</w:t>
            </w:r>
            <w:r w:rsidR="0096366C">
              <w:rPr>
                <w:color w:val="000000"/>
                <w:sz w:val="18"/>
                <w:szCs w:val="18"/>
              </w:rPr>
              <w:t xml:space="preserve"> will issue </w:t>
            </w:r>
            <w:r w:rsidR="00510644">
              <w:rPr>
                <w:color w:val="000000"/>
                <w:sz w:val="18"/>
                <w:szCs w:val="18"/>
              </w:rPr>
              <w:t>a Request for Proposal</w:t>
            </w:r>
            <w:r w:rsidR="00C8131D">
              <w:rPr>
                <w:color w:val="000000"/>
                <w:sz w:val="18"/>
                <w:szCs w:val="18"/>
              </w:rPr>
              <w:t xml:space="preserve"> (‘RFP’)</w:t>
            </w:r>
            <w:r w:rsidR="00510644">
              <w:rPr>
                <w:color w:val="000000"/>
                <w:sz w:val="18"/>
                <w:szCs w:val="18"/>
              </w:rPr>
              <w:t xml:space="preserve"> event</w:t>
            </w:r>
            <w:r w:rsidR="00F450D0">
              <w:rPr>
                <w:color w:val="000000"/>
                <w:sz w:val="18"/>
                <w:szCs w:val="18"/>
              </w:rPr>
              <w:t xml:space="preserve"> to up to four (4) potential vendors that meet the vendor scope requirements and network equipment specifications.</w:t>
            </w:r>
            <w:r w:rsidR="00AB6EF3">
              <w:rPr>
                <w:color w:val="000000"/>
                <w:sz w:val="18"/>
                <w:szCs w:val="18"/>
              </w:rPr>
              <w:t xml:space="preserve"> </w:t>
            </w:r>
            <w:r w:rsidR="00C8131D">
              <w:rPr>
                <w:color w:val="000000"/>
                <w:sz w:val="18"/>
                <w:szCs w:val="18"/>
              </w:rPr>
              <w:t>The RFP will be issued out of PowerAdvocate</w:t>
            </w:r>
            <w:r w:rsidR="00770EEC">
              <w:rPr>
                <w:color w:val="000000"/>
                <w:sz w:val="18"/>
                <w:szCs w:val="18"/>
              </w:rPr>
              <w:t xml:space="preserve"> </w:t>
            </w:r>
            <w:r w:rsidR="00CE4F8F">
              <w:rPr>
                <w:color w:val="000000"/>
                <w:sz w:val="18"/>
                <w:szCs w:val="18"/>
              </w:rPr>
              <w:t xml:space="preserve">(by Company) </w:t>
            </w:r>
            <w:r w:rsidR="00770EEC">
              <w:rPr>
                <w:color w:val="000000"/>
                <w:sz w:val="18"/>
                <w:szCs w:val="18"/>
              </w:rPr>
              <w:t>and Supplier will issue a weighted scoring matrix</w:t>
            </w:r>
            <w:r w:rsidR="00C37556">
              <w:rPr>
                <w:color w:val="000000"/>
                <w:sz w:val="18"/>
                <w:szCs w:val="18"/>
              </w:rPr>
              <w:t xml:space="preserve"> and written recommendation to the Company</w:t>
            </w:r>
            <w:r w:rsidR="00770EEC">
              <w:rPr>
                <w:color w:val="000000"/>
                <w:sz w:val="18"/>
                <w:szCs w:val="18"/>
              </w:rPr>
              <w:t xml:space="preserve"> </w:t>
            </w:r>
            <w:r w:rsidR="004555FE">
              <w:rPr>
                <w:color w:val="000000"/>
                <w:sz w:val="18"/>
                <w:szCs w:val="18"/>
              </w:rPr>
              <w:t>based on the final technical requirements.</w:t>
            </w:r>
            <w:r w:rsidR="00CE4F8F">
              <w:rPr>
                <w:color w:val="000000"/>
                <w:sz w:val="18"/>
                <w:szCs w:val="18"/>
              </w:rPr>
              <w:t xml:space="preserve"> The Mile</w:t>
            </w:r>
          </w:p>
        </w:tc>
        <w:tc>
          <w:tcPr>
            <w:tcW w:w="2070" w:type="dxa"/>
            <w:shd w:val="clear" w:color="auto" w:fill="auto"/>
          </w:tcPr>
          <w:p w14:paraId="62715543" w14:textId="32BDDD27" w:rsidR="00D34201" w:rsidRPr="00E3051E" w:rsidRDefault="004A1056" w:rsidP="00D34201">
            <w:pPr>
              <w:spacing w:before="60" w:after="60"/>
              <w:ind w:left="-23"/>
              <w:rPr>
                <w:color w:val="000000"/>
                <w:sz w:val="18"/>
                <w:szCs w:val="18"/>
              </w:rPr>
            </w:pPr>
            <w:r>
              <w:rPr>
                <w:color w:val="000000"/>
                <w:sz w:val="18"/>
                <w:szCs w:val="18"/>
              </w:rPr>
              <w:t xml:space="preserve">Document and services completed in form and substance </w:t>
            </w:r>
            <w:r w:rsidR="00971498">
              <w:rPr>
                <w:color w:val="000000"/>
                <w:sz w:val="18"/>
                <w:szCs w:val="18"/>
              </w:rPr>
              <w:t xml:space="preserve">submitted </w:t>
            </w:r>
            <w:r>
              <w:rPr>
                <w:color w:val="000000"/>
                <w:sz w:val="18"/>
                <w:szCs w:val="18"/>
              </w:rPr>
              <w:t>to Company by the Milestone Commitment Date</w:t>
            </w:r>
          </w:p>
        </w:tc>
        <w:tc>
          <w:tcPr>
            <w:tcW w:w="1260" w:type="dxa"/>
            <w:shd w:val="clear" w:color="auto" w:fill="auto"/>
          </w:tcPr>
          <w:p w14:paraId="62715544" w14:textId="0AC17B89" w:rsidR="00D34201" w:rsidRPr="008C250E" w:rsidRDefault="00000E79" w:rsidP="008C250E">
            <w:pPr>
              <w:spacing w:before="60" w:after="60"/>
              <w:ind w:left="-23"/>
              <w:jc w:val="center"/>
              <w:rPr>
                <w:color w:val="000000"/>
                <w:sz w:val="18"/>
                <w:szCs w:val="18"/>
              </w:rPr>
            </w:pPr>
            <w:r w:rsidRPr="008C250E">
              <w:rPr>
                <w:color w:val="000000"/>
                <w:sz w:val="18"/>
                <w:szCs w:val="18"/>
              </w:rPr>
              <w:t>9/4/2024</w:t>
            </w:r>
          </w:p>
        </w:tc>
        <w:tc>
          <w:tcPr>
            <w:tcW w:w="1327" w:type="dxa"/>
            <w:shd w:val="clear" w:color="auto" w:fill="auto"/>
          </w:tcPr>
          <w:p w14:paraId="62715545" w14:textId="03E257EB" w:rsidR="00D34201" w:rsidRPr="001904CB" w:rsidRDefault="00393C40" w:rsidP="00D34201">
            <w:pPr>
              <w:spacing w:before="60" w:after="60"/>
              <w:jc w:val="center"/>
              <w:rPr>
                <w:strike/>
                <w:color w:val="000000"/>
                <w:sz w:val="18"/>
                <w:szCs w:val="18"/>
              </w:rPr>
            </w:pPr>
            <w:r>
              <w:rPr>
                <w:color w:val="000000"/>
                <w:sz w:val="18"/>
                <w:szCs w:val="18"/>
              </w:rPr>
              <w:t>5</w:t>
            </w:r>
            <w:r w:rsidR="00823B1B" w:rsidRPr="00C5184A">
              <w:rPr>
                <w:color w:val="000000"/>
                <w:sz w:val="18"/>
                <w:szCs w:val="18"/>
              </w:rPr>
              <w:t>% of milestone payment for delay &gt; 5 business days</w:t>
            </w:r>
          </w:p>
        </w:tc>
        <w:tc>
          <w:tcPr>
            <w:tcW w:w="1193" w:type="dxa"/>
            <w:shd w:val="clear" w:color="auto" w:fill="auto"/>
          </w:tcPr>
          <w:p w14:paraId="62715546" w14:textId="6A43BEA7" w:rsidR="00D34201" w:rsidRPr="00E3051E" w:rsidRDefault="00D34201" w:rsidP="00B3357A">
            <w:pPr>
              <w:spacing w:before="60" w:after="60"/>
              <w:ind w:left="-23"/>
              <w:jc w:val="center"/>
              <w:rPr>
                <w:color w:val="000000"/>
                <w:sz w:val="18"/>
                <w:szCs w:val="18"/>
              </w:rPr>
            </w:pPr>
            <w:r w:rsidRPr="00B3357A">
              <w:rPr>
                <w:color w:val="000000"/>
                <w:sz w:val="18"/>
                <w:szCs w:val="18"/>
              </w:rPr>
              <w:t>$</w:t>
            </w:r>
            <w:r w:rsidR="008C250E" w:rsidRPr="00B3357A">
              <w:rPr>
                <w:color w:val="000000"/>
                <w:sz w:val="18"/>
                <w:szCs w:val="18"/>
              </w:rPr>
              <w:t>16,250.00</w:t>
            </w:r>
          </w:p>
        </w:tc>
      </w:tr>
      <w:tr w:rsidR="00D34201" w:rsidRPr="00E3051E" w14:paraId="62715553" w14:textId="77777777" w:rsidTr="006C65C1">
        <w:trPr>
          <w:trHeight w:val="1277"/>
        </w:trPr>
        <w:tc>
          <w:tcPr>
            <w:tcW w:w="1098" w:type="dxa"/>
            <w:shd w:val="clear" w:color="auto" w:fill="auto"/>
          </w:tcPr>
          <w:p w14:paraId="62715548" w14:textId="261DC20D" w:rsidR="00D34201" w:rsidRPr="00E3051E" w:rsidRDefault="00D34201" w:rsidP="00D34201">
            <w:pPr>
              <w:spacing w:before="60" w:after="60"/>
              <w:rPr>
                <w:b/>
                <w:bCs/>
                <w:color w:val="000000"/>
                <w:sz w:val="18"/>
                <w:szCs w:val="18"/>
                <w:lang w:val="en-GB"/>
              </w:rPr>
            </w:pPr>
            <w:permStart w:id="1232806415" w:edGrp="everyone"/>
            <w:permEnd w:id="517173596"/>
            <w:r w:rsidRPr="00E3051E">
              <w:rPr>
                <w:color w:val="000000"/>
                <w:sz w:val="18"/>
                <w:szCs w:val="18"/>
              </w:rPr>
              <w:t xml:space="preserve"> </w:t>
            </w:r>
            <w:r w:rsidR="00B456F1">
              <w:rPr>
                <w:color w:val="000000"/>
                <w:sz w:val="18"/>
                <w:szCs w:val="18"/>
              </w:rPr>
              <w:t>3</w:t>
            </w:r>
          </w:p>
          <w:p w14:paraId="62715549" w14:textId="77777777" w:rsidR="00D34201" w:rsidRPr="00E3051E" w:rsidRDefault="00D34201" w:rsidP="00D34201">
            <w:pPr>
              <w:pStyle w:val="BodyText"/>
              <w:spacing w:before="60" w:after="60"/>
              <w:rPr>
                <w:b/>
                <w:bCs/>
                <w:color w:val="000000"/>
                <w:sz w:val="18"/>
                <w:szCs w:val="18"/>
                <w:lang w:val="en-GB"/>
              </w:rPr>
            </w:pPr>
          </w:p>
          <w:p w14:paraId="6271554A" w14:textId="77777777" w:rsidR="00D34201" w:rsidRPr="00E3051E" w:rsidRDefault="00D34201" w:rsidP="00D34201">
            <w:pPr>
              <w:pStyle w:val="BodyText"/>
              <w:spacing w:before="60" w:after="60"/>
              <w:rPr>
                <w:b/>
                <w:bCs/>
                <w:color w:val="000000"/>
                <w:sz w:val="18"/>
                <w:szCs w:val="18"/>
                <w:lang w:val="en-GB"/>
              </w:rPr>
            </w:pPr>
          </w:p>
          <w:p w14:paraId="6271554B" w14:textId="77777777" w:rsidR="00D34201" w:rsidRPr="00E3051E" w:rsidRDefault="00D34201" w:rsidP="00D34201">
            <w:pPr>
              <w:pStyle w:val="BodyText"/>
              <w:spacing w:before="60" w:after="60"/>
              <w:rPr>
                <w:b/>
                <w:bCs/>
                <w:color w:val="000000"/>
                <w:sz w:val="18"/>
                <w:szCs w:val="18"/>
                <w:lang w:val="en-GB"/>
              </w:rPr>
            </w:pPr>
          </w:p>
        </w:tc>
        <w:tc>
          <w:tcPr>
            <w:tcW w:w="1980" w:type="dxa"/>
            <w:shd w:val="clear" w:color="auto" w:fill="auto"/>
          </w:tcPr>
          <w:p w14:paraId="6271554C" w14:textId="33A07170" w:rsidR="00D34201" w:rsidRDefault="00D34201" w:rsidP="00D34201">
            <w:pPr>
              <w:spacing w:before="60" w:after="60"/>
              <w:rPr>
                <w:color w:val="000000"/>
                <w:sz w:val="18"/>
                <w:szCs w:val="18"/>
              </w:rPr>
            </w:pPr>
            <w:r>
              <w:rPr>
                <w:color w:val="000000"/>
                <w:sz w:val="18"/>
                <w:szCs w:val="18"/>
              </w:rPr>
              <w:t>Substation Site Surveys</w:t>
            </w:r>
          </w:p>
          <w:p w14:paraId="6271554D" w14:textId="77777777" w:rsidR="00D34201" w:rsidRPr="00E3051E" w:rsidRDefault="00D34201" w:rsidP="00D34201">
            <w:pPr>
              <w:spacing w:before="60" w:after="60"/>
              <w:rPr>
                <w:color w:val="000000"/>
                <w:sz w:val="18"/>
                <w:szCs w:val="18"/>
              </w:rPr>
            </w:pPr>
          </w:p>
        </w:tc>
        <w:tc>
          <w:tcPr>
            <w:tcW w:w="4860" w:type="dxa"/>
            <w:shd w:val="clear" w:color="auto" w:fill="auto"/>
          </w:tcPr>
          <w:p w14:paraId="6271554E" w14:textId="6FDA2D5F" w:rsidR="00D34201" w:rsidRPr="00E3051E" w:rsidRDefault="000B1387" w:rsidP="00D34201">
            <w:pPr>
              <w:spacing w:before="60" w:after="60"/>
              <w:rPr>
                <w:color w:val="000000"/>
                <w:sz w:val="18"/>
                <w:szCs w:val="18"/>
              </w:rPr>
            </w:pPr>
            <w:r w:rsidRPr="000B1387">
              <w:rPr>
                <w:color w:val="000000"/>
                <w:sz w:val="18"/>
                <w:szCs w:val="18"/>
              </w:rPr>
              <w:t>Supplier will gather data related to available rack space, wall space, or other locations within each substation control enclosure where the new communication network equipment may be installed.</w:t>
            </w:r>
            <w:r w:rsidR="004843FF">
              <w:rPr>
                <w:color w:val="000000"/>
                <w:sz w:val="18"/>
                <w:szCs w:val="18"/>
              </w:rPr>
              <w:t xml:space="preserve"> </w:t>
            </w:r>
            <w:r w:rsidR="00E96F18">
              <w:rPr>
                <w:color w:val="000000"/>
                <w:sz w:val="18"/>
                <w:szCs w:val="18"/>
              </w:rPr>
              <w:t>Sites</w:t>
            </w:r>
            <w:r w:rsidR="004843FF">
              <w:rPr>
                <w:color w:val="000000"/>
                <w:sz w:val="18"/>
                <w:szCs w:val="18"/>
              </w:rPr>
              <w:t xml:space="preserve"> will be submitted in batches, however the milestone shall be based on submittal </w:t>
            </w:r>
            <w:r w:rsidR="00CE4F8F">
              <w:rPr>
                <w:color w:val="000000"/>
                <w:sz w:val="18"/>
                <w:szCs w:val="18"/>
              </w:rPr>
              <w:t>to Company of all site survey data.</w:t>
            </w:r>
          </w:p>
        </w:tc>
        <w:tc>
          <w:tcPr>
            <w:tcW w:w="2070" w:type="dxa"/>
            <w:shd w:val="clear" w:color="auto" w:fill="auto"/>
          </w:tcPr>
          <w:p w14:paraId="6271554F" w14:textId="20FB7E57" w:rsidR="00D34201" w:rsidRPr="00E3051E" w:rsidRDefault="004843FF" w:rsidP="00D34201">
            <w:pPr>
              <w:spacing w:before="60" w:after="60"/>
              <w:ind w:left="-23"/>
              <w:rPr>
                <w:color w:val="000000"/>
                <w:sz w:val="18"/>
                <w:szCs w:val="18"/>
              </w:rPr>
            </w:pPr>
            <w:r>
              <w:rPr>
                <w:color w:val="000000"/>
                <w:sz w:val="18"/>
                <w:szCs w:val="18"/>
              </w:rPr>
              <w:t>Final deliverable</w:t>
            </w:r>
            <w:r w:rsidR="000B1387">
              <w:rPr>
                <w:color w:val="000000"/>
                <w:sz w:val="18"/>
                <w:szCs w:val="18"/>
              </w:rPr>
              <w:t xml:space="preserve"> </w:t>
            </w:r>
            <w:r w:rsidR="00971498">
              <w:rPr>
                <w:color w:val="000000"/>
                <w:sz w:val="18"/>
                <w:szCs w:val="18"/>
              </w:rPr>
              <w:t xml:space="preserve">submitted </w:t>
            </w:r>
            <w:r w:rsidR="000B1387">
              <w:rPr>
                <w:color w:val="000000"/>
                <w:sz w:val="18"/>
                <w:szCs w:val="18"/>
              </w:rPr>
              <w:t>to Company by the Milestone Commitment Date</w:t>
            </w:r>
          </w:p>
        </w:tc>
        <w:tc>
          <w:tcPr>
            <w:tcW w:w="1260" w:type="dxa"/>
            <w:shd w:val="clear" w:color="auto" w:fill="auto"/>
          </w:tcPr>
          <w:p w14:paraId="62715550" w14:textId="176CDEA7" w:rsidR="00D34201" w:rsidRPr="00E3051E" w:rsidRDefault="003F55A5" w:rsidP="008C250E">
            <w:pPr>
              <w:spacing w:before="60" w:after="60"/>
              <w:ind w:left="-23"/>
              <w:jc w:val="center"/>
              <w:rPr>
                <w:color w:val="000000"/>
                <w:sz w:val="18"/>
                <w:szCs w:val="18"/>
              </w:rPr>
            </w:pPr>
            <w:r>
              <w:rPr>
                <w:color w:val="000000"/>
                <w:sz w:val="18"/>
                <w:szCs w:val="18"/>
              </w:rPr>
              <w:t>6/14</w:t>
            </w:r>
            <w:r w:rsidR="00845AD4" w:rsidRPr="008C250E">
              <w:rPr>
                <w:color w:val="000000"/>
                <w:sz w:val="18"/>
                <w:szCs w:val="18"/>
              </w:rPr>
              <w:t>/2024</w:t>
            </w:r>
          </w:p>
        </w:tc>
        <w:tc>
          <w:tcPr>
            <w:tcW w:w="1327" w:type="dxa"/>
            <w:shd w:val="clear" w:color="auto" w:fill="auto"/>
          </w:tcPr>
          <w:p w14:paraId="62715551" w14:textId="4F3BCB8B" w:rsidR="00D34201" w:rsidRPr="00823B1B" w:rsidRDefault="00E96F18" w:rsidP="00D34201">
            <w:pPr>
              <w:spacing w:before="60" w:after="60"/>
              <w:jc w:val="center"/>
              <w:rPr>
                <w:color w:val="000000"/>
                <w:sz w:val="18"/>
                <w:szCs w:val="18"/>
              </w:rPr>
            </w:pPr>
            <w:r>
              <w:rPr>
                <w:color w:val="000000"/>
                <w:sz w:val="18"/>
                <w:szCs w:val="18"/>
              </w:rPr>
              <w:t>5</w:t>
            </w:r>
            <w:r w:rsidRPr="00C5184A">
              <w:rPr>
                <w:color w:val="000000"/>
                <w:sz w:val="18"/>
                <w:szCs w:val="18"/>
              </w:rPr>
              <w:t>% of milestone payment for delay &gt; 5 business days</w:t>
            </w:r>
          </w:p>
        </w:tc>
        <w:tc>
          <w:tcPr>
            <w:tcW w:w="1193" w:type="dxa"/>
            <w:shd w:val="clear" w:color="auto" w:fill="auto"/>
          </w:tcPr>
          <w:p w14:paraId="62715552" w14:textId="36B51BCB" w:rsidR="00D34201" w:rsidRPr="00B3357A" w:rsidRDefault="00D34201" w:rsidP="00B3357A">
            <w:pPr>
              <w:spacing w:before="60" w:after="60"/>
              <w:ind w:left="-23"/>
              <w:jc w:val="center"/>
              <w:rPr>
                <w:color w:val="000000"/>
                <w:sz w:val="18"/>
                <w:szCs w:val="18"/>
              </w:rPr>
            </w:pPr>
            <w:r w:rsidRPr="00B3357A">
              <w:rPr>
                <w:color w:val="000000"/>
                <w:sz w:val="18"/>
                <w:szCs w:val="18"/>
              </w:rPr>
              <w:t>$</w:t>
            </w:r>
            <w:r w:rsidR="00C60C45" w:rsidRPr="00B3357A">
              <w:rPr>
                <w:color w:val="000000"/>
                <w:sz w:val="18"/>
                <w:szCs w:val="18"/>
              </w:rPr>
              <w:t>99,800.00</w:t>
            </w:r>
          </w:p>
        </w:tc>
      </w:tr>
      <w:tr w:rsidR="002F4BD2" w:rsidRPr="00E3051E" w14:paraId="471BF7E6" w14:textId="77777777" w:rsidTr="006C65C1">
        <w:trPr>
          <w:trHeight w:val="1277"/>
        </w:trPr>
        <w:tc>
          <w:tcPr>
            <w:tcW w:w="1098" w:type="dxa"/>
            <w:shd w:val="clear" w:color="auto" w:fill="auto"/>
          </w:tcPr>
          <w:p w14:paraId="1F14A03C" w14:textId="1702184F" w:rsidR="002F4BD2" w:rsidRPr="00E3051E" w:rsidRDefault="002F4BD2" w:rsidP="00D34201">
            <w:pPr>
              <w:spacing w:before="60" w:after="60"/>
              <w:rPr>
                <w:color w:val="000000"/>
                <w:sz w:val="18"/>
                <w:szCs w:val="18"/>
              </w:rPr>
            </w:pPr>
            <w:r>
              <w:rPr>
                <w:color w:val="000000"/>
                <w:sz w:val="18"/>
                <w:szCs w:val="18"/>
              </w:rPr>
              <w:t>4</w:t>
            </w:r>
          </w:p>
        </w:tc>
        <w:tc>
          <w:tcPr>
            <w:tcW w:w="1980" w:type="dxa"/>
            <w:shd w:val="clear" w:color="auto" w:fill="auto"/>
          </w:tcPr>
          <w:p w14:paraId="7553E0B4" w14:textId="22889831" w:rsidR="002F4BD2" w:rsidRDefault="002F4BD2" w:rsidP="00D34201">
            <w:pPr>
              <w:spacing w:before="60" w:after="60"/>
              <w:rPr>
                <w:color w:val="000000"/>
                <w:sz w:val="18"/>
                <w:szCs w:val="18"/>
              </w:rPr>
            </w:pPr>
            <w:r>
              <w:rPr>
                <w:color w:val="000000"/>
                <w:sz w:val="18"/>
                <w:szCs w:val="18"/>
              </w:rPr>
              <w:t>Project Management</w:t>
            </w:r>
            <w:r w:rsidR="00E270C6">
              <w:rPr>
                <w:color w:val="000000"/>
                <w:sz w:val="18"/>
                <w:szCs w:val="18"/>
              </w:rPr>
              <w:t xml:space="preserve"> Services</w:t>
            </w:r>
          </w:p>
        </w:tc>
        <w:tc>
          <w:tcPr>
            <w:tcW w:w="4860" w:type="dxa"/>
            <w:shd w:val="clear" w:color="auto" w:fill="auto"/>
          </w:tcPr>
          <w:p w14:paraId="5557984A" w14:textId="1D164EAA" w:rsidR="002F4BD2" w:rsidRDefault="00655621" w:rsidP="00D34201">
            <w:pPr>
              <w:spacing w:before="60" w:after="60"/>
              <w:rPr>
                <w:color w:val="000000"/>
                <w:sz w:val="18"/>
                <w:szCs w:val="18"/>
              </w:rPr>
            </w:pPr>
            <w:r>
              <w:rPr>
                <w:color w:val="000000"/>
                <w:sz w:val="18"/>
                <w:szCs w:val="18"/>
              </w:rPr>
              <w:t xml:space="preserve">Supplier will </w:t>
            </w:r>
            <w:r w:rsidR="006F01B1">
              <w:rPr>
                <w:color w:val="000000"/>
                <w:sz w:val="18"/>
                <w:szCs w:val="18"/>
              </w:rPr>
              <w:t xml:space="preserve">host </w:t>
            </w:r>
            <w:r w:rsidR="00922F6B">
              <w:rPr>
                <w:color w:val="000000"/>
                <w:sz w:val="18"/>
                <w:szCs w:val="18"/>
              </w:rPr>
              <w:t>meetings</w:t>
            </w:r>
            <w:r w:rsidR="00B07E43">
              <w:rPr>
                <w:color w:val="000000"/>
                <w:sz w:val="18"/>
                <w:szCs w:val="18"/>
              </w:rPr>
              <w:t xml:space="preserve">, record meeting minutes, </w:t>
            </w:r>
            <w:r w:rsidR="00377238">
              <w:rPr>
                <w:color w:val="000000"/>
                <w:sz w:val="18"/>
                <w:szCs w:val="18"/>
              </w:rPr>
              <w:t>and</w:t>
            </w:r>
            <w:r w:rsidR="00CE481E">
              <w:rPr>
                <w:color w:val="000000"/>
                <w:sz w:val="18"/>
                <w:szCs w:val="18"/>
              </w:rPr>
              <w:t xml:space="preserve"> maintain the</w:t>
            </w:r>
            <w:r w:rsidR="00377238">
              <w:rPr>
                <w:color w:val="000000"/>
                <w:sz w:val="18"/>
                <w:szCs w:val="18"/>
              </w:rPr>
              <w:t xml:space="preserve"> project schedule</w:t>
            </w:r>
            <w:r w:rsidR="006267A0">
              <w:rPr>
                <w:color w:val="000000"/>
                <w:sz w:val="18"/>
                <w:szCs w:val="18"/>
              </w:rPr>
              <w:t xml:space="preserve"> for the Company’s selected vendor</w:t>
            </w:r>
            <w:r w:rsidR="009970D8">
              <w:rPr>
                <w:color w:val="000000"/>
                <w:sz w:val="18"/>
                <w:szCs w:val="18"/>
              </w:rPr>
              <w:t xml:space="preserve">. </w:t>
            </w:r>
            <w:r w:rsidR="007C71F7">
              <w:rPr>
                <w:color w:val="000000"/>
                <w:sz w:val="18"/>
                <w:szCs w:val="18"/>
              </w:rPr>
              <w:t xml:space="preserve">Supplier will report </w:t>
            </w:r>
            <w:r w:rsidR="00F47B27">
              <w:rPr>
                <w:color w:val="000000"/>
                <w:sz w:val="18"/>
                <w:szCs w:val="18"/>
              </w:rPr>
              <w:t>v</w:t>
            </w:r>
            <w:r w:rsidR="00104E5B">
              <w:rPr>
                <w:color w:val="000000"/>
                <w:sz w:val="18"/>
                <w:szCs w:val="18"/>
              </w:rPr>
              <w:t xml:space="preserve">endor </w:t>
            </w:r>
            <w:r w:rsidR="003B7F80">
              <w:rPr>
                <w:color w:val="000000"/>
                <w:sz w:val="18"/>
                <w:szCs w:val="18"/>
              </w:rPr>
              <w:t>milestone progress</w:t>
            </w:r>
            <w:r w:rsidR="00BC1FF8">
              <w:rPr>
                <w:color w:val="000000"/>
                <w:sz w:val="18"/>
                <w:szCs w:val="18"/>
              </w:rPr>
              <w:t>, as agreed upon</w:t>
            </w:r>
            <w:r w:rsidR="00280466">
              <w:rPr>
                <w:color w:val="000000"/>
                <w:sz w:val="18"/>
                <w:szCs w:val="18"/>
              </w:rPr>
              <w:t xml:space="preserve"> between Vendor and Company,</w:t>
            </w:r>
            <w:r w:rsidR="00181EAD">
              <w:rPr>
                <w:color w:val="000000"/>
                <w:sz w:val="18"/>
                <w:szCs w:val="18"/>
              </w:rPr>
              <w:t xml:space="preserve"> in accordance to </w:t>
            </w:r>
            <w:r w:rsidR="00D22BC1">
              <w:rPr>
                <w:color w:val="000000"/>
                <w:sz w:val="18"/>
                <w:szCs w:val="18"/>
              </w:rPr>
              <w:t xml:space="preserve">Company defined </w:t>
            </w:r>
            <w:r w:rsidR="00B27A8A">
              <w:rPr>
                <w:color w:val="000000"/>
                <w:sz w:val="18"/>
                <w:szCs w:val="18"/>
              </w:rPr>
              <w:t>deliverable process</w:t>
            </w:r>
            <w:r w:rsidR="00A46358">
              <w:rPr>
                <w:color w:val="000000"/>
                <w:sz w:val="18"/>
                <w:szCs w:val="18"/>
              </w:rPr>
              <w:t>.</w:t>
            </w:r>
          </w:p>
          <w:p w14:paraId="35AEFABF" w14:textId="35F851C7" w:rsidR="003F786E" w:rsidRDefault="003F786E" w:rsidP="00D34201">
            <w:pPr>
              <w:spacing w:before="60" w:after="60"/>
              <w:rPr>
                <w:color w:val="000000"/>
                <w:sz w:val="18"/>
                <w:szCs w:val="18"/>
              </w:rPr>
            </w:pPr>
            <w:r>
              <w:rPr>
                <w:color w:val="000000"/>
                <w:sz w:val="18"/>
                <w:szCs w:val="18"/>
              </w:rPr>
              <w:t xml:space="preserve">Assumption: </w:t>
            </w:r>
            <w:r w:rsidR="00171F11">
              <w:rPr>
                <w:color w:val="000000"/>
                <w:sz w:val="18"/>
                <w:szCs w:val="18"/>
              </w:rPr>
              <w:t xml:space="preserve">Company’s selected vendor </w:t>
            </w:r>
            <w:del w:id="66" w:author="Gately, Martin" w:date="2024-03-14T12:41:00Z">
              <w:r w:rsidR="00171F11" w:rsidDel="00CE4B9D">
                <w:rPr>
                  <w:color w:val="000000"/>
                  <w:sz w:val="18"/>
                  <w:szCs w:val="18"/>
                </w:rPr>
                <w:delText>can</w:delText>
              </w:r>
            </w:del>
            <w:ins w:id="67" w:author="Gately, Martin" w:date="2024-03-14T12:41:00Z">
              <w:r w:rsidR="00CE4B9D">
                <w:rPr>
                  <w:color w:val="000000"/>
                  <w:sz w:val="18"/>
                  <w:szCs w:val="18"/>
                </w:rPr>
                <w:t>will</w:t>
              </w:r>
            </w:ins>
            <w:r w:rsidR="00171F11">
              <w:rPr>
                <w:color w:val="000000"/>
                <w:sz w:val="18"/>
                <w:szCs w:val="18"/>
              </w:rPr>
              <w:t xml:space="preserve"> adhere to coordinated project schedule.</w:t>
            </w:r>
          </w:p>
          <w:p w14:paraId="3BC873CB" w14:textId="77777777" w:rsidR="00871440" w:rsidRDefault="00871440" w:rsidP="00D34201">
            <w:pPr>
              <w:spacing w:before="60" w:after="60"/>
              <w:rPr>
                <w:color w:val="000000"/>
                <w:sz w:val="18"/>
                <w:szCs w:val="18"/>
              </w:rPr>
            </w:pPr>
          </w:p>
          <w:p w14:paraId="62143301" w14:textId="77777777" w:rsidR="00535A3F" w:rsidRPr="00A0211B" w:rsidRDefault="00535A3F" w:rsidP="00535A3F">
            <w:pPr>
              <w:numPr>
                <w:ilvl w:val="0"/>
                <w:numId w:val="11"/>
              </w:numPr>
              <w:tabs>
                <w:tab w:val="clear" w:pos="360"/>
              </w:tabs>
              <w:ind w:left="407"/>
              <w:rPr>
                <w:color w:val="000000"/>
                <w:sz w:val="18"/>
                <w:szCs w:val="18"/>
              </w:rPr>
            </w:pPr>
            <w:r w:rsidRPr="00A0211B">
              <w:rPr>
                <w:color w:val="000000"/>
                <w:sz w:val="18"/>
                <w:szCs w:val="18"/>
              </w:rPr>
              <w:t>Project Status Report (100%)</w:t>
            </w:r>
          </w:p>
          <w:p w14:paraId="2DE06176" w14:textId="28EF4B17" w:rsidR="00871440" w:rsidRPr="00C31CC6" w:rsidRDefault="00871440" w:rsidP="00A571E4">
            <w:pPr>
              <w:tabs>
                <w:tab w:val="clear" w:pos="360"/>
              </w:tabs>
              <w:ind w:left="407"/>
              <w:rPr>
                <w:color w:val="000000"/>
                <w:sz w:val="18"/>
                <w:szCs w:val="18"/>
              </w:rPr>
            </w:pPr>
          </w:p>
        </w:tc>
        <w:tc>
          <w:tcPr>
            <w:tcW w:w="2070" w:type="dxa"/>
            <w:shd w:val="clear" w:color="auto" w:fill="auto"/>
          </w:tcPr>
          <w:p w14:paraId="1407C050" w14:textId="661C41EB" w:rsidR="002F4BD2" w:rsidRDefault="00871440" w:rsidP="00D34201">
            <w:pPr>
              <w:spacing w:before="60" w:after="60"/>
              <w:ind w:left="-23"/>
              <w:rPr>
                <w:color w:val="000000"/>
                <w:sz w:val="18"/>
                <w:szCs w:val="18"/>
              </w:rPr>
            </w:pPr>
            <w:r w:rsidRPr="00A0211B">
              <w:rPr>
                <w:color w:val="000000"/>
                <w:sz w:val="18"/>
                <w:szCs w:val="18"/>
              </w:rPr>
              <w:t xml:space="preserve">PM performance must measure (average) </w:t>
            </w:r>
            <w:r>
              <w:rPr>
                <w:color w:val="000000"/>
                <w:sz w:val="18"/>
                <w:szCs w:val="18"/>
              </w:rPr>
              <w:t>A</w:t>
            </w:r>
            <w:r w:rsidRPr="00A0211B">
              <w:rPr>
                <w:color w:val="000000"/>
                <w:sz w:val="18"/>
                <w:szCs w:val="18"/>
              </w:rPr>
              <w:t xml:space="preserve"> or </w:t>
            </w:r>
            <w:r>
              <w:rPr>
                <w:color w:val="000000"/>
                <w:sz w:val="18"/>
                <w:szCs w:val="18"/>
              </w:rPr>
              <w:t>B.  See note 3 below</w:t>
            </w:r>
          </w:p>
        </w:tc>
        <w:tc>
          <w:tcPr>
            <w:tcW w:w="1260" w:type="dxa"/>
            <w:shd w:val="clear" w:color="auto" w:fill="auto"/>
          </w:tcPr>
          <w:p w14:paraId="08698BBE" w14:textId="444F11ED" w:rsidR="002F4BD2" w:rsidRDefault="004C3F3F" w:rsidP="008C250E">
            <w:pPr>
              <w:spacing w:before="60" w:after="60"/>
              <w:ind w:left="-23"/>
              <w:jc w:val="center"/>
              <w:rPr>
                <w:color w:val="000000"/>
                <w:sz w:val="18"/>
                <w:szCs w:val="18"/>
              </w:rPr>
            </w:pPr>
            <w:r>
              <w:rPr>
                <w:color w:val="000000"/>
                <w:sz w:val="18"/>
                <w:szCs w:val="18"/>
              </w:rPr>
              <w:t>9/01/2024-12/31/2026</w:t>
            </w:r>
          </w:p>
        </w:tc>
        <w:tc>
          <w:tcPr>
            <w:tcW w:w="1327" w:type="dxa"/>
            <w:shd w:val="clear" w:color="auto" w:fill="auto"/>
          </w:tcPr>
          <w:p w14:paraId="486DCE37" w14:textId="77777777" w:rsidR="002F4BD2" w:rsidRDefault="004C3F3F" w:rsidP="00D34201">
            <w:pPr>
              <w:spacing w:before="60" w:after="60"/>
              <w:jc w:val="center"/>
              <w:rPr>
                <w:color w:val="000000"/>
                <w:sz w:val="18"/>
                <w:szCs w:val="18"/>
              </w:rPr>
            </w:pPr>
            <w:commentRangeStart w:id="68"/>
            <w:r>
              <w:rPr>
                <w:color w:val="000000"/>
                <w:sz w:val="18"/>
                <w:szCs w:val="18"/>
              </w:rPr>
              <w:t>N/</w:t>
            </w:r>
            <w:commentRangeStart w:id="69"/>
            <w:r>
              <w:rPr>
                <w:color w:val="000000"/>
                <w:sz w:val="18"/>
                <w:szCs w:val="18"/>
              </w:rPr>
              <w:t>A</w:t>
            </w:r>
            <w:commentRangeEnd w:id="68"/>
            <w:r w:rsidR="00244F93">
              <w:rPr>
                <w:rStyle w:val="CommentReference"/>
              </w:rPr>
              <w:commentReference w:id="68"/>
            </w:r>
            <w:commentRangeEnd w:id="69"/>
            <w:r w:rsidR="00AB745E">
              <w:rPr>
                <w:rStyle w:val="CommentReference"/>
              </w:rPr>
              <w:commentReference w:id="69"/>
            </w:r>
          </w:p>
          <w:p w14:paraId="5422A0DC" w14:textId="00DEFCE0" w:rsidR="002F4BD2" w:rsidRDefault="002F4BD2" w:rsidP="00AF4FCF">
            <w:pPr>
              <w:spacing w:before="60" w:after="60"/>
              <w:rPr>
                <w:color w:val="000000"/>
                <w:sz w:val="18"/>
                <w:szCs w:val="18"/>
              </w:rPr>
            </w:pPr>
          </w:p>
        </w:tc>
        <w:tc>
          <w:tcPr>
            <w:tcW w:w="1193" w:type="dxa"/>
            <w:shd w:val="clear" w:color="auto" w:fill="auto"/>
          </w:tcPr>
          <w:p w14:paraId="3FC49DF7" w14:textId="518F4EC4" w:rsidR="002F4BD2" w:rsidRDefault="006D5D3D" w:rsidP="00B3357A">
            <w:pPr>
              <w:spacing w:before="60" w:after="60"/>
              <w:ind w:left="-23"/>
              <w:jc w:val="center"/>
              <w:rPr>
                <w:color w:val="000000"/>
                <w:sz w:val="18"/>
                <w:szCs w:val="18"/>
              </w:rPr>
            </w:pPr>
            <w:r>
              <w:rPr>
                <w:color w:val="000000"/>
                <w:sz w:val="18"/>
                <w:szCs w:val="18"/>
              </w:rPr>
              <w:t>$5,500 a month</w:t>
            </w:r>
            <w:r w:rsidR="00767BBD">
              <w:rPr>
                <w:color w:val="000000"/>
                <w:sz w:val="18"/>
                <w:szCs w:val="18"/>
              </w:rPr>
              <w:t xml:space="preserve"> for 28 months. </w:t>
            </w:r>
            <w:r w:rsidR="00B25461">
              <w:rPr>
                <w:color w:val="000000"/>
                <w:sz w:val="18"/>
                <w:szCs w:val="18"/>
              </w:rPr>
              <w:t>Total</w:t>
            </w:r>
            <w:r w:rsidR="00AF4FCF">
              <w:rPr>
                <w:color w:val="000000"/>
                <w:sz w:val="18"/>
                <w:szCs w:val="18"/>
              </w:rPr>
              <w:t>:</w:t>
            </w:r>
          </w:p>
          <w:p w14:paraId="4F81F189" w14:textId="218B6E32" w:rsidR="00767BBD" w:rsidRPr="00B3357A" w:rsidRDefault="00767BBD" w:rsidP="00AF4FCF">
            <w:pPr>
              <w:spacing w:before="60" w:after="60"/>
              <w:rPr>
                <w:color w:val="000000"/>
                <w:sz w:val="18"/>
                <w:szCs w:val="18"/>
              </w:rPr>
            </w:pPr>
            <w:r>
              <w:rPr>
                <w:color w:val="000000"/>
                <w:sz w:val="18"/>
                <w:szCs w:val="18"/>
              </w:rPr>
              <w:t>$154,000.00</w:t>
            </w:r>
          </w:p>
        </w:tc>
      </w:tr>
      <w:tr w:rsidR="00D34201" w:rsidRPr="00E3051E" w14:paraId="6271559D" w14:textId="77777777" w:rsidTr="006C65C1">
        <w:tc>
          <w:tcPr>
            <w:tcW w:w="11268" w:type="dxa"/>
            <w:gridSpan w:val="5"/>
            <w:shd w:val="clear" w:color="auto" w:fill="auto"/>
          </w:tcPr>
          <w:p w14:paraId="6271558C" w14:textId="77777777" w:rsidR="00D34201" w:rsidRDefault="00D34201" w:rsidP="00D34201">
            <w:pPr>
              <w:spacing w:before="60" w:after="60"/>
              <w:rPr>
                <w:i/>
                <w:iCs/>
                <w:color w:val="000000"/>
                <w:sz w:val="18"/>
                <w:szCs w:val="18"/>
              </w:rPr>
            </w:pPr>
            <w:permStart w:id="1135098184" w:edGrp="everyone"/>
            <w:permEnd w:id="1232806415"/>
            <w:r w:rsidRPr="00FC496C">
              <w:rPr>
                <w:i/>
                <w:iCs/>
                <w:color w:val="000000"/>
                <w:sz w:val="18"/>
                <w:szCs w:val="18"/>
              </w:rPr>
              <w:t>Note</w:t>
            </w:r>
            <w:r>
              <w:rPr>
                <w:i/>
                <w:iCs/>
                <w:color w:val="000000"/>
                <w:sz w:val="18"/>
                <w:szCs w:val="18"/>
              </w:rPr>
              <w:t>s and Definitions:</w:t>
            </w:r>
          </w:p>
          <w:p w14:paraId="6271558D" w14:textId="77777777" w:rsidR="00D34201" w:rsidRDefault="00D34201" w:rsidP="00D34201">
            <w:pPr>
              <w:spacing w:before="60" w:after="60"/>
              <w:rPr>
                <w:i/>
                <w:iCs/>
                <w:color w:val="000000"/>
                <w:sz w:val="18"/>
                <w:szCs w:val="18"/>
              </w:rPr>
            </w:pPr>
            <w:r w:rsidRPr="00FC496C">
              <w:rPr>
                <w:i/>
                <w:iCs/>
                <w:color w:val="000000"/>
                <w:sz w:val="18"/>
                <w:szCs w:val="18"/>
              </w:rPr>
              <w:t xml:space="preserve"> 1: Includes date changes as updated per approved Project C</w:t>
            </w:r>
            <w:r>
              <w:rPr>
                <w:i/>
                <w:iCs/>
                <w:color w:val="000000"/>
                <w:sz w:val="18"/>
                <w:szCs w:val="18"/>
              </w:rPr>
              <w:t xml:space="preserve">hange </w:t>
            </w:r>
            <w:r w:rsidRPr="00FC496C">
              <w:rPr>
                <w:i/>
                <w:iCs/>
                <w:color w:val="000000"/>
                <w:sz w:val="18"/>
                <w:szCs w:val="18"/>
              </w:rPr>
              <w:t>R</w:t>
            </w:r>
            <w:r>
              <w:rPr>
                <w:i/>
                <w:iCs/>
                <w:color w:val="000000"/>
                <w:sz w:val="18"/>
                <w:szCs w:val="18"/>
              </w:rPr>
              <w:t>equest (PCR)</w:t>
            </w:r>
            <w:r w:rsidRPr="00FC496C">
              <w:rPr>
                <w:i/>
                <w:iCs/>
                <w:color w:val="000000"/>
                <w:sz w:val="18"/>
                <w:szCs w:val="18"/>
              </w:rPr>
              <w:t xml:space="preserve"> provided the PCR change is approved prior to the currently approved  milestone date </w:t>
            </w:r>
          </w:p>
          <w:p w14:paraId="6271558E" w14:textId="77777777" w:rsidR="00D34201" w:rsidRPr="00C9685D" w:rsidRDefault="00D34201" w:rsidP="00D34201">
            <w:pPr>
              <w:tabs>
                <w:tab w:val="clear" w:pos="360"/>
              </w:tabs>
              <w:spacing w:before="60" w:after="60"/>
              <w:ind w:left="252" w:hanging="252"/>
              <w:rPr>
                <w:i/>
                <w:iCs/>
                <w:strike/>
                <w:color w:val="000000"/>
                <w:sz w:val="18"/>
                <w:szCs w:val="18"/>
              </w:rPr>
            </w:pPr>
            <w:r w:rsidRPr="00C9685D">
              <w:rPr>
                <w:i/>
                <w:iCs/>
                <w:strike/>
                <w:color w:val="000000"/>
                <w:sz w:val="18"/>
                <w:szCs w:val="18"/>
              </w:rPr>
              <w:lastRenderedPageBreak/>
              <w:t>2</w:t>
            </w:r>
            <w:commentRangeStart w:id="70"/>
            <w:commentRangeStart w:id="71"/>
            <w:r w:rsidRPr="00C9685D">
              <w:rPr>
                <w:i/>
                <w:iCs/>
                <w:strike/>
                <w:color w:val="000000"/>
                <w:sz w:val="18"/>
                <w:szCs w:val="18"/>
              </w:rPr>
              <w:t>:</w:t>
            </w:r>
            <w:r w:rsidRPr="00C9685D">
              <w:rPr>
                <w:i/>
                <w:iCs/>
                <w:strike/>
                <w:color w:val="000000"/>
                <w:sz w:val="18"/>
                <w:szCs w:val="18"/>
              </w:rPr>
              <w:tab/>
              <w:t>Severity Level 1: Errors that (i) cause the services or deliverables to cease operating or cease operating in any material respect, as determined by Company; (ii) affecting essential functions for which no workaround exists, as determined by Company; or (iii)  cause a loss or data or permit unauthorized access to data, as determined by Company. Example: Unsuccessful installation, complete failure of a feature.</w:t>
            </w:r>
          </w:p>
          <w:p w14:paraId="6271558F" w14:textId="77777777" w:rsidR="00D34201" w:rsidRPr="00C9685D" w:rsidRDefault="00D34201" w:rsidP="00D34201">
            <w:pPr>
              <w:tabs>
                <w:tab w:val="clear" w:pos="360"/>
              </w:tabs>
              <w:spacing w:before="60" w:after="60"/>
              <w:ind w:left="252" w:hanging="252"/>
              <w:rPr>
                <w:i/>
                <w:iCs/>
                <w:strike/>
                <w:color w:val="000000"/>
                <w:sz w:val="18"/>
                <w:szCs w:val="18"/>
              </w:rPr>
            </w:pPr>
            <w:r w:rsidRPr="00C9685D">
              <w:rPr>
                <w:i/>
                <w:iCs/>
                <w:strike/>
                <w:color w:val="000000"/>
                <w:sz w:val="18"/>
                <w:szCs w:val="18"/>
              </w:rPr>
              <w:tab/>
              <w:t>Severity Level 2: Errors that (i) disable essential functions but for which a workaround exist (provided that the workaround is obvious and does not require significant time or effort to implement), as determined by Company; (ii) violate material specifications or adversely affect material functions applicable to the services or deliverables, as determined by Company; or (iii) result in inconsistencies in reported data, as determined by Company.  Example: A feature is not functional from one module but the task is doable if other complicated or time consuming indirect steps are followed in another module/s.</w:t>
            </w:r>
          </w:p>
          <w:p w14:paraId="62715590" w14:textId="77777777" w:rsidR="00D34201" w:rsidRPr="00C9685D" w:rsidRDefault="00D34201" w:rsidP="00D34201">
            <w:pPr>
              <w:tabs>
                <w:tab w:val="clear" w:pos="360"/>
              </w:tabs>
              <w:spacing w:before="60" w:after="60"/>
              <w:ind w:left="252" w:hanging="252"/>
              <w:rPr>
                <w:i/>
                <w:iCs/>
                <w:strike/>
                <w:color w:val="000000"/>
                <w:sz w:val="18"/>
                <w:szCs w:val="18"/>
              </w:rPr>
            </w:pPr>
            <w:r w:rsidRPr="00C9685D">
              <w:rPr>
                <w:i/>
                <w:iCs/>
                <w:strike/>
                <w:color w:val="000000"/>
                <w:sz w:val="18"/>
                <w:szCs w:val="18"/>
              </w:rPr>
              <w:t xml:space="preserve">     Severity Level 3: Non-critical errors that disable only nonessential functions identified in the applicable specifications or documentation, as determined by Company. </w:t>
            </w:r>
            <w:commentRangeEnd w:id="70"/>
            <w:r w:rsidR="002C7E96">
              <w:rPr>
                <w:rStyle w:val="CommentReference"/>
              </w:rPr>
              <w:commentReference w:id="70"/>
            </w:r>
            <w:commentRangeEnd w:id="71"/>
            <w:r w:rsidR="00AB745E">
              <w:rPr>
                <w:rStyle w:val="CommentReference"/>
              </w:rPr>
              <w:commentReference w:id="71"/>
            </w:r>
          </w:p>
          <w:p w14:paraId="62715591" w14:textId="77777777" w:rsidR="00D34201" w:rsidRDefault="00D34201" w:rsidP="00D34201">
            <w:pPr>
              <w:tabs>
                <w:tab w:val="clear" w:pos="360"/>
              </w:tabs>
              <w:spacing w:line="276" w:lineRule="auto"/>
              <w:rPr>
                <w:sz w:val="18"/>
                <w:szCs w:val="18"/>
              </w:rPr>
            </w:pPr>
            <w:r>
              <w:rPr>
                <w:i/>
                <w:iCs/>
                <w:color w:val="000000"/>
                <w:sz w:val="18"/>
                <w:szCs w:val="18"/>
              </w:rPr>
              <w:t xml:space="preserve">3. </w:t>
            </w:r>
            <w:r w:rsidRPr="00A0211B">
              <w:rPr>
                <w:sz w:val="18"/>
                <w:szCs w:val="18"/>
              </w:rPr>
              <w:t xml:space="preserve">The </w:t>
            </w:r>
            <w:r>
              <w:rPr>
                <w:sz w:val="18"/>
                <w:szCs w:val="18"/>
              </w:rPr>
              <w:t>rating</w:t>
            </w:r>
            <w:r w:rsidRPr="00A0211B">
              <w:rPr>
                <w:sz w:val="18"/>
                <w:szCs w:val="18"/>
              </w:rPr>
              <w:t xml:space="preserve"> scale</w:t>
            </w:r>
            <w:r>
              <w:rPr>
                <w:sz w:val="18"/>
                <w:szCs w:val="18"/>
              </w:rPr>
              <w:t xml:space="preserve"> for PM performance, as calculated by Company,</w:t>
            </w:r>
            <w:r w:rsidRPr="00A0211B">
              <w:rPr>
                <w:sz w:val="18"/>
                <w:szCs w:val="18"/>
              </w:rPr>
              <w:t xml:space="preserve"> is:</w:t>
            </w:r>
          </w:p>
          <w:p w14:paraId="62715592" w14:textId="77777777" w:rsidR="00D34201" w:rsidRPr="00582420" w:rsidRDefault="00D34201" w:rsidP="00D34201">
            <w:pPr>
              <w:tabs>
                <w:tab w:val="clear" w:pos="360"/>
              </w:tabs>
              <w:spacing w:line="276" w:lineRule="auto"/>
              <w:rPr>
                <w:sz w:val="18"/>
                <w:szCs w:val="18"/>
              </w:rPr>
            </w:pPr>
            <w:r w:rsidRPr="00A0211B">
              <w:rPr>
                <w:sz w:val="18"/>
                <w:szCs w:val="18"/>
              </w:rPr>
              <w:t>Rating </w:t>
            </w:r>
            <w:r w:rsidRPr="00582420">
              <w:rPr>
                <w:sz w:val="18"/>
                <w:szCs w:val="18"/>
              </w:rPr>
              <w:t>Range (% Compliant)</w:t>
            </w:r>
          </w:p>
          <w:p w14:paraId="62715593" w14:textId="77777777" w:rsidR="00D34201" w:rsidRPr="00582420" w:rsidRDefault="00D34201" w:rsidP="00D34201">
            <w:pPr>
              <w:ind w:left="360"/>
              <w:rPr>
                <w:sz w:val="18"/>
                <w:szCs w:val="18"/>
              </w:rPr>
            </w:pPr>
            <w:r w:rsidRPr="00582420">
              <w:rPr>
                <w:sz w:val="18"/>
                <w:szCs w:val="18"/>
              </w:rPr>
              <w:t>A             85%</w:t>
            </w:r>
            <w:r>
              <w:rPr>
                <w:sz w:val="18"/>
                <w:szCs w:val="18"/>
              </w:rPr>
              <w:t xml:space="preserve"> </w:t>
            </w:r>
            <w:r w:rsidRPr="00582420">
              <w:rPr>
                <w:sz w:val="18"/>
                <w:szCs w:val="18"/>
              </w:rPr>
              <w:t xml:space="preserve"> </w:t>
            </w:r>
            <w:r>
              <w:rPr>
                <w:sz w:val="18"/>
                <w:szCs w:val="18"/>
              </w:rPr>
              <w:t>-</w:t>
            </w:r>
            <w:r w:rsidRPr="00582420">
              <w:rPr>
                <w:sz w:val="18"/>
                <w:szCs w:val="18"/>
              </w:rPr>
              <w:t xml:space="preserve"> 100%</w:t>
            </w:r>
          </w:p>
          <w:p w14:paraId="62715594" w14:textId="77777777" w:rsidR="00D34201" w:rsidRPr="00582420" w:rsidRDefault="00D34201" w:rsidP="00D34201">
            <w:pPr>
              <w:ind w:left="360"/>
              <w:rPr>
                <w:sz w:val="18"/>
                <w:szCs w:val="18"/>
              </w:rPr>
            </w:pPr>
            <w:r w:rsidRPr="00582420">
              <w:rPr>
                <w:sz w:val="18"/>
                <w:szCs w:val="18"/>
              </w:rPr>
              <w:t>B             75%</w:t>
            </w:r>
            <w:r>
              <w:rPr>
                <w:sz w:val="18"/>
                <w:szCs w:val="18"/>
              </w:rPr>
              <w:t xml:space="preserve"> - </w:t>
            </w:r>
            <w:r w:rsidRPr="00582420">
              <w:rPr>
                <w:sz w:val="18"/>
                <w:szCs w:val="18"/>
              </w:rPr>
              <w:t>8</w:t>
            </w:r>
            <w:r>
              <w:rPr>
                <w:sz w:val="18"/>
                <w:szCs w:val="18"/>
              </w:rPr>
              <w:t>4</w:t>
            </w:r>
            <w:r w:rsidRPr="00582420">
              <w:rPr>
                <w:sz w:val="18"/>
                <w:szCs w:val="18"/>
              </w:rPr>
              <w:t>%</w:t>
            </w:r>
          </w:p>
          <w:p w14:paraId="62715595" w14:textId="77777777" w:rsidR="00D34201" w:rsidRPr="00582420" w:rsidRDefault="00D34201" w:rsidP="00D34201">
            <w:pPr>
              <w:ind w:left="360"/>
              <w:rPr>
                <w:sz w:val="18"/>
                <w:szCs w:val="18"/>
              </w:rPr>
            </w:pPr>
            <w:r w:rsidRPr="00582420">
              <w:rPr>
                <w:sz w:val="18"/>
                <w:szCs w:val="18"/>
              </w:rPr>
              <w:t>C             65%</w:t>
            </w:r>
            <w:r>
              <w:rPr>
                <w:sz w:val="18"/>
                <w:szCs w:val="18"/>
              </w:rPr>
              <w:t xml:space="preserve"> - </w:t>
            </w:r>
            <w:r w:rsidRPr="00582420">
              <w:rPr>
                <w:sz w:val="18"/>
                <w:szCs w:val="18"/>
              </w:rPr>
              <w:t>7</w:t>
            </w:r>
            <w:r>
              <w:rPr>
                <w:sz w:val="18"/>
                <w:szCs w:val="18"/>
              </w:rPr>
              <w:t>4</w:t>
            </w:r>
            <w:r w:rsidRPr="00582420">
              <w:rPr>
                <w:sz w:val="18"/>
                <w:szCs w:val="18"/>
              </w:rPr>
              <w:t>%</w:t>
            </w:r>
          </w:p>
          <w:p w14:paraId="62715596" w14:textId="77777777" w:rsidR="00D34201" w:rsidRDefault="00D34201" w:rsidP="00D34201">
            <w:pPr>
              <w:ind w:left="360"/>
              <w:rPr>
                <w:sz w:val="18"/>
                <w:szCs w:val="18"/>
              </w:rPr>
            </w:pPr>
            <w:r w:rsidRPr="00582420">
              <w:rPr>
                <w:sz w:val="18"/>
                <w:szCs w:val="18"/>
              </w:rPr>
              <w:t>N             0%</w:t>
            </w:r>
            <w:r>
              <w:rPr>
                <w:sz w:val="18"/>
                <w:szCs w:val="18"/>
              </w:rPr>
              <w:t xml:space="preserve"> - </w:t>
            </w:r>
            <w:r w:rsidRPr="00582420">
              <w:rPr>
                <w:sz w:val="18"/>
                <w:szCs w:val="18"/>
              </w:rPr>
              <w:t>6</w:t>
            </w:r>
            <w:r>
              <w:rPr>
                <w:sz w:val="18"/>
                <w:szCs w:val="18"/>
              </w:rPr>
              <w:t>4</w:t>
            </w:r>
            <w:r w:rsidRPr="00582420">
              <w:rPr>
                <w:sz w:val="18"/>
                <w:szCs w:val="18"/>
              </w:rPr>
              <w:t>%</w:t>
            </w:r>
          </w:p>
          <w:p w14:paraId="62715597" w14:textId="77777777" w:rsidR="00D34201" w:rsidRDefault="00D34201" w:rsidP="00D34201">
            <w:pPr>
              <w:ind w:left="360"/>
              <w:rPr>
                <w:sz w:val="18"/>
                <w:szCs w:val="18"/>
              </w:rPr>
            </w:pPr>
          </w:p>
          <w:p w14:paraId="62715598" w14:textId="44E7BFD3" w:rsidR="00D34201" w:rsidRDefault="00D34201" w:rsidP="00D34201">
            <w:pPr>
              <w:rPr>
                <w:sz w:val="18"/>
                <w:szCs w:val="18"/>
              </w:rPr>
            </w:pPr>
            <w:r>
              <w:rPr>
                <w:sz w:val="18"/>
                <w:szCs w:val="18"/>
              </w:rPr>
              <w:t xml:space="preserve">Company shall determine the project measurements and project measurement criteria applicable to each project.  Company may determine that not all </w:t>
            </w:r>
            <w:r w:rsidRPr="00A0211B">
              <w:rPr>
                <w:sz w:val="18"/>
                <w:szCs w:val="18"/>
              </w:rPr>
              <w:t xml:space="preserve">7 categories </w:t>
            </w:r>
            <w:r>
              <w:rPr>
                <w:sz w:val="18"/>
                <w:szCs w:val="18"/>
              </w:rPr>
              <w:t xml:space="preserve">referenced above apply to a particular project.  </w:t>
            </w:r>
            <w:r w:rsidRPr="00A0211B">
              <w:rPr>
                <w:sz w:val="18"/>
                <w:szCs w:val="18"/>
              </w:rPr>
              <w:t xml:space="preserve">The PM score will be based upon the number of compliant categories (from the </w:t>
            </w:r>
            <w:del w:id="72" w:author="Gately, Martin" w:date="2024-03-14T12:42:00Z">
              <w:r w:rsidRPr="00A0211B" w:rsidDel="00CE4B9D">
                <w:rPr>
                  <w:sz w:val="18"/>
                  <w:szCs w:val="18"/>
                </w:rPr>
                <w:delText>7</w:delText>
              </w:r>
            </w:del>
            <w:ins w:id="73" w:author="Gately, Martin" w:date="2024-03-14T12:42:00Z">
              <w:r w:rsidR="00CE4B9D">
                <w:rPr>
                  <w:sz w:val="18"/>
                  <w:szCs w:val="18"/>
                </w:rPr>
                <w:t>4</w:t>
              </w:r>
            </w:ins>
            <w:r>
              <w:rPr>
                <w:sz w:val="18"/>
                <w:szCs w:val="18"/>
              </w:rPr>
              <w:t>, as determined by Company</w:t>
            </w:r>
            <w:r w:rsidRPr="00A0211B">
              <w:rPr>
                <w:sz w:val="18"/>
                <w:szCs w:val="18"/>
              </w:rPr>
              <w:t xml:space="preserve">) divided by the number of categories measured </w:t>
            </w:r>
            <w:r>
              <w:rPr>
                <w:sz w:val="18"/>
                <w:szCs w:val="18"/>
              </w:rPr>
              <w:t xml:space="preserve">by Company </w:t>
            </w:r>
            <w:r w:rsidRPr="00A0211B">
              <w:rPr>
                <w:sz w:val="18"/>
                <w:szCs w:val="18"/>
              </w:rPr>
              <w:t xml:space="preserve">over the </w:t>
            </w:r>
            <w:r>
              <w:rPr>
                <w:sz w:val="18"/>
                <w:szCs w:val="18"/>
              </w:rPr>
              <w:t xml:space="preserve">applicable </w:t>
            </w:r>
            <w:r w:rsidRPr="00A0211B">
              <w:rPr>
                <w:sz w:val="18"/>
                <w:szCs w:val="18"/>
              </w:rPr>
              <w:t>milestone period. The milestone period is the period between the start of the milestone and the milestone completion date</w:t>
            </w:r>
            <w:r>
              <w:rPr>
                <w:sz w:val="18"/>
                <w:szCs w:val="18"/>
              </w:rPr>
              <w:t>, as determined by Company</w:t>
            </w:r>
            <w:r w:rsidRPr="00A0211B">
              <w:rPr>
                <w:sz w:val="18"/>
                <w:szCs w:val="18"/>
              </w:rPr>
              <w:t xml:space="preserve">.  </w:t>
            </w:r>
            <w:r>
              <w:rPr>
                <w:sz w:val="18"/>
                <w:szCs w:val="18"/>
              </w:rPr>
              <w:t>For e</w:t>
            </w:r>
            <w:r w:rsidRPr="00A0211B">
              <w:rPr>
                <w:sz w:val="18"/>
                <w:szCs w:val="18"/>
              </w:rPr>
              <w:t xml:space="preserve">xample, </w:t>
            </w:r>
            <w:r>
              <w:rPr>
                <w:sz w:val="18"/>
                <w:szCs w:val="18"/>
              </w:rPr>
              <w:t xml:space="preserve">if Company determines that the </w:t>
            </w:r>
            <w:r w:rsidRPr="00A0211B">
              <w:rPr>
                <w:sz w:val="18"/>
                <w:szCs w:val="18"/>
              </w:rPr>
              <w:t>milestone phase of design (CPS 1)</w:t>
            </w:r>
            <w:r>
              <w:rPr>
                <w:sz w:val="18"/>
                <w:szCs w:val="18"/>
              </w:rPr>
              <w:t xml:space="preserve"> for a project is</w:t>
            </w:r>
            <w:r w:rsidRPr="00A0211B">
              <w:rPr>
                <w:sz w:val="18"/>
                <w:szCs w:val="18"/>
              </w:rPr>
              <w:t xml:space="preserve"> 3 months</w:t>
            </w:r>
            <w:r>
              <w:rPr>
                <w:sz w:val="18"/>
                <w:szCs w:val="18"/>
              </w:rPr>
              <w:t xml:space="preserve"> and d</w:t>
            </w:r>
            <w:r w:rsidRPr="00A0211B">
              <w:rPr>
                <w:sz w:val="18"/>
                <w:szCs w:val="18"/>
              </w:rPr>
              <w:t>uring these three months th</w:t>
            </w:r>
            <w:r>
              <w:rPr>
                <w:sz w:val="18"/>
                <w:szCs w:val="18"/>
              </w:rPr>
              <w:t>at</w:t>
            </w:r>
            <w:r w:rsidRPr="00A0211B">
              <w:rPr>
                <w:sz w:val="18"/>
                <w:szCs w:val="18"/>
              </w:rPr>
              <w:t xml:space="preserve"> PM </w:t>
            </w:r>
            <w:r>
              <w:rPr>
                <w:sz w:val="18"/>
                <w:szCs w:val="18"/>
              </w:rPr>
              <w:t>will be</w:t>
            </w:r>
            <w:r w:rsidRPr="00A0211B">
              <w:rPr>
                <w:sz w:val="18"/>
                <w:szCs w:val="18"/>
              </w:rPr>
              <w:t xml:space="preserve"> measured on 3 items in month 1, 4 items in month 2 and 3 items in month 3</w:t>
            </w:r>
            <w:r>
              <w:rPr>
                <w:sz w:val="18"/>
                <w:szCs w:val="18"/>
              </w:rPr>
              <w:t>, the PM will be measured on</w:t>
            </w:r>
            <w:r w:rsidRPr="00A0211B">
              <w:rPr>
                <w:sz w:val="18"/>
                <w:szCs w:val="18"/>
              </w:rPr>
              <w:t xml:space="preserve"> 10 items </w:t>
            </w:r>
            <w:r>
              <w:rPr>
                <w:sz w:val="18"/>
                <w:szCs w:val="18"/>
              </w:rPr>
              <w:t xml:space="preserve">in </w:t>
            </w:r>
            <w:r w:rsidRPr="00A0211B">
              <w:rPr>
                <w:sz w:val="18"/>
                <w:szCs w:val="18"/>
              </w:rPr>
              <w:t xml:space="preserve">total.  Of the 10 items, </w:t>
            </w:r>
            <w:r>
              <w:rPr>
                <w:sz w:val="18"/>
                <w:szCs w:val="18"/>
              </w:rPr>
              <w:t xml:space="preserve">if </w:t>
            </w:r>
            <w:r w:rsidRPr="00A0211B">
              <w:rPr>
                <w:sz w:val="18"/>
                <w:szCs w:val="18"/>
              </w:rPr>
              <w:t>the PM was non-compliant</w:t>
            </w:r>
            <w:r>
              <w:rPr>
                <w:sz w:val="18"/>
                <w:szCs w:val="18"/>
              </w:rPr>
              <w:t>, as determined by Company,</w:t>
            </w:r>
            <w:r w:rsidRPr="00A0211B">
              <w:rPr>
                <w:sz w:val="18"/>
                <w:szCs w:val="18"/>
              </w:rPr>
              <w:t xml:space="preserve"> </w:t>
            </w:r>
            <w:r>
              <w:rPr>
                <w:sz w:val="18"/>
                <w:szCs w:val="18"/>
              </w:rPr>
              <w:t>in</w:t>
            </w:r>
            <w:r w:rsidRPr="00A0211B">
              <w:rPr>
                <w:sz w:val="18"/>
                <w:szCs w:val="18"/>
              </w:rPr>
              <w:t xml:space="preserve"> 3 categories</w:t>
            </w:r>
            <w:r>
              <w:rPr>
                <w:sz w:val="18"/>
                <w:szCs w:val="18"/>
              </w:rPr>
              <w:t xml:space="preserve">, the PM would receive a 70% compliant rating (determined by dividing 7 by 10, for an </w:t>
            </w:r>
            <w:r w:rsidRPr="00A0211B">
              <w:rPr>
                <w:sz w:val="18"/>
                <w:szCs w:val="18"/>
              </w:rPr>
              <w:t>average rating of 70% complaint</w:t>
            </w:r>
            <w:r>
              <w:rPr>
                <w:sz w:val="18"/>
                <w:szCs w:val="18"/>
              </w:rPr>
              <w:t>)</w:t>
            </w:r>
            <w:r w:rsidRPr="00A0211B">
              <w:rPr>
                <w:sz w:val="18"/>
                <w:szCs w:val="18"/>
              </w:rPr>
              <w:t>. The PM would receive a “C” rating of for this project</w:t>
            </w:r>
            <w:r>
              <w:rPr>
                <w:sz w:val="18"/>
                <w:szCs w:val="18"/>
              </w:rPr>
              <w:t xml:space="preserve">, causing the PM to miss the required A or B rating and resulting in a service credit being owed by the PM to Company, as set forth in the table above. </w:t>
            </w:r>
          </w:p>
          <w:p w14:paraId="62715599" w14:textId="77777777" w:rsidR="00D34201" w:rsidRPr="00C9685D" w:rsidRDefault="00D34201" w:rsidP="00D34201">
            <w:pPr>
              <w:tabs>
                <w:tab w:val="clear" w:pos="360"/>
              </w:tabs>
              <w:spacing w:line="276" w:lineRule="auto"/>
              <w:rPr>
                <w:strike/>
                <w:sz w:val="18"/>
                <w:szCs w:val="18"/>
              </w:rPr>
            </w:pPr>
            <w:r w:rsidRPr="00C9685D">
              <w:rPr>
                <w:i/>
                <w:iCs/>
                <w:strike/>
                <w:color w:val="000000"/>
                <w:sz w:val="18"/>
                <w:szCs w:val="18"/>
              </w:rPr>
              <w:t xml:space="preserve">4. </w:t>
            </w:r>
            <w:r w:rsidRPr="00C9685D">
              <w:rPr>
                <w:strike/>
                <w:sz w:val="18"/>
                <w:szCs w:val="18"/>
              </w:rPr>
              <w:t>For SOWs with total  cost less the $20,000, the minimum credit for this milestone payment is $5,000</w:t>
            </w:r>
          </w:p>
          <w:p w14:paraId="6271559A" w14:textId="77777777" w:rsidR="00D34201" w:rsidRPr="00E3051E" w:rsidRDefault="00D34201" w:rsidP="00D34201">
            <w:pPr>
              <w:tabs>
                <w:tab w:val="clear" w:pos="360"/>
              </w:tabs>
              <w:spacing w:line="276" w:lineRule="auto"/>
              <w:rPr>
                <w:i/>
                <w:iCs/>
                <w:color w:val="0000FF"/>
                <w:sz w:val="18"/>
                <w:szCs w:val="18"/>
              </w:rPr>
            </w:pPr>
            <w:r w:rsidRPr="00C9685D">
              <w:rPr>
                <w:i/>
                <w:iCs/>
                <w:strike/>
                <w:color w:val="000000"/>
                <w:sz w:val="18"/>
                <w:szCs w:val="18"/>
              </w:rPr>
              <w:t xml:space="preserve">5. </w:t>
            </w:r>
            <w:r w:rsidRPr="00C9685D">
              <w:rPr>
                <w:strike/>
                <w:sz w:val="18"/>
                <w:szCs w:val="18"/>
              </w:rPr>
              <w:t>For SOWs with total  cost less the $20,000, the minimum credit for this milestone payment is $10,000</w:t>
            </w:r>
            <w:r>
              <w:rPr>
                <w:sz w:val="18"/>
                <w:szCs w:val="18"/>
              </w:rPr>
              <w:t xml:space="preserve"> </w:t>
            </w:r>
          </w:p>
        </w:tc>
        <w:tc>
          <w:tcPr>
            <w:tcW w:w="1327" w:type="dxa"/>
            <w:shd w:val="clear" w:color="auto" w:fill="auto"/>
          </w:tcPr>
          <w:p w14:paraId="6271559B" w14:textId="77777777" w:rsidR="00D34201" w:rsidRPr="00E3051E" w:rsidRDefault="00D34201" w:rsidP="00D34201">
            <w:pPr>
              <w:pStyle w:val="ListParagraph"/>
              <w:tabs>
                <w:tab w:val="clear" w:pos="360"/>
              </w:tabs>
              <w:spacing w:before="60" w:after="60"/>
              <w:ind w:left="12"/>
              <w:jc w:val="right"/>
              <w:rPr>
                <w:b/>
                <w:i/>
                <w:iCs/>
                <w:color w:val="0000FF"/>
                <w:sz w:val="18"/>
                <w:szCs w:val="18"/>
              </w:rPr>
            </w:pPr>
            <w:r w:rsidRPr="00E3051E">
              <w:rPr>
                <w:b/>
                <w:color w:val="000000"/>
                <w:sz w:val="18"/>
                <w:szCs w:val="18"/>
              </w:rPr>
              <w:lastRenderedPageBreak/>
              <w:t>Total</w:t>
            </w:r>
          </w:p>
        </w:tc>
        <w:tc>
          <w:tcPr>
            <w:tcW w:w="1193" w:type="dxa"/>
            <w:shd w:val="clear" w:color="auto" w:fill="auto"/>
          </w:tcPr>
          <w:p w14:paraId="6271559C" w14:textId="226FDBF2" w:rsidR="00D34201" w:rsidRPr="00B3357A" w:rsidRDefault="00D34201" w:rsidP="00B3357A">
            <w:pPr>
              <w:spacing w:before="60" w:after="60"/>
              <w:ind w:left="-23"/>
              <w:jc w:val="center"/>
              <w:rPr>
                <w:color w:val="000000"/>
                <w:sz w:val="18"/>
                <w:szCs w:val="18"/>
              </w:rPr>
            </w:pPr>
            <w:r w:rsidRPr="00B3357A">
              <w:rPr>
                <w:color w:val="000000"/>
                <w:sz w:val="18"/>
                <w:szCs w:val="18"/>
              </w:rPr>
              <w:t>$</w:t>
            </w:r>
            <w:r w:rsidR="003E0881">
              <w:rPr>
                <w:color w:val="000000"/>
                <w:sz w:val="18"/>
                <w:szCs w:val="18"/>
              </w:rPr>
              <w:t>306,300.00</w:t>
            </w:r>
          </w:p>
        </w:tc>
      </w:tr>
      <w:permEnd w:id="1135098184"/>
    </w:tbl>
    <w:p w14:paraId="6271559E" w14:textId="77777777" w:rsidR="00BC5C6F" w:rsidRDefault="00BC5C6F" w:rsidP="00BC5C6F">
      <w:pPr>
        <w:pStyle w:val="BodyText"/>
        <w:rPr>
          <w:rFonts w:ascii="Arial" w:hAnsi="Arial" w:cs="Arial"/>
          <w:color w:val="00B050"/>
          <w:sz w:val="22"/>
          <w:szCs w:val="24"/>
        </w:rPr>
        <w:sectPr w:rsidR="00BC5C6F" w:rsidSect="00B329D8">
          <w:pgSz w:w="15840" w:h="12240" w:orient="landscape" w:code="1"/>
          <w:pgMar w:top="1440" w:right="1440" w:bottom="1440" w:left="1440" w:header="720" w:footer="1035" w:gutter="0"/>
          <w:cols w:space="720"/>
          <w:docGrid w:linePitch="326"/>
        </w:sectPr>
      </w:pPr>
    </w:p>
    <w:p w14:paraId="6271559F" w14:textId="77777777" w:rsidR="00BC5C6F" w:rsidRPr="00BC5C6F" w:rsidRDefault="00BC5C6F" w:rsidP="00BC5C6F"/>
    <w:p w14:paraId="627155A0" w14:textId="77777777" w:rsidR="00DC6AB2" w:rsidRPr="00F230E3" w:rsidRDefault="00DC6AB2" w:rsidP="00DC6AB2">
      <w:pPr>
        <w:pStyle w:val="Heading2"/>
        <w:rPr>
          <w:rFonts w:ascii="Arial" w:hAnsi="Arial" w:cs="Arial"/>
          <w:sz w:val="22"/>
          <w:szCs w:val="22"/>
        </w:rPr>
      </w:pPr>
      <w:bookmarkStart w:id="74" w:name="_Toc22728258"/>
      <w:r w:rsidRPr="00F230E3">
        <w:rPr>
          <w:rFonts w:ascii="Arial" w:hAnsi="Arial" w:cs="Arial"/>
          <w:sz w:val="22"/>
          <w:szCs w:val="22"/>
        </w:rPr>
        <w:t>Plan for escalation mechanism within the project</w:t>
      </w:r>
      <w:bookmarkEnd w:id="74"/>
      <w:r w:rsidRPr="00F230E3">
        <w:rPr>
          <w:rFonts w:ascii="Arial" w:hAnsi="Arial" w:cs="Arial"/>
          <w:sz w:val="22"/>
          <w:szCs w:val="22"/>
        </w:rPr>
        <w:t xml:space="preserve"> </w:t>
      </w:r>
    </w:p>
    <w:p w14:paraId="627155A1" w14:textId="77777777" w:rsidR="00DC6AB2" w:rsidRPr="00F230E3" w:rsidRDefault="00DC6AB2" w:rsidP="00DC6AB2">
      <w:pPr>
        <w:pStyle w:val="Default"/>
        <w:rPr>
          <w:sz w:val="22"/>
          <w:szCs w:val="22"/>
        </w:rPr>
      </w:pPr>
    </w:p>
    <w:p w14:paraId="627155A2" w14:textId="333E59C1" w:rsidR="00DC6AB2" w:rsidRPr="00F230E3" w:rsidDel="00CE4B9D" w:rsidRDefault="00F76CAD" w:rsidP="00DC6AB2">
      <w:pPr>
        <w:tabs>
          <w:tab w:val="clear" w:pos="360"/>
        </w:tabs>
        <w:rPr>
          <w:del w:id="75" w:author="Gately, Martin" w:date="2024-03-14T12:42:00Z"/>
          <w:rFonts w:ascii="Arial" w:hAnsi="Arial" w:cs="Arial"/>
          <w:i/>
          <w:iCs/>
          <w:color w:val="0000FF"/>
          <w:sz w:val="22"/>
          <w:szCs w:val="22"/>
        </w:rPr>
      </w:pPr>
      <w:permStart w:id="2039563204" w:edGrp="everyone"/>
      <w:del w:id="76" w:author="Gately, Martin" w:date="2024-03-14T12:42:00Z">
        <w:r w:rsidDel="00CE4B9D">
          <w:rPr>
            <w:rFonts w:ascii="Arial" w:hAnsi="Arial" w:cs="Arial"/>
            <w:i/>
            <w:iCs/>
            <w:color w:val="0000FF"/>
            <w:sz w:val="22"/>
            <w:szCs w:val="22"/>
          </w:rPr>
          <w:delText>&lt;</w:delText>
        </w:r>
        <w:r w:rsidR="00DC6AB2" w:rsidRPr="00F230E3" w:rsidDel="00CE4B9D">
          <w:rPr>
            <w:rFonts w:ascii="Arial" w:hAnsi="Arial" w:cs="Arial"/>
            <w:i/>
            <w:iCs/>
            <w:color w:val="0000FF"/>
            <w:sz w:val="22"/>
            <w:szCs w:val="22"/>
          </w:rPr>
          <w:delText>Identify the project conditions and thresholds that would guide escalation to the next level of management</w:delText>
        </w:r>
        <w:r w:rsidDel="00CE4B9D">
          <w:rPr>
            <w:rFonts w:ascii="Arial" w:hAnsi="Arial" w:cs="Arial"/>
            <w:i/>
            <w:iCs/>
            <w:color w:val="0000FF"/>
            <w:sz w:val="22"/>
            <w:szCs w:val="22"/>
          </w:rPr>
          <w:delText xml:space="preserve">.  </w:delText>
        </w:r>
      </w:del>
    </w:p>
    <w:p w14:paraId="627155A3" w14:textId="6EA1E7B5" w:rsidR="00DC6AB2" w:rsidDel="00CE4B9D" w:rsidRDefault="00DC6AB2" w:rsidP="00DC6AB2">
      <w:pPr>
        <w:tabs>
          <w:tab w:val="clear" w:pos="360"/>
        </w:tabs>
        <w:rPr>
          <w:del w:id="77" w:author="Gately, Martin" w:date="2024-03-14T12:42:00Z"/>
          <w:rFonts w:ascii="Arial" w:hAnsi="Arial" w:cs="Arial"/>
          <w:i/>
          <w:iCs/>
          <w:color w:val="0000FF"/>
          <w:sz w:val="22"/>
          <w:szCs w:val="22"/>
        </w:rPr>
      </w:pPr>
      <w:del w:id="78" w:author="Gately, Martin" w:date="2024-03-14T12:42:00Z">
        <w:r w:rsidRPr="00F230E3" w:rsidDel="00CE4B9D">
          <w:rPr>
            <w:rFonts w:ascii="Arial" w:hAnsi="Arial" w:cs="Arial"/>
            <w:i/>
            <w:iCs/>
            <w:color w:val="0000FF"/>
            <w:sz w:val="22"/>
            <w:szCs w:val="22"/>
          </w:rPr>
          <w:delText>Include risks, issues, audit non-conformances, project metrics, deviations, quality issues with deliverables, change requests in the list of parameters for escalation, and so forth</w:delText>
        </w:r>
        <w:r w:rsidR="00F76CAD" w:rsidDel="00CE4B9D">
          <w:rPr>
            <w:rFonts w:ascii="Arial" w:hAnsi="Arial" w:cs="Arial"/>
            <w:i/>
            <w:iCs/>
            <w:color w:val="0000FF"/>
            <w:sz w:val="22"/>
            <w:szCs w:val="22"/>
          </w:rPr>
          <w:delText>&gt;</w:delText>
        </w:r>
        <w:r w:rsidRPr="00F230E3" w:rsidDel="00CE4B9D">
          <w:rPr>
            <w:rFonts w:ascii="Arial" w:hAnsi="Arial" w:cs="Arial"/>
            <w:i/>
            <w:iCs/>
            <w:color w:val="0000FF"/>
            <w:sz w:val="22"/>
            <w:szCs w:val="22"/>
          </w:rPr>
          <w:delText xml:space="preserve"> </w:delText>
        </w:r>
      </w:del>
    </w:p>
    <w:p w14:paraId="78815E6B" w14:textId="77777777" w:rsidR="00B72008" w:rsidRPr="00B72008" w:rsidRDefault="00B72008" w:rsidP="00DC6AB2">
      <w:pPr>
        <w:tabs>
          <w:tab w:val="clear" w:pos="360"/>
        </w:tabs>
        <w:rPr>
          <w:rFonts w:ascii="Arial" w:hAnsi="Arial" w:cs="Arial"/>
          <w:iCs/>
          <w:sz w:val="22"/>
          <w:szCs w:val="22"/>
        </w:rPr>
      </w:pPr>
    </w:p>
    <w:p w14:paraId="04C56F7A" w14:textId="77777777" w:rsidR="00B72008" w:rsidRPr="004303ED" w:rsidRDefault="00B72008" w:rsidP="00B72008">
      <w:pPr>
        <w:autoSpaceDE w:val="0"/>
        <w:autoSpaceDN w:val="0"/>
        <w:ind w:left="720"/>
        <w:rPr>
          <w:rFonts w:ascii="Arial" w:hAnsi="Arial" w:cs="Arial"/>
          <w:color w:val="000000"/>
          <w:sz w:val="22"/>
          <w:szCs w:val="22"/>
        </w:rPr>
      </w:pPr>
      <w:r w:rsidRPr="004303ED">
        <w:rPr>
          <w:rFonts w:ascii="Arial" w:hAnsi="Arial" w:cs="Arial"/>
          <w:color w:val="000000"/>
          <w:sz w:val="22"/>
          <w:szCs w:val="22"/>
        </w:rPr>
        <w:t xml:space="preserve">The following escalation procedure will be followed if </w:t>
      </w:r>
      <w:r>
        <w:rPr>
          <w:rFonts w:ascii="Arial" w:hAnsi="Arial" w:cs="Arial"/>
          <w:color w:val="000000"/>
          <w:sz w:val="22"/>
          <w:szCs w:val="22"/>
        </w:rPr>
        <w:t xml:space="preserve">the Company determines that </w:t>
      </w:r>
      <w:r w:rsidRPr="004303ED">
        <w:rPr>
          <w:rFonts w:ascii="Arial" w:hAnsi="Arial" w:cs="Arial"/>
          <w:color w:val="000000"/>
          <w:sz w:val="22"/>
          <w:szCs w:val="22"/>
        </w:rPr>
        <w:t>resolution is required for a project schedule delay that arises during the performance of this SOW</w:t>
      </w:r>
      <w:r>
        <w:rPr>
          <w:rFonts w:ascii="Arial" w:hAnsi="Arial" w:cs="Arial"/>
          <w:color w:val="000000"/>
          <w:sz w:val="22"/>
          <w:szCs w:val="22"/>
        </w:rPr>
        <w:t xml:space="preserve"> or other issues pertaining to Supplier’s performance</w:t>
      </w:r>
      <w:r w:rsidRPr="004303ED">
        <w:rPr>
          <w:rFonts w:ascii="Arial" w:hAnsi="Arial" w:cs="Arial"/>
          <w:color w:val="000000"/>
          <w:sz w:val="22"/>
          <w:szCs w:val="22"/>
        </w:rPr>
        <w:t>. When a delay</w:t>
      </w:r>
      <w:r>
        <w:rPr>
          <w:rFonts w:ascii="Arial" w:hAnsi="Arial" w:cs="Arial"/>
          <w:color w:val="000000"/>
          <w:sz w:val="22"/>
          <w:szCs w:val="22"/>
        </w:rPr>
        <w:t xml:space="preserve"> or issue</w:t>
      </w:r>
      <w:r w:rsidRPr="004303ED">
        <w:rPr>
          <w:rFonts w:ascii="Arial" w:hAnsi="Arial" w:cs="Arial"/>
          <w:color w:val="000000"/>
          <w:sz w:val="22"/>
          <w:szCs w:val="22"/>
        </w:rPr>
        <w:t xml:space="preserve"> arises, </w:t>
      </w:r>
      <w:r>
        <w:rPr>
          <w:rFonts w:ascii="Arial" w:hAnsi="Arial" w:cs="Arial"/>
          <w:color w:val="000000"/>
          <w:sz w:val="22"/>
          <w:szCs w:val="22"/>
        </w:rPr>
        <w:t xml:space="preserve">Supplier and Company’s project </w:t>
      </w:r>
      <w:r w:rsidRPr="004303ED">
        <w:rPr>
          <w:rFonts w:ascii="Arial" w:hAnsi="Arial" w:cs="Arial"/>
          <w:color w:val="000000"/>
          <w:sz w:val="22"/>
          <w:szCs w:val="22"/>
        </w:rPr>
        <w:t xml:space="preserve">team members </w:t>
      </w:r>
      <w:r>
        <w:rPr>
          <w:rFonts w:ascii="Arial" w:hAnsi="Arial" w:cs="Arial"/>
          <w:color w:val="000000"/>
          <w:sz w:val="22"/>
          <w:szCs w:val="22"/>
        </w:rPr>
        <w:t xml:space="preserve">shall </w:t>
      </w:r>
      <w:r w:rsidRPr="004303ED">
        <w:rPr>
          <w:rFonts w:ascii="Arial" w:hAnsi="Arial" w:cs="Arial"/>
          <w:color w:val="000000"/>
          <w:sz w:val="22"/>
          <w:szCs w:val="22"/>
        </w:rPr>
        <w:t xml:space="preserve">strive to </w:t>
      </w:r>
      <w:r>
        <w:rPr>
          <w:rFonts w:ascii="Arial" w:hAnsi="Arial" w:cs="Arial"/>
          <w:color w:val="000000"/>
          <w:sz w:val="22"/>
          <w:szCs w:val="22"/>
        </w:rPr>
        <w:t>resolve</w:t>
      </w:r>
      <w:r w:rsidRPr="004303ED">
        <w:rPr>
          <w:rFonts w:ascii="Arial" w:hAnsi="Arial" w:cs="Arial"/>
          <w:color w:val="000000"/>
          <w:sz w:val="22"/>
          <w:szCs w:val="22"/>
        </w:rPr>
        <w:t xml:space="preserve"> the problem or defect causing the delay</w:t>
      </w:r>
      <w:r>
        <w:rPr>
          <w:rFonts w:ascii="Arial" w:hAnsi="Arial" w:cs="Arial"/>
          <w:color w:val="000000"/>
          <w:sz w:val="22"/>
          <w:szCs w:val="22"/>
        </w:rPr>
        <w:t xml:space="preserve"> or other project-related issues</w:t>
      </w:r>
      <w:r w:rsidRPr="004303ED">
        <w:rPr>
          <w:rFonts w:ascii="Arial" w:hAnsi="Arial" w:cs="Arial"/>
          <w:color w:val="000000"/>
          <w:sz w:val="22"/>
          <w:szCs w:val="22"/>
        </w:rPr>
        <w:t>. The following steps would be followed in the event the defect</w:t>
      </w:r>
      <w:r>
        <w:rPr>
          <w:rFonts w:ascii="Arial" w:hAnsi="Arial" w:cs="Arial"/>
          <w:color w:val="000000"/>
          <w:sz w:val="22"/>
          <w:szCs w:val="22"/>
        </w:rPr>
        <w:t>, delay</w:t>
      </w:r>
      <w:r w:rsidRPr="004303ED">
        <w:rPr>
          <w:rFonts w:ascii="Arial" w:hAnsi="Arial" w:cs="Arial"/>
          <w:color w:val="000000"/>
          <w:sz w:val="22"/>
          <w:szCs w:val="22"/>
        </w:rPr>
        <w:t xml:space="preserve"> or issue is not resolved with 2 days following the occurrence of any such </w:t>
      </w:r>
      <w:r>
        <w:rPr>
          <w:rFonts w:ascii="Arial" w:hAnsi="Arial" w:cs="Arial"/>
          <w:color w:val="000000"/>
          <w:sz w:val="22"/>
          <w:szCs w:val="22"/>
        </w:rPr>
        <w:t xml:space="preserve">defect, </w:t>
      </w:r>
      <w:r w:rsidRPr="004303ED">
        <w:rPr>
          <w:rFonts w:ascii="Arial" w:hAnsi="Arial" w:cs="Arial"/>
          <w:color w:val="000000"/>
          <w:sz w:val="22"/>
          <w:szCs w:val="22"/>
        </w:rPr>
        <w:t>delay</w:t>
      </w:r>
      <w:r>
        <w:rPr>
          <w:rFonts w:ascii="Arial" w:hAnsi="Arial" w:cs="Arial"/>
          <w:color w:val="000000"/>
          <w:sz w:val="22"/>
          <w:szCs w:val="22"/>
        </w:rPr>
        <w:t xml:space="preserve"> or issue:</w:t>
      </w:r>
    </w:p>
    <w:p w14:paraId="25524CB3" w14:textId="77777777" w:rsidR="00B72008" w:rsidRPr="004303ED" w:rsidRDefault="00B72008" w:rsidP="00B72008">
      <w:pPr>
        <w:autoSpaceDE w:val="0"/>
        <w:autoSpaceDN w:val="0"/>
        <w:ind w:left="720"/>
        <w:rPr>
          <w:rFonts w:ascii="Arial" w:hAnsi="Arial" w:cs="Arial"/>
          <w:color w:val="000000"/>
          <w:sz w:val="22"/>
          <w:szCs w:val="22"/>
        </w:rPr>
      </w:pPr>
    </w:p>
    <w:p w14:paraId="61553D67" w14:textId="16307A3D" w:rsidR="00B72008" w:rsidRPr="004303ED" w:rsidRDefault="00B72008" w:rsidP="00B72008">
      <w:pPr>
        <w:numPr>
          <w:ilvl w:val="0"/>
          <w:numId w:val="19"/>
        </w:numPr>
        <w:tabs>
          <w:tab w:val="clear" w:pos="360"/>
        </w:tabs>
        <w:autoSpaceDE w:val="0"/>
        <w:autoSpaceDN w:val="0"/>
        <w:rPr>
          <w:rFonts w:ascii="Arial" w:hAnsi="Arial" w:cs="Arial"/>
          <w:color w:val="000000"/>
          <w:sz w:val="22"/>
          <w:szCs w:val="22"/>
        </w:rPr>
      </w:pPr>
      <w:r w:rsidRPr="004303ED">
        <w:rPr>
          <w:rFonts w:ascii="Arial" w:hAnsi="Arial" w:cs="Arial"/>
          <w:color w:val="000000"/>
          <w:sz w:val="22"/>
          <w:szCs w:val="22"/>
        </w:rPr>
        <w:t>Level 1 Escalation: If the project team cannot resolve the delay</w:t>
      </w:r>
      <w:r>
        <w:rPr>
          <w:rFonts w:ascii="Arial" w:hAnsi="Arial" w:cs="Arial"/>
          <w:color w:val="000000"/>
          <w:sz w:val="22"/>
          <w:szCs w:val="22"/>
        </w:rPr>
        <w:t xml:space="preserve"> or issue</w:t>
      </w:r>
      <w:r w:rsidRPr="004303ED">
        <w:rPr>
          <w:rFonts w:ascii="Arial" w:hAnsi="Arial" w:cs="Arial"/>
          <w:color w:val="000000"/>
          <w:sz w:val="22"/>
          <w:szCs w:val="22"/>
        </w:rPr>
        <w:t xml:space="preserve"> within two (2) </w:t>
      </w:r>
      <w:r>
        <w:rPr>
          <w:rFonts w:ascii="Arial" w:hAnsi="Arial" w:cs="Arial"/>
          <w:color w:val="000000"/>
          <w:sz w:val="22"/>
          <w:szCs w:val="22"/>
        </w:rPr>
        <w:t xml:space="preserve">business </w:t>
      </w:r>
      <w:r w:rsidRPr="004303ED">
        <w:rPr>
          <w:rFonts w:ascii="Arial" w:hAnsi="Arial" w:cs="Arial"/>
          <w:color w:val="000000"/>
          <w:sz w:val="22"/>
          <w:szCs w:val="22"/>
        </w:rPr>
        <w:t xml:space="preserve">days, </w:t>
      </w:r>
      <w:r>
        <w:rPr>
          <w:rFonts w:ascii="Arial" w:hAnsi="Arial" w:cs="Arial"/>
          <w:color w:val="000000"/>
          <w:sz w:val="22"/>
          <w:szCs w:val="22"/>
        </w:rPr>
        <w:t>Supplier</w:t>
      </w:r>
      <w:r w:rsidRPr="004303ED">
        <w:rPr>
          <w:rFonts w:ascii="Arial" w:hAnsi="Arial" w:cs="Arial"/>
          <w:color w:val="000000"/>
          <w:sz w:val="22"/>
          <w:szCs w:val="22"/>
        </w:rPr>
        <w:t>’s  Project Manager/PM Supervisor</w:t>
      </w:r>
      <w:r>
        <w:rPr>
          <w:rFonts w:ascii="Arial" w:hAnsi="Arial" w:cs="Arial"/>
          <w:color w:val="000000"/>
          <w:sz w:val="22"/>
          <w:szCs w:val="22"/>
        </w:rPr>
        <w:t xml:space="preserve"> </w:t>
      </w:r>
      <w:r w:rsidRPr="004303ED">
        <w:rPr>
          <w:rFonts w:ascii="Arial" w:hAnsi="Arial" w:cs="Arial"/>
          <w:color w:val="000000"/>
          <w:sz w:val="22"/>
          <w:szCs w:val="22"/>
        </w:rPr>
        <w:t> </w:t>
      </w:r>
      <w:r w:rsidRPr="000958DB">
        <w:rPr>
          <w:rFonts w:ascii="Arial" w:hAnsi="Arial" w:cs="Arial"/>
          <w:b/>
          <w:bCs/>
          <w:i/>
          <w:iCs/>
          <w:color w:val="000000"/>
          <w:sz w:val="22"/>
          <w:szCs w:val="22"/>
        </w:rPr>
        <w:t>(</w:t>
      </w:r>
      <w:r w:rsidR="005229CE">
        <w:rPr>
          <w:rFonts w:ascii="Arial" w:hAnsi="Arial" w:cs="Arial"/>
          <w:b/>
          <w:bCs/>
          <w:i/>
          <w:iCs/>
          <w:color w:val="000000"/>
          <w:sz w:val="22"/>
          <w:szCs w:val="22"/>
        </w:rPr>
        <w:t>Alex</w:t>
      </w:r>
      <w:r w:rsidR="00534D3E">
        <w:rPr>
          <w:rFonts w:ascii="Arial" w:hAnsi="Arial" w:cs="Arial"/>
          <w:b/>
          <w:bCs/>
          <w:i/>
          <w:iCs/>
          <w:color w:val="000000"/>
          <w:sz w:val="22"/>
          <w:szCs w:val="22"/>
        </w:rPr>
        <w:t xml:space="preserve"> Lenox, Project Coordinator, </w:t>
      </w:r>
      <w:hyperlink r:id="rId19" w:history="1">
        <w:r w:rsidR="00534D3E" w:rsidRPr="00EC281F">
          <w:rPr>
            <w:rStyle w:val="Hyperlink"/>
            <w:rFonts w:ascii="Arial" w:hAnsi="Arial" w:cs="Arial"/>
            <w:b/>
            <w:bCs/>
            <w:i/>
            <w:iCs/>
            <w:sz w:val="22"/>
            <w:szCs w:val="22"/>
          </w:rPr>
          <w:t>alenox@burnsmcd.com</w:t>
        </w:r>
      </w:hyperlink>
      <w:r w:rsidR="00534D3E">
        <w:rPr>
          <w:rFonts w:ascii="Arial" w:hAnsi="Arial" w:cs="Arial"/>
          <w:b/>
          <w:bCs/>
          <w:i/>
          <w:iCs/>
          <w:color w:val="000000"/>
          <w:sz w:val="22"/>
          <w:szCs w:val="22"/>
        </w:rPr>
        <w:t>, (636) 248-0351</w:t>
      </w:r>
      <w:r w:rsidRPr="000958DB">
        <w:rPr>
          <w:rFonts w:ascii="Arial" w:hAnsi="Arial" w:cs="Arial"/>
          <w:b/>
          <w:bCs/>
          <w:i/>
          <w:iCs/>
          <w:color w:val="000000"/>
          <w:sz w:val="22"/>
          <w:szCs w:val="22"/>
        </w:rPr>
        <w:t xml:space="preserve"> </w:t>
      </w:r>
      <w:r w:rsidR="002E3FA0">
        <w:rPr>
          <w:rFonts w:ascii="Arial" w:hAnsi="Arial" w:cs="Arial"/>
          <w:b/>
          <w:bCs/>
          <w:i/>
          <w:iCs/>
          <w:color w:val="000000"/>
          <w:sz w:val="22"/>
          <w:szCs w:val="22"/>
        </w:rPr>
        <w:t>and Dan Bayouth, Proj</w:t>
      </w:r>
      <w:r w:rsidR="00E55C3F">
        <w:rPr>
          <w:rFonts w:ascii="Arial" w:hAnsi="Arial" w:cs="Arial"/>
          <w:b/>
          <w:bCs/>
          <w:i/>
          <w:iCs/>
          <w:color w:val="000000"/>
          <w:sz w:val="22"/>
          <w:szCs w:val="22"/>
        </w:rPr>
        <w:t>ect Advisor</w:t>
      </w:r>
      <w:r w:rsidRPr="000958DB">
        <w:rPr>
          <w:rFonts w:ascii="Arial" w:hAnsi="Arial" w:cs="Arial"/>
          <w:b/>
          <w:bCs/>
          <w:i/>
          <w:iCs/>
          <w:color w:val="000000"/>
          <w:sz w:val="22"/>
          <w:szCs w:val="22"/>
        </w:rPr>
        <w:t xml:space="preserve">, </w:t>
      </w:r>
      <w:hyperlink r:id="rId20" w:history="1">
        <w:r w:rsidR="00017831" w:rsidRPr="00EC281F">
          <w:rPr>
            <w:rStyle w:val="Hyperlink"/>
            <w:rFonts w:ascii="Arial" w:hAnsi="Arial" w:cs="Arial"/>
            <w:b/>
            <w:bCs/>
            <w:i/>
            <w:iCs/>
            <w:sz w:val="22"/>
            <w:szCs w:val="22"/>
          </w:rPr>
          <w:t>dbayouth@burnsmcd.com</w:t>
        </w:r>
      </w:hyperlink>
      <w:r w:rsidR="00017831">
        <w:rPr>
          <w:rFonts w:ascii="Arial" w:hAnsi="Arial" w:cs="Arial"/>
          <w:b/>
          <w:bCs/>
          <w:i/>
          <w:iCs/>
          <w:color w:val="000000"/>
          <w:sz w:val="22"/>
          <w:szCs w:val="22"/>
        </w:rPr>
        <w:t xml:space="preserve">, </w:t>
      </w:r>
      <w:r w:rsidR="00017831" w:rsidRPr="00017831">
        <w:rPr>
          <w:rFonts w:ascii="Arial" w:hAnsi="Arial" w:cs="Arial"/>
          <w:b/>
          <w:bCs/>
          <w:i/>
          <w:iCs/>
          <w:color w:val="000000"/>
          <w:sz w:val="22"/>
          <w:szCs w:val="22"/>
        </w:rPr>
        <w:t>(865) 229-6884</w:t>
      </w:r>
      <w:r w:rsidRPr="000958DB">
        <w:rPr>
          <w:rFonts w:ascii="Arial" w:hAnsi="Arial" w:cs="Arial"/>
          <w:b/>
          <w:bCs/>
          <w:i/>
          <w:iCs/>
          <w:color w:val="000000"/>
          <w:sz w:val="22"/>
          <w:szCs w:val="22"/>
        </w:rPr>
        <w:t>)</w:t>
      </w:r>
      <w:r w:rsidRPr="004303ED">
        <w:rPr>
          <w:rFonts w:ascii="Arial" w:hAnsi="Arial" w:cs="Arial"/>
          <w:color w:val="000000"/>
          <w:sz w:val="22"/>
          <w:szCs w:val="22"/>
        </w:rPr>
        <w:t xml:space="preserve"> and </w:t>
      </w:r>
      <w:r>
        <w:rPr>
          <w:rFonts w:ascii="Arial" w:hAnsi="Arial" w:cs="Arial"/>
          <w:color w:val="000000"/>
          <w:sz w:val="22"/>
          <w:szCs w:val="22"/>
        </w:rPr>
        <w:t>Company PM/DM</w:t>
      </w:r>
      <w:r w:rsidRPr="004303ED">
        <w:rPr>
          <w:rFonts w:ascii="Arial" w:hAnsi="Arial" w:cs="Arial"/>
          <w:color w:val="000000"/>
          <w:sz w:val="22"/>
          <w:szCs w:val="22"/>
        </w:rPr>
        <w:t xml:space="preserve"> will meet to discuss the</w:t>
      </w:r>
      <w:r>
        <w:rPr>
          <w:rFonts w:ascii="Arial" w:hAnsi="Arial" w:cs="Arial"/>
          <w:color w:val="000000"/>
          <w:sz w:val="22"/>
          <w:szCs w:val="22"/>
        </w:rPr>
        <w:t xml:space="preserve"> delay or</w:t>
      </w:r>
      <w:r w:rsidRPr="004303ED">
        <w:rPr>
          <w:rFonts w:ascii="Arial" w:hAnsi="Arial" w:cs="Arial"/>
          <w:color w:val="000000"/>
          <w:sz w:val="22"/>
          <w:szCs w:val="22"/>
        </w:rPr>
        <w:t xml:space="preserve"> issue and resolution steps. </w:t>
      </w:r>
      <w:r>
        <w:rPr>
          <w:rFonts w:ascii="Arial" w:hAnsi="Arial" w:cs="Arial"/>
          <w:color w:val="000000"/>
          <w:sz w:val="22"/>
          <w:szCs w:val="22"/>
        </w:rPr>
        <w:t>Company’s PM and DM</w:t>
      </w:r>
      <w:r w:rsidRPr="004303ED">
        <w:rPr>
          <w:rFonts w:ascii="Arial" w:hAnsi="Arial" w:cs="Arial"/>
          <w:color w:val="000000"/>
          <w:sz w:val="22"/>
          <w:szCs w:val="22"/>
        </w:rPr>
        <w:t xml:space="preserve"> </w:t>
      </w:r>
      <w:r w:rsidRPr="004303ED">
        <w:rPr>
          <w:rFonts w:ascii="Arial" w:hAnsi="Arial" w:cs="Arial"/>
          <w:b/>
          <w:bCs/>
          <w:i/>
          <w:iCs/>
          <w:color w:val="000000"/>
          <w:sz w:val="22"/>
          <w:szCs w:val="22"/>
        </w:rPr>
        <w:t>(</w:t>
      </w:r>
      <w:r w:rsidR="00867ED8">
        <w:rPr>
          <w:rFonts w:ascii="Arial" w:hAnsi="Arial" w:cs="Arial"/>
          <w:b/>
          <w:bCs/>
          <w:i/>
          <w:iCs/>
          <w:color w:val="000000"/>
          <w:sz w:val="22"/>
          <w:szCs w:val="22"/>
        </w:rPr>
        <w:t>Martin C. Gately</w:t>
      </w:r>
      <w:r w:rsidRPr="004303ED">
        <w:rPr>
          <w:rFonts w:ascii="Arial" w:hAnsi="Arial" w:cs="Arial"/>
          <w:b/>
          <w:bCs/>
          <w:i/>
          <w:iCs/>
          <w:color w:val="000000"/>
          <w:sz w:val="22"/>
          <w:szCs w:val="22"/>
        </w:rPr>
        <w:t xml:space="preserve">, </w:t>
      </w:r>
      <w:r w:rsidR="00867ED8">
        <w:rPr>
          <w:rFonts w:ascii="Arial" w:hAnsi="Arial" w:cs="Arial"/>
          <w:b/>
          <w:bCs/>
          <w:i/>
          <w:iCs/>
          <w:color w:val="000000"/>
          <w:sz w:val="22"/>
          <w:szCs w:val="22"/>
        </w:rPr>
        <w:t xml:space="preserve">Senior Principal Technology Consultant </w:t>
      </w:r>
      <w:r w:rsidRPr="004303ED">
        <w:rPr>
          <w:rFonts w:ascii="Arial" w:hAnsi="Arial" w:cs="Arial"/>
          <w:b/>
          <w:bCs/>
          <w:i/>
          <w:iCs/>
          <w:color w:val="000000"/>
          <w:sz w:val="22"/>
          <w:szCs w:val="22"/>
        </w:rPr>
        <w:t xml:space="preserve">, </w:t>
      </w:r>
      <w:hyperlink r:id="rId21" w:history="1">
        <w:r w:rsidR="00867ED8" w:rsidRPr="003016FF">
          <w:rPr>
            <w:rStyle w:val="Hyperlink"/>
            <w:rFonts w:ascii="Arial" w:hAnsi="Arial" w:cs="Arial"/>
            <w:b/>
            <w:bCs/>
            <w:i/>
            <w:iCs/>
            <w:sz w:val="22"/>
            <w:szCs w:val="22"/>
          </w:rPr>
          <w:t>Martin.Gately@pseg.com</w:t>
        </w:r>
      </w:hyperlink>
      <w:r w:rsidR="00867ED8">
        <w:rPr>
          <w:rFonts w:ascii="Arial" w:hAnsi="Arial" w:cs="Arial"/>
          <w:b/>
          <w:bCs/>
          <w:i/>
          <w:iCs/>
          <w:color w:val="000000"/>
          <w:sz w:val="22"/>
          <w:szCs w:val="22"/>
        </w:rPr>
        <w:t xml:space="preserve">, 516-353-3991/Group Product Manager, Vikas Vohra, </w:t>
      </w:r>
      <w:hyperlink r:id="rId22" w:history="1">
        <w:r w:rsidR="00867ED8" w:rsidRPr="003016FF">
          <w:rPr>
            <w:rStyle w:val="Hyperlink"/>
            <w:rFonts w:ascii="Arial" w:hAnsi="Arial" w:cs="Arial"/>
            <w:b/>
            <w:bCs/>
            <w:i/>
            <w:iCs/>
            <w:sz w:val="22"/>
            <w:szCs w:val="22"/>
          </w:rPr>
          <w:t>Vikas.Vohra@pseg.com</w:t>
        </w:r>
      </w:hyperlink>
      <w:r w:rsidR="00867ED8">
        <w:rPr>
          <w:rFonts w:ascii="Arial" w:hAnsi="Arial" w:cs="Arial"/>
          <w:b/>
          <w:bCs/>
          <w:i/>
          <w:iCs/>
          <w:color w:val="000000"/>
          <w:sz w:val="22"/>
          <w:szCs w:val="22"/>
        </w:rPr>
        <w:t>, 917-587-7373</w:t>
      </w:r>
      <w:r w:rsidRPr="004303ED">
        <w:rPr>
          <w:rFonts w:ascii="Arial" w:hAnsi="Arial" w:cs="Arial"/>
          <w:b/>
          <w:bCs/>
          <w:i/>
          <w:iCs/>
          <w:color w:val="000000"/>
          <w:sz w:val="22"/>
          <w:szCs w:val="22"/>
        </w:rPr>
        <w:t>)</w:t>
      </w:r>
      <w:r w:rsidRPr="004303ED">
        <w:rPr>
          <w:rFonts w:ascii="Arial" w:hAnsi="Arial" w:cs="Arial"/>
          <w:color w:val="000000"/>
          <w:sz w:val="22"/>
          <w:szCs w:val="22"/>
        </w:rPr>
        <w:t xml:space="preserve"> will engage the right resource to help resolve the issue. </w:t>
      </w:r>
    </w:p>
    <w:p w14:paraId="1E21721C" w14:textId="77777777" w:rsidR="00B72008" w:rsidRPr="004303ED" w:rsidRDefault="00B72008" w:rsidP="00B72008">
      <w:pPr>
        <w:autoSpaceDE w:val="0"/>
        <w:autoSpaceDN w:val="0"/>
        <w:ind w:left="720"/>
        <w:rPr>
          <w:rFonts w:ascii="Arial" w:hAnsi="Arial" w:cs="Arial"/>
          <w:color w:val="000000"/>
          <w:sz w:val="22"/>
          <w:szCs w:val="22"/>
        </w:rPr>
      </w:pPr>
    </w:p>
    <w:p w14:paraId="04235FE9" w14:textId="369F1096" w:rsidR="00B72008" w:rsidRDefault="00B72008" w:rsidP="00B72008">
      <w:pPr>
        <w:numPr>
          <w:ilvl w:val="0"/>
          <w:numId w:val="19"/>
        </w:numPr>
        <w:tabs>
          <w:tab w:val="clear" w:pos="360"/>
        </w:tabs>
        <w:autoSpaceDE w:val="0"/>
        <w:autoSpaceDN w:val="0"/>
        <w:rPr>
          <w:rFonts w:ascii="Arial" w:hAnsi="Arial" w:cs="Arial"/>
          <w:color w:val="000000"/>
          <w:sz w:val="22"/>
          <w:szCs w:val="22"/>
        </w:rPr>
      </w:pPr>
      <w:r w:rsidRPr="004303ED">
        <w:rPr>
          <w:rFonts w:ascii="Arial" w:hAnsi="Arial" w:cs="Arial"/>
          <w:color w:val="000000"/>
          <w:sz w:val="22"/>
          <w:szCs w:val="22"/>
        </w:rPr>
        <w:t xml:space="preserve">Level 2 Escalation: If the delay </w:t>
      </w:r>
      <w:r>
        <w:rPr>
          <w:rFonts w:ascii="Arial" w:hAnsi="Arial" w:cs="Arial"/>
          <w:color w:val="000000"/>
          <w:sz w:val="22"/>
          <w:szCs w:val="22"/>
        </w:rPr>
        <w:t xml:space="preserve">or issue </w:t>
      </w:r>
      <w:r w:rsidRPr="004303ED">
        <w:rPr>
          <w:rFonts w:ascii="Arial" w:hAnsi="Arial" w:cs="Arial"/>
          <w:color w:val="000000"/>
          <w:sz w:val="22"/>
          <w:szCs w:val="22"/>
        </w:rPr>
        <w:t xml:space="preserve">is not resolved within three (3) </w:t>
      </w:r>
      <w:r>
        <w:rPr>
          <w:rFonts w:ascii="Arial" w:hAnsi="Arial" w:cs="Arial"/>
          <w:color w:val="000000"/>
          <w:sz w:val="22"/>
          <w:szCs w:val="22"/>
        </w:rPr>
        <w:t>business</w:t>
      </w:r>
      <w:r w:rsidRPr="004303ED">
        <w:rPr>
          <w:rFonts w:ascii="Arial" w:hAnsi="Arial" w:cs="Arial"/>
          <w:color w:val="000000"/>
          <w:sz w:val="22"/>
          <w:szCs w:val="22"/>
        </w:rPr>
        <w:t xml:space="preserve"> days after </w:t>
      </w:r>
      <w:r>
        <w:rPr>
          <w:rFonts w:ascii="Arial" w:hAnsi="Arial" w:cs="Arial"/>
          <w:color w:val="000000"/>
          <w:sz w:val="22"/>
          <w:szCs w:val="22"/>
        </w:rPr>
        <w:t xml:space="preserve">the Level 1 Escalation, Supplier’s </w:t>
      </w:r>
      <w:r w:rsidRPr="004303ED">
        <w:rPr>
          <w:rFonts w:ascii="Arial" w:hAnsi="Arial" w:cs="Arial"/>
          <w:color w:val="000000"/>
          <w:sz w:val="22"/>
          <w:szCs w:val="22"/>
        </w:rPr>
        <w:t>Executive Sponsor (Director or higher)</w:t>
      </w:r>
      <w:r>
        <w:rPr>
          <w:rStyle w:val="FootnoteReference"/>
          <w:rFonts w:ascii="Arial" w:hAnsi="Arial" w:cs="Arial"/>
          <w:color w:val="000000"/>
          <w:sz w:val="22"/>
          <w:szCs w:val="22"/>
        </w:rPr>
        <w:footnoteReference w:id="3"/>
      </w:r>
      <w:r w:rsidRPr="004303ED">
        <w:rPr>
          <w:rFonts w:ascii="Arial" w:hAnsi="Arial" w:cs="Arial"/>
          <w:color w:val="000000"/>
          <w:sz w:val="22"/>
          <w:szCs w:val="22"/>
        </w:rPr>
        <w:t xml:space="preserve"> </w:t>
      </w:r>
      <w:r w:rsidRPr="009C4DA8">
        <w:rPr>
          <w:rFonts w:ascii="Arial" w:hAnsi="Arial" w:cs="Arial"/>
          <w:b/>
          <w:bCs/>
          <w:i/>
          <w:iCs/>
          <w:color w:val="000000"/>
          <w:sz w:val="22"/>
          <w:szCs w:val="22"/>
        </w:rPr>
        <w:t>(</w:t>
      </w:r>
      <w:r w:rsidR="00B2332C" w:rsidRPr="002D50B4">
        <w:rPr>
          <w:rFonts w:ascii="Arial" w:hAnsi="Arial" w:cs="Arial"/>
          <w:b/>
          <w:bCs/>
          <w:color w:val="000000"/>
          <w:sz w:val="22"/>
          <w:szCs w:val="22"/>
        </w:rPr>
        <w:t xml:space="preserve">Andrew Jarvis, President, </w:t>
      </w:r>
      <w:hyperlink r:id="rId23" w:history="1">
        <w:r w:rsidR="00B2332C" w:rsidRPr="00EC281F">
          <w:rPr>
            <w:rStyle w:val="Hyperlink"/>
            <w:rFonts w:ascii="Arial" w:hAnsi="Arial" w:cs="Arial"/>
            <w:b/>
            <w:bCs/>
            <w:sz w:val="22"/>
            <w:szCs w:val="22"/>
          </w:rPr>
          <w:t>ajarvis@burnsmcd.com</w:t>
        </w:r>
      </w:hyperlink>
      <w:r w:rsidR="00B2332C">
        <w:rPr>
          <w:rFonts w:ascii="Arial" w:hAnsi="Arial" w:cs="Arial"/>
          <w:b/>
          <w:bCs/>
          <w:color w:val="000000"/>
          <w:sz w:val="22"/>
          <w:szCs w:val="22"/>
        </w:rPr>
        <w:t xml:space="preserve">, </w:t>
      </w:r>
      <w:r w:rsidR="00B2332C" w:rsidRPr="00B2332C">
        <w:rPr>
          <w:rFonts w:ascii="Arial" w:hAnsi="Arial" w:cs="Arial"/>
          <w:b/>
          <w:bCs/>
          <w:color w:val="000000"/>
          <w:sz w:val="22"/>
          <w:szCs w:val="22"/>
        </w:rPr>
        <w:t>(913) 558-0376</w:t>
      </w:r>
      <w:r w:rsidRPr="009C4DA8">
        <w:rPr>
          <w:rFonts w:ascii="Arial" w:hAnsi="Arial" w:cs="Arial"/>
          <w:b/>
          <w:bCs/>
          <w:i/>
          <w:iCs/>
          <w:color w:val="000000"/>
          <w:sz w:val="22"/>
          <w:szCs w:val="22"/>
        </w:rPr>
        <w:t>)</w:t>
      </w:r>
      <w:r>
        <w:rPr>
          <w:rFonts w:ascii="Arial" w:hAnsi="Arial" w:cs="Arial"/>
          <w:b/>
          <w:bCs/>
          <w:i/>
          <w:iCs/>
          <w:color w:val="000000"/>
          <w:sz w:val="22"/>
          <w:szCs w:val="22"/>
        </w:rPr>
        <w:t xml:space="preserve"> </w:t>
      </w:r>
      <w:r w:rsidRPr="004303ED">
        <w:rPr>
          <w:rFonts w:ascii="Arial" w:hAnsi="Arial" w:cs="Arial"/>
          <w:color w:val="000000"/>
          <w:sz w:val="22"/>
          <w:szCs w:val="22"/>
        </w:rPr>
        <w:t xml:space="preserve">will meet with the </w:t>
      </w:r>
      <w:r>
        <w:rPr>
          <w:rFonts w:ascii="Arial" w:hAnsi="Arial" w:cs="Arial"/>
          <w:color w:val="000000"/>
          <w:sz w:val="22"/>
          <w:szCs w:val="22"/>
        </w:rPr>
        <w:t>Company</w:t>
      </w:r>
      <w:r w:rsidRPr="004303ED">
        <w:rPr>
          <w:rFonts w:ascii="Arial" w:hAnsi="Arial" w:cs="Arial"/>
          <w:color w:val="000000"/>
          <w:sz w:val="22"/>
          <w:szCs w:val="22"/>
        </w:rPr>
        <w:t xml:space="preserve"> Director </w:t>
      </w:r>
      <w:r w:rsidRPr="004303ED">
        <w:rPr>
          <w:rFonts w:ascii="Arial" w:hAnsi="Arial" w:cs="Arial"/>
          <w:b/>
          <w:bCs/>
          <w:i/>
          <w:iCs/>
          <w:color w:val="000000"/>
          <w:sz w:val="22"/>
          <w:szCs w:val="22"/>
        </w:rPr>
        <w:t>(</w:t>
      </w:r>
      <w:r w:rsidR="00867ED8">
        <w:rPr>
          <w:rFonts w:ascii="Arial" w:hAnsi="Arial" w:cs="Arial"/>
          <w:b/>
          <w:bCs/>
          <w:i/>
          <w:iCs/>
          <w:color w:val="000000"/>
          <w:sz w:val="22"/>
          <w:szCs w:val="22"/>
        </w:rPr>
        <w:t>Irving Landesbaum</w:t>
      </w:r>
      <w:r w:rsidRPr="004303ED">
        <w:rPr>
          <w:rFonts w:ascii="Arial" w:hAnsi="Arial" w:cs="Arial"/>
          <w:b/>
          <w:bCs/>
          <w:i/>
          <w:iCs/>
          <w:color w:val="000000"/>
          <w:sz w:val="22"/>
          <w:szCs w:val="22"/>
        </w:rPr>
        <w:t xml:space="preserve">, </w:t>
      </w:r>
      <w:r w:rsidR="00867ED8">
        <w:rPr>
          <w:rFonts w:ascii="Arial" w:hAnsi="Arial" w:cs="Arial"/>
          <w:b/>
          <w:bCs/>
          <w:i/>
          <w:iCs/>
          <w:color w:val="000000"/>
          <w:sz w:val="22"/>
          <w:szCs w:val="22"/>
        </w:rPr>
        <w:t>Director Infrastructure Project Office</w:t>
      </w:r>
      <w:r w:rsidRPr="004303ED">
        <w:rPr>
          <w:rFonts w:ascii="Arial" w:hAnsi="Arial" w:cs="Arial"/>
          <w:b/>
          <w:bCs/>
          <w:i/>
          <w:iCs/>
          <w:color w:val="000000"/>
          <w:sz w:val="22"/>
          <w:szCs w:val="22"/>
        </w:rPr>
        <w:t xml:space="preserve">, </w:t>
      </w:r>
      <w:r w:rsidR="00867ED8">
        <w:rPr>
          <w:rFonts w:ascii="Arial" w:hAnsi="Arial" w:cs="Arial"/>
          <w:b/>
          <w:bCs/>
          <w:i/>
          <w:iCs/>
          <w:color w:val="000000"/>
          <w:sz w:val="22"/>
          <w:szCs w:val="22"/>
        </w:rPr>
        <w:t xml:space="preserve">Irving </w:t>
      </w:r>
      <w:hyperlink r:id="rId24" w:history="1">
        <w:r w:rsidR="00867ED8" w:rsidRPr="003016FF">
          <w:rPr>
            <w:rStyle w:val="Hyperlink"/>
            <w:rFonts w:ascii="Arial" w:hAnsi="Arial" w:cs="Arial"/>
            <w:b/>
            <w:bCs/>
            <w:i/>
            <w:iCs/>
            <w:sz w:val="22"/>
            <w:szCs w:val="22"/>
          </w:rPr>
          <w:t>Landesbaum@pseg.com</w:t>
        </w:r>
      </w:hyperlink>
      <w:r w:rsidR="00867ED8">
        <w:rPr>
          <w:rFonts w:ascii="Arial" w:hAnsi="Arial" w:cs="Arial"/>
          <w:b/>
          <w:bCs/>
          <w:i/>
          <w:iCs/>
          <w:color w:val="000000"/>
          <w:sz w:val="22"/>
          <w:szCs w:val="22"/>
        </w:rPr>
        <w:t>, 516-207-3412</w:t>
      </w:r>
      <w:r w:rsidRPr="004303ED">
        <w:rPr>
          <w:rFonts w:ascii="Arial" w:hAnsi="Arial" w:cs="Arial"/>
          <w:b/>
          <w:bCs/>
          <w:i/>
          <w:iCs/>
          <w:color w:val="000000"/>
          <w:sz w:val="22"/>
          <w:szCs w:val="22"/>
        </w:rPr>
        <w:t>)</w:t>
      </w:r>
      <w:r w:rsidRPr="004303ED">
        <w:rPr>
          <w:rFonts w:ascii="Arial" w:hAnsi="Arial" w:cs="Arial"/>
          <w:color w:val="000000"/>
          <w:sz w:val="22"/>
          <w:szCs w:val="22"/>
        </w:rPr>
        <w:t xml:space="preserve"> to address the issue and discuss step</w:t>
      </w:r>
      <w:r w:rsidR="002406E2">
        <w:rPr>
          <w:rFonts w:ascii="Arial" w:hAnsi="Arial" w:cs="Arial"/>
          <w:color w:val="000000"/>
          <w:sz w:val="22"/>
          <w:szCs w:val="22"/>
        </w:rPr>
        <w:t>s taken and a resolution plan. </w:t>
      </w:r>
    </w:p>
    <w:p w14:paraId="09B63DC7" w14:textId="77777777" w:rsidR="00995EA9" w:rsidRDefault="00995EA9" w:rsidP="00995EA9">
      <w:pPr>
        <w:pStyle w:val="ListParagraph"/>
        <w:rPr>
          <w:rFonts w:ascii="Arial" w:hAnsi="Arial" w:cs="Arial"/>
          <w:color w:val="000000"/>
          <w:sz w:val="22"/>
          <w:szCs w:val="22"/>
        </w:rPr>
      </w:pPr>
    </w:p>
    <w:p w14:paraId="38B16D2E" w14:textId="355A0D4E" w:rsidR="00995EA9" w:rsidRPr="004303ED" w:rsidRDefault="00995EA9" w:rsidP="00995EA9">
      <w:pPr>
        <w:numPr>
          <w:ilvl w:val="0"/>
          <w:numId w:val="19"/>
        </w:numPr>
        <w:tabs>
          <w:tab w:val="clear" w:pos="360"/>
        </w:tabs>
        <w:autoSpaceDE w:val="0"/>
        <w:autoSpaceDN w:val="0"/>
        <w:rPr>
          <w:rFonts w:ascii="Arial" w:hAnsi="Arial" w:cs="Arial"/>
          <w:color w:val="000000"/>
          <w:sz w:val="22"/>
          <w:szCs w:val="22"/>
        </w:rPr>
      </w:pPr>
      <w:r w:rsidRPr="00995EA9">
        <w:rPr>
          <w:rFonts w:ascii="Arial" w:hAnsi="Arial" w:cs="Arial"/>
          <w:color w:val="000000"/>
          <w:sz w:val="22"/>
          <w:szCs w:val="22"/>
        </w:rPr>
        <w:t xml:space="preserve">Level 3 Escalation: If the delay or issue is not resolved within three (3) business days after the Level 2 Escalation, Supplier’s Senior Vice President </w:t>
      </w:r>
      <w:r w:rsidR="002D50B4">
        <w:rPr>
          <w:rFonts w:ascii="Arial" w:hAnsi="Arial" w:cs="Arial"/>
          <w:color w:val="000000"/>
          <w:sz w:val="22"/>
          <w:szCs w:val="22"/>
        </w:rPr>
        <w:t>(</w:t>
      </w:r>
      <w:r w:rsidR="002D50B4" w:rsidRPr="002D50B4">
        <w:rPr>
          <w:rFonts w:ascii="Arial" w:hAnsi="Arial" w:cs="Arial"/>
          <w:b/>
          <w:bCs/>
          <w:color w:val="000000"/>
          <w:sz w:val="22"/>
          <w:szCs w:val="22"/>
        </w:rPr>
        <w:t>Andrew Jarvis</w:t>
      </w:r>
      <w:r w:rsidRPr="002D50B4">
        <w:rPr>
          <w:rFonts w:ascii="Arial" w:hAnsi="Arial" w:cs="Arial"/>
          <w:b/>
          <w:bCs/>
          <w:color w:val="000000"/>
          <w:sz w:val="22"/>
          <w:szCs w:val="22"/>
        </w:rPr>
        <w:t xml:space="preserve">, </w:t>
      </w:r>
      <w:r w:rsidR="002D50B4" w:rsidRPr="002D50B4">
        <w:rPr>
          <w:rFonts w:ascii="Arial" w:hAnsi="Arial" w:cs="Arial"/>
          <w:b/>
          <w:bCs/>
          <w:color w:val="000000"/>
          <w:sz w:val="22"/>
          <w:szCs w:val="22"/>
        </w:rPr>
        <w:t>President</w:t>
      </w:r>
      <w:r w:rsidRPr="002D50B4">
        <w:rPr>
          <w:rFonts w:ascii="Arial" w:hAnsi="Arial" w:cs="Arial"/>
          <w:b/>
          <w:bCs/>
          <w:color w:val="000000"/>
          <w:sz w:val="22"/>
          <w:szCs w:val="22"/>
        </w:rPr>
        <w:t xml:space="preserve">, </w:t>
      </w:r>
      <w:hyperlink r:id="rId25" w:history="1">
        <w:r w:rsidR="00DC72CB" w:rsidRPr="00EC281F">
          <w:rPr>
            <w:rStyle w:val="Hyperlink"/>
            <w:rFonts w:ascii="Arial" w:hAnsi="Arial" w:cs="Arial"/>
            <w:b/>
            <w:bCs/>
            <w:sz w:val="22"/>
            <w:szCs w:val="22"/>
          </w:rPr>
          <w:t>ajarvis@burnsmcd.com</w:t>
        </w:r>
      </w:hyperlink>
      <w:r w:rsidR="00DC72CB">
        <w:rPr>
          <w:rFonts w:ascii="Arial" w:hAnsi="Arial" w:cs="Arial"/>
          <w:b/>
          <w:bCs/>
          <w:color w:val="000000"/>
          <w:sz w:val="22"/>
          <w:szCs w:val="22"/>
        </w:rPr>
        <w:t>,</w:t>
      </w:r>
      <w:r w:rsidR="00B2332C">
        <w:rPr>
          <w:rFonts w:ascii="Arial" w:hAnsi="Arial" w:cs="Arial"/>
          <w:b/>
          <w:bCs/>
          <w:color w:val="000000"/>
          <w:sz w:val="22"/>
          <w:szCs w:val="22"/>
        </w:rPr>
        <w:t xml:space="preserve"> </w:t>
      </w:r>
      <w:r w:rsidR="00B2332C" w:rsidRPr="00B2332C">
        <w:rPr>
          <w:rFonts w:ascii="Arial" w:hAnsi="Arial" w:cs="Arial"/>
          <w:b/>
          <w:bCs/>
          <w:color w:val="000000"/>
          <w:sz w:val="22"/>
          <w:szCs w:val="22"/>
        </w:rPr>
        <w:t>(913) 558-0376</w:t>
      </w:r>
      <w:r w:rsidRPr="00995EA9">
        <w:rPr>
          <w:rFonts w:ascii="Arial" w:hAnsi="Arial" w:cs="Arial"/>
          <w:color w:val="000000"/>
          <w:sz w:val="22"/>
          <w:szCs w:val="22"/>
        </w:rPr>
        <w:t>) will meet with the PSEG CIO (</w:t>
      </w:r>
      <w:r w:rsidR="00867ED8">
        <w:rPr>
          <w:rFonts w:ascii="Arial" w:hAnsi="Arial" w:cs="Arial"/>
          <w:color w:val="000000"/>
          <w:sz w:val="22"/>
          <w:szCs w:val="22"/>
        </w:rPr>
        <w:t xml:space="preserve">Greg Filiplowski, </w:t>
      </w:r>
      <w:r w:rsidR="00EC66ED">
        <w:rPr>
          <w:rFonts w:ascii="Arial" w:hAnsi="Arial" w:cs="Arial"/>
          <w:color w:val="000000"/>
          <w:sz w:val="22"/>
          <w:szCs w:val="22"/>
        </w:rPr>
        <w:t xml:space="preserve">Mgr Director &amp; CIO, </w:t>
      </w:r>
      <w:hyperlink r:id="rId26" w:history="1">
        <w:r w:rsidR="00EC66ED" w:rsidRPr="003016FF">
          <w:rPr>
            <w:rStyle w:val="Hyperlink"/>
            <w:rFonts w:ascii="Arial" w:hAnsi="Arial" w:cs="Arial"/>
            <w:sz w:val="22"/>
            <w:szCs w:val="22"/>
          </w:rPr>
          <w:t>Gregory.Filipkowski@pseg.com</w:t>
        </w:r>
      </w:hyperlink>
      <w:r w:rsidR="00EC66ED">
        <w:rPr>
          <w:rFonts w:ascii="Arial" w:hAnsi="Arial" w:cs="Arial"/>
          <w:color w:val="000000"/>
          <w:sz w:val="22"/>
          <w:szCs w:val="22"/>
        </w:rPr>
        <w:t>, 614-715-6104</w:t>
      </w:r>
      <w:r w:rsidRPr="00995EA9">
        <w:rPr>
          <w:rFonts w:ascii="Arial" w:hAnsi="Arial" w:cs="Arial"/>
          <w:color w:val="000000"/>
          <w:sz w:val="22"/>
          <w:szCs w:val="22"/>
        </w:rPr>
        <w:t>) to address the issue and discuss steps taken and a resolution plan.</w:t>
      </w:r>
    </w:p>
    <w:p w14:paraId="5C2328E9" w14:textId="77777777" w:rsidR="00B72008" w:rsidRPr="004303ED" w:rsidRDefault="00B72008" w:rsidP="00B72008">
      <w:pPr>
        <w:autoSpaceDE w:val="0"/>
        <w:autoSpaceDN w:val="0"/>
        <w:ind w:left="720"/>
        <w:rPr>
          <w:rFonts w:ascii="Arial" w:hAnsi="Arial" w:cs="Arial"/>
          <w:color w:val="000000"/>
          <w:sz w:val="22"/>
          <w:szCs w:val="22"/>
        </w:rPr>
      </w:pPr>
    </w:p>
    <w:p w14:paraId="05DD8A08" w14:textId="77777777" w:rsidR="00B72008" w:rsidRPr="00F230E3" w:rsidRDefault="00B72008" w:rsidP="00DC6AB2">
      <w:pPr>
        <w:tabs>
          <w:tab w:val="clear" w:pos="360"/>
        </w:tabs>
        <w:rPr>
          <w:rFonts w:ascii="Arial" w:hAnsi="Arial" w:cs="Arial"/>
          <w:i/>
          <w:iCs/>
          <w:color w:val="0000FF"/>
          <w:sz w:val="22"/>
          <w:szCs w:val="22"/>
        </w:rPr>
      </w:pPr>
    </w:p>
    <w:permEnd w:id="2039563204"/>
    <w:p w14:paraId="627155A4" w14:textId="77777777" w:rsidR="00DC6AB2" w:rsidRPr="00F230E3" w:rsidRDefault="00DC6AB2" w:rsidP="00DC6AB2">
      <w:pPr>
        <w:tabs>
          <w:tab w:val="clear" w:pos="360"/>
        </w:tabs>
        <w:rPr>
          <w:rFonts w:ascii="Arial" w:hAnsi="Arial" w:cs="Arial"/>
          <w:i/>
          <w:iCs/>
          <w:color w:val="0000FF"/>
          <w:sz w:val="22"/>
          <w:szCs w:val="22"/>
        </w:rPr>
      </w:pPr>
    </w:p>
    <w:p w14:paraId="627155AB" w14:textId="4406B911" w:rsidR="00DC6AB2" w:rsidRPr="00F230E3" w:rsidRDefault="00DC6AB2" w:rsidP="002406E2">
      <w:pPr>
        <w:tabs>
          <w:tab w:val="clear" w:pos="360"/>
        </w:tabs>
        <w:autoSpaceDE w:val="0"/>
        <w:autoSpaceDN w:val="0"/>
        <w:rPr>
          <w:rFonts w:ascii="Arial" w:hAnsi="Arial" w:cs="Arial"/>
          <w:i/>
          <w:iCs/>
          <w:color w:val="0000FF"/>
          <w:sz w:val="22"/>
          <w:szCs w:val="22"/>
        </w:rPr>
      </w:pPr>
    </w:p>
    <w:p w14:paraId="627155AC" w14:textId="77777777" w:rsidR="005E1A62" w:rsidRPr="00F230E3" w:rsidRDefault="005E1A62" w:rsidP="001F78D0">
      <w:pPr>
        <w:rPr>
          <w:rFonts w:ascii="Arial" w:hAnsi="Arial" w:cs="Arial"/>
          <w:sz w:val="22"/>
          <w:szCs w:val="22"/>
        </w:rPr>
      </w:pPr>
    </w:p>
    <w:p w14:paraId="627155AD" w14:textId="77777777" w:rsidR="005E1A62" w:rsidRPr="00F230E3" w:rsidRDefault="005E1A62" w:rsidP="001F78D0">
      <w:pPr>
        <w:rPr>
          <w:rFonts w:ascii="Arial" w:hAnsi="Arial" w:cs="Arial"/>
          <w:sz w:val="22"/>
          <w:szCs w:val="22"/>
        </w:rPr>
      </w:pPr>
    </w:p>
    <w:p w14:paraId="627155AE" w14:textId="77777777" w:rsidR="0039244E" w:rsidRPr="00F230E3" w:rsidRDefault="0039244E" w:rsidP="0039244E">
      <w:pPr>
        <w:pStyle w:val="Heading2"/>
        <w:rPr>
          <w:rFonts w:ascii="Arial" w:hAnsi="Arial" w:cs="Arial"/>
          <w:sz w:val="22"/>
          <w:szCs w:val="22"/>
        </w:rPr>
      </w:pPr>
      <w:bookmarkStart w:id="79" w:name="_Toc204759189"/>
      <w:bookmarkStart w:id="80" w:name="_Toc22728259"/>
      <w:r w:rsidRPr="00F230E3">
        <w:rPr>
          <w:rFonts w:ascii="Arial" w:hAnsi="Arial" w:cs="Arial"/>
          <w:sz w:val="22"/>
          <w:szCs w:val="22"/>
        </w:rPr>
        <w:t>Risk Management Plan</w:t>
      </w:r>
      <w:bookmarkEnd w:id="79"/>
      <w:bookmarkEnd w:id="80"/>
    </w:p>
    <w:p w14:paraId="627155AF" w14:textId="77777777" w:rsidR="004441F0" w:rsidRPr="00F230E3" w:rsidRDefault="004441F0" w:rsidP="00EE7F41">
      <w:pPr>
        <w:pStyle w:val="BodyText"/>
        <w:rPr>
          <w:rFonts w:ascii="Arial" w:hAnsi="Arial" w:cs="Arial"/>
          <w:sz w:val="22"/>
          <w:szCs w:val="22"/>
        </w:rPr>
      </w:pPr>
    </w:p>
    <w:p w14:paraId="627155B0" w14:textId="261FBA81" w:rsidR="00EE7F41" w:rsidRPr="00F46B17" w:rsidRDefault="0039244E" w:rsidP="00EE7F41">
      <w:pPr>
        <w:pStyle w:val="BodyText"/>
        <w:rPr>
          <w:rFonts w:ascii="Arial" w:hAnsi="Arial" w:cs="Arial"/>
          <w:strike/>
          <w:color w:val="FF0000"/>
          <w:sz w:val="22"/>
          <w:szCs w:val="22"/>
        </w:rPr>
      </w:pPr>
      <w:permStart w:id="202138553" w:edGrp="everyone"/>
      <w:commentRangeStart w:id="81"/>
      <w:r w:rsidRPr="00F46B17">
        <w:rPr>
          <w:rFonts w:ascii="Arial" w:hAnsi="Arial" w:cs="Arial"/>
          <w:strike/>
          <w:color w:val="FF0000"/>
          <w:sz w:val="22"/>
          <w:szCs w:val="22"/>
        </w:rPr>
        <w:t>Describe the risks to the deliverables, the probability, potential impacts and how these may be mitigated</w:t>
      </w:r>
      <w:r w:rsidR="00EE7F41" w:rsidRPr="00F46B17">
        <w:rPr>
          <w:rFonts w:ascii="Arial" w:hAnsi="Arial" w:cs="Arial"/>
          <w:strike/>
          <w:color w:val="FF0000"/>
          <w:sz w:val="22"/>
          <w:szCs w:val="22"/>
        </w:rPr>
        <w:t xml:space="preserve">. Risk factors that should be considered when identifying the specific project risks include contractual risks, organization-related risks, technological risks, risks due to size and complexity of the </w:t>
      </w:r>
      <w:r w:rsidR="009C4DA8" w:rsidRPr="00F46B17">
        <w:rPr>
          <w:rFonts w:ascii="Arial" w:hAnsi="Arial" w:cs="Arial"/>
          <w:strike/>
          <w:color w:val="FF0000"/>
          <w:sz w:val="22"/>
          <w:szCs w:val="22"/>
        </w:rPr>
        <w:t>project,</w:t>
      </w:r>
      <w:r w:rsidR="00EE7F41" w:rsidRPr="00F46B17">
        <w:rPr>
          <w:rFonts w:ascii="Arial" w:hAnsi="Arial" w:cs="Arial"/>
          <w:strike/>
          <w:color w:val="FF0000"/>
          <w:sz w:val="22"/>
          <w:szCs w:val="22"/>
        </w:rPr>
        <w:t xml:space="preserve"> risks in personnel acquisition and retention, risks in achieving </w:t>
      </w:r>
      <w:r w:rsidR="009C4DA8" w:rsidRPr="00F46B17">
        <w:rPr>
          <w:rFonts w:ascii="Arial" w:hAnsi="Arial" w:cs="Arial"/>
          <w:strike/>
          <w:color w:val="FF0000"/>
          <w:sz w:val="22"/>
          <w:szCs w:val="22"/>
        </w:rPr>
        <w:t>Company</w:t>
      </w:r>
      <w:r w:rsidR="00EE7F41" w:rsidRPr="00F46B17">
        <w:rPr>
          <w:rFonts w:ascii="Arial" w:hAnsi="Arial" w:cs="Arial"/>
          <w:strike/>
          <w:color w:val="FF0000"/>
          <w:sz w:val="22"/>
          <w:szCs w:val="22"/>
        </w:rPr>
        <w:t xml:space="preserve"> acceptance of the product, and others specific to the </w:t>
      </w:r>
      <w:commentRangeStart w:id="82"/>
      <w:r w:rsidR="00EE7F41" w:rsidRPr="00F46B17">
        <w:rPr>
          <w:rFonts w:ascii="Arial" w:hAnsi="Arial" w:cs="Arial"/>
          <w:strike/>
          <w:color w:val="FF0000"/>
          <w:sz w:val="22"/>
          <w:szCs w:val="22"/>
        </w:rPr>
        <w:t>context</w:t>
      </w:r>
      <w:commentRangeEnd w:id="82"/>
      <w:r w:rsidR="00AB745E">
        <w:rPr>
          <w:rStyle w:val="CommentReference"/>
          <w:i w:val="0"/>
        </w:rPr>
        <w:commentReference w:id="82"/>
      </w:r>
      <w:r w:rsidR="00EE7F41" w:rsidRPr="00F46B17">
        <w:rPr>
          <w:rFonts w:ascii="Arial" w:hAnsi="Arial" w:cs="Arial"/>
          <w:strike/>
          <w:color w:val="FF0000"/>
          <w:sz w:val="22"/>
          <w:szCs w:val="22"/>
        </w:rPr>
        <w:t xml:space="preserve"> of the project.  </w:t>
      </w:r>
      <w:commentRangeEnd w:id="81"/>
      <w:r w:rsidR="00F46B17" w:rsidRPr="00F46B17">
        <w:rPr>
          <w:rStyle w:val="CommentReference"/>
          <w:i w:val="0"/>
          <w:strike/>
        </w:rPr>
        <w:commentReference w:id="81"/>
      </w:r>
    </w:p>
    <w:permEnd w:id="202138553"/>
    <w:p w14:paraId="627155B1" w14:textId="77777777" w:rsidR="0039244E" w:rsidRPr="00F230E3" w:rsidRDefault="0039244E" w:rsidP="0039244E">
      <w:pPr>
        <w:pStyle w:val="IndentedText"/>
        <w:keepNext/>
        <w:ind w:left="0"/>
        <w:rPr>
          <w:rFonts w:ascii="Arial" w:hAnsi="Arial" w:cs="Arial"/>
          <w:sz w:val="22"/>
          <w:szCs w:val="22"/>
        </w:rPr>
      </w:pPr>
    </w:p>
    <w:tbl>
      <w:tblPr>
        <w:tblW w:w="100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7" w:type="dxa"/>
          <w:right w:w="47" w:type="dxa"/>
        </w:tblCellMar>
        <w:tblLook w:val="0000" w:firstRow="0" w:lastRow="0" w:firstColumn="0" w:lastColumn="0" w:noHBand="0" w:noVBand="0"/>
      </w:tblPr>
      <w:tblGrid>
        <w:gridCol w:w="3867"/>
        <w:gridCol w:w="1532"/>
        <w:gridCol w:w="1890"/>
        <w:gridCol w:w="2788"/>
      </w:tblGrid>
      <w:tr w:rsidR="0039244E" w:rsidRPr="00F230E3" w14:paraId="627155B6" w14:textId="77777777" w:rsidTr="0055531D">
        <w:trPr>
          <w:cantSplit/>
          <w:tblHeader/>
          <w:jc w:val="center"/>
        </w:trPr>
        <w:tc>
          <w:tcPr>
            <w:tcW w:w="3867" w:type="dxa"/>
            <w:tcBorders>
              <w:bottom w:val="single" w:sz="4" w:space="0" w:color="auto"/>
            </w:tcBorders>
            <w:shd w:val="clear" w:color="auto" w:fill="auto"/>
          </w:tcPr>
          <w:p w14:paraId="627155B2" w14:textId="77777777" w:rsidR="0039244E" w:rsidRPr="00F230E3" w:rsidRDefault="0039244E" w:rsidP="002F3EFE">
            <w:pPr>
              <w:keepNext/>
              <w:numPr>
                <w:ilvl w:val="12"/>
                <w:numId w:val="0"/>
              </w:numPr>
              <w:jc w:val="center"/>
              <w:rPr>
                <w:rFonts w:ascii="Arial" w:hAnsi="Arial" w:cs="Arial"/>
                <w:b/>
                <w:sz w:val="22"/>
                <w:szCs w:val="22"/>
              </w:rPr>
            </w:pPr>
            <w:r w:rsidRPr="00F230E3">
              <w:rPr>
                <w:rFonts w:ascii="Arial" w:hAnsi="Arial" w:cs="Arial"/>
                <w:b/>
                <w:sz w:val="22"/>
                <w:szCs w:val="22"/>
              </w:rPr>
              <w:t>Risk</w:t>
            </w:r>
          </w:p>
        </w:tc>
        <w:tc>
          <w:tcPr>
            <w:tcW w:w="1532" w:type="dxa"/>
            <w:tcBorders>
              <w:bottom w:val="single" w:sz="4" w:space="0" w:color="auto"/>
            </w:tcBorders>
            <w:shd w:val="clear" w:color="auto" w:fill="auto"/>
          </w:tcPr>
          <w:p w14:paraId="627155B3" w14:textId="77777777" w:rsidR="0039244E" w:rsidRPr="00F230E3" w:rsidRDefault="0039244E" w:rsidP="002F3EFE">
            <w:pPr>
              <w:keepNext/>
              <w:numPr>
                <w:ilvl w:val="12"/>
                <w:numId w:val="0"/>
              </w:numPr>
              <w:jc w:val="center"/>
              <w:rPr>
                <w:rFonts w:ascii="Arial" w:hAnsi="Arial" w:cs="Arial"/>
                <w:b/>
                <w:sz w:val="22"/>
                <w:szCs w:val="22"/>
              </w:rPr>
            </w:pPr>
            <w:r w:rsidRPr="00F230E3">
              <w:rPr>
                <w:rFonts w:ascii="Arial" w:hAnsi="Arial" w:cs="Arial"/>
                <w:b/>
                <w:sz w:val="22"/>
                <w:szCs w:val="22"/>
              </w:rPr>
              <w:t>Probability</w:t>
            </w:r>
          </w:p>
        </w:tc>
        <w:tc>
          <w:tcPr>
            <w:tcW w:w="1890" w:type="dxa"/>
            <w:tcBorders>
              <w:bottom w:val="single" w:sz="4" w:space="0" w:color="auto"/>
            </w:tcBorders>
            <w:shd w:val="clear" w:color="auto" w:fill="auto"/>
          </w:tcPr>
          <w:p w14:paraId="627155B4" w14:textId="77777777" w:rsidR="0039244E" w:rsidRPr="00F230E3" w:rsidRDefault="0039244E" w:rsidP="002F3EFE">
            <w:pPr>
              <w:keepNext/>
              <w:numPr>
                <w:ilvl w:val="12"/>
                <w:numId w:val="0"/>
              </w:numPr>
              <w:jc w:val="center"/>
              <w:rPr>
                <w:rFonts w:ascii="Arial" w:hAnsi="Arial" w:cs="Arial"/>
                <w:b/>
                <w:sz w:val="22"/>
                <w:szCs w:val="22"/>
              </w:rPr>
            </w:pPr>
            <w:r w:rsidRPr="00F230E3">
              <w:rPr>
                <w:rFonts w:ascii="Arial" w:hAnsi="Arial" w:cs="Arial"/>
                <w:b/>
                <w:sz w:val="22"/>
                <w:szCs w:val="22"/>
              </w:rPr>
              <w:t>Impact</w:t>
            </w:r>
          </w:p>
        </w:tc>
        <w:tc>
          <w:tcPr>
            <w:tcW w:w="2788" w:type="dxa"/>
            <w:tcBorders>
              <w:bottom w:val="single" w:sz="4" w:space="0" w:color="auto"/>
            </w:tcBorders>
            <w:shd w:val="clear" w:color="auto" w:fill="auto"/>
          </w:tcPr>
          <w:p w14:paraId="627155B5" w14:textId="77777777" w:rsidR="0039244E" w:rsidRPr="00F230E3" w:rsidRDefault="0039244E" w:rsidP="002F3EFE">
            <w:pPr>
              <w:keepNext/>
              <w:numPr>
                <w:ilvl w:val="12"/>
                <w:numId w:val="0"/>
              </w:numPr>
              <w:jc w:val="center"/>
              <w:rPr>
                <w:rFonts w:ascii="Arial" w:hAnsi="Arial" w:cs="Arial"/>
                <w:b/>
                <w:sz w:val="22"/>
                <w:szCs w:val="22"/>
              </w:rPr>
            </w:pPr>
            <w:r w:rsidRPr="00F230E3">
              <w:rPr>
                <w:rFonts w:ascii="Arial" w:hAnsi="Arial" w:cs="Arial"/>
                <w:b/>
                <w:sz w:val="22"/>
                <w:szCs w:val="22"/>
              </w:rPr>
              <w:t>Mitigation Actions</w:t>
            </w:r>
          </w:p>
        </w:tc>
      </w:tr>
      <w:tr w:rsidR="0039244E" w:rsidRPr="00F230E3" w14:paraId="627155BB" w14:textId="77777777" w:rsidTr="0055531D">
        <w:trPr>
          <w:cantSplit/>
          <w:jc w:val="center"/>
        </w:trPr>
        <w:tc>
          <w:tcPr>
            <w:tcW w:w="3867" w:type="dxa"/>
            <w:tcBorders>
              <w:top w:val="single" w:sz="4" w:space="0" w:color="auto"/>
              <w:bottom w:val="single" w:sz="4" w:space="0" w:color="auto"/>
            </w:tcBorders>
            <w:vAlign w:val="center"/>
          </w:tcPr>
          <w:p w14:paraId="627155B7" w14:textId="643D4463" w:rsidR="0039244E" w:rsidRPr="00E12B94" w:rsidRDefault="00B4658A" w:rsidP="006D6A93">
            <w:pPr>
              <w:pStyle w:val="BodyText"/>
              <w:keepNext/>
              <w:rPr>
                <w:rFonts w:ascii="Arial" w:hAnsi="Arial" w:cs="Arial"/>
                <w:i w:val="0"/>
                <w:iCs/>
                <w:sz w:val="22"/>
                <w:szCs w:val="22"/>
              </w:rPr>
            </w:pPr>
            <w:permStart w:id="1978301434" w:edGrp="everyone"/>
            <w:r w:rsidRPr="00E12B94">
              <w:rPr>
                <w:rFonts w:ascii="Arial" w:hAnsi="Arial" w:cs="Arial"/>
                <w:i w:val="0"/>
                <w:iCs/>
                <w:sz w:val="22"/>
                <w:szCs w:val="22"/>
              </w:rPr>
              <w:t xml:space="preserve">Delayed comments from </w:t>
            </w:r>
            <w:r w:rsidR="006963F9">
              <w:rPr>
                <w:rFonts w:ascii="Arial" w:hAnsi="Arial" w:cs="Arial"/>
                <w:i w:val="0"/>
                <w:iCs/>
                <w:sz w:val="22"/>
                <w:szCs w:val="22"/>
              </w:rPr>
              <w:t>COMPANY</w:t>
            </w:r>
            <w:r w:rsidRPr="00E12B94">
              <w:rPr>
                <w:rFonts w:ascii="Arial" w:hAnsi="Arial" w:cs="Arial"/>
                <w:i w:val="0"/>
                <w:iCs/>
                <w:sz w:val="22"/>
                <w:szCs w:val="22"/>
              </w:rPr>
              <w:t xml:space="preserve"> on </w:t>
            </w:r>
            <w:r w:rsidR="00C16919" w:rsidRPr="00E12B94">
              <w:rPr>
                <w:rFonts w:ascii="Arial" w:hAnsi="Arial" w:cs="Arial"/>
                <w:i w:val="0"/>
                <w:iCs/>
                <w:sz w:val="22"/>
                <w:szCs w:val="22"/>
              </w:rPr>
              <w:t>design documents</w:t>
            </w:r>
          </w:p>
        </w:tc>
        <w:tc>
          <w:tcPr>
            <w:tcW w:w="1532" w:type="dxa"/>
            <w:tcBorders>
              <w:top w:val="single" w:sz="4" w:space="0" w:color="auto"/>
              <w:bottom w:val="single" w:sz="4" w:space="0" w:color="auto"/>
            </w:tcBorders>
          </w:tcPr>
          <w:p w14:paraId="627155B8" w14:textId="124530F5" w:rsidR="0039244E" w:rsidRPr="00E12B94" w:rsidRDefault="00940F6F" w:rsidP="006D6A93">
            <w:pPr>
              <w:pStyle w:val="BodyText"/>
              <w:keepNext/>
              <w:rPr>
                <w:rFonts w:ascii="Arial" w:hAnsi="Arial" w:cs="Arial"/>
                <w:i w:val="0"/>
                <w:iCs/>
                <w:sz w:val="22"/>
                <w:szCs w:val="22"/>
              </w:rPr>
            </w:pPr>
            <w:r w:rsidRPr="00E12B94">
              <w:rPr>
                <w:rFonts w:ascii="Arial" w:hAnsi="Arial" w:cs="Arial"/>
                <w:i w:val="0"/>
                <w:iCs/>
                <w:sz w:val="22"/>
                <w:szCs w:val="22"/>
              </w:rPr>
              <w:t>Low</w:t>
            </w:r>
          </w:p>
        </w:tc>
        <w:tc>
          <w:tcPr>
            <w:tcW w:w="1890" w:type="dxa"/>
            <w:tcBorders>
              <w:top w:val="single" w:sz="4" w:space="0" w:color="auto"/>
              <w:bottom w:val="single" w:sz="4" w:space="0" w:color="auto"/>
            </w:tcBorders>
          </w:tcPr>
          <w:p w14:paraId="627155B9" w14:textId="4662CB39" w:rsidR="0039244E" w:rsidRPr="00E12B94" w:rsidRDefault="00C67297" w:rsidP="006D6A93">
            <w:pPr>
              <w:pStyle w:val="BodyText"/>
              <w:keepNext/>
              <w:rPr>
                <w:rFonts w:ascii="Arial" w:hAnsi="Arial" w:cs="Arial"/>
                <w:i w:val="0"/>
                <w:iCs/>
                <w:sz w:val="22"/>
                <w:szCs w:val="22"/>
              </w:rPr>
            </w:pPr>
            <w:r w:rsidRPr="00E12B94">
              <w:rPr>
                <w:rFonts w:ascii="Arial" w:hAnsi="Arial" w:cs="Arial"/>
                <w:i w:val="0"/>
                <w:iCs/>
                <w:sz w:val="22"/>
                <w:szCs w:val="22"/>
              </w:rPr>
              <w:t>Time</w:t>
            </w:r>
          </w:p>
        </w:tc>
        <w:tc>
          <w:tcPr>
            <w:tcW w:w="2788" w:type="dxa"/>
            <w:tcBorders>
              <w:top w:val="single" w:sz="4" w:space="0" w:color="auto"/>
              <w:bottom w:val="single" w:sz="4" w:space="0" w:color="auto"/>
            </w:tcBorders>
          </w:tcPr>
          <w:p w14:paraId="627155BA" w14:textId="303788C6" w:rsidR="0039244E" w:rsidRPr="00E12B94" w:rsidRDefault="00940F6F" w:rsidP="006D6A93">
            <w:pPr>
              <w:pStyle w:val="BodyText"/>
              <w:keepNext/>
              <w:rPr>
                <w:rFonts w:ascii="Arial" w:hAnsi="Arial" w:cs="Arial"/>
                <w:i w:val="0"/>
                <w:iCs/>
                <w:sz w:val="22"/>
                <w:szCs w:val="22"/>
              </w:rPr>
            </w:pPr>
            <w:r w:rsidRPr="00E12B94">
              <w:rPr>
                <w:rFonts w:ascii="Arial" w:hAnsi="Arial" w:cs="Arial"/>
                <w:i w:val="0"/>
                <w:iCs/>
                <w:sz w:val="22"/>
                <w:szCs w:val="22"/>
              </w:rPr>
              <w:t>Expedite revision if possible</w:t>
            </w:r>
          </w:p>
        </w:tc>
      </w:tr>
      <w:tr w:rsidR="0039244E" w:rsidRPr="00F230E3" w14:paraId="627155C0" w14:textId="77777777" w:rsidTr="0055531D">
        <w:trPr>
          <w:cantSplit/>
          <w:jc w:val="center"/>
        </w:trPr>
        <w:tc>
          <w:tcPr>
            <w:tcW w:w="3867" w:type="dxa"/>
            <w:tcBorders>
              <w:top w:val="single" w:sz="4" w:space="0" w:color="auto"/>
              <w:bottom w:val="single" w:sz="4" w:space="0" w:color="auto"/>
            </w:tcBorders>
            <w:vAlign w:val="center"/>
          </w:tcPr>
          <w:p w14:paraId="627155BC" w14:textId="7ACFE1A0" w:rsidR="0039244E" w:rsidRPr="00E12B94" w:rsidRDefault="00C16919" w:rsidP="006D6A93">
            <w:pPr>
              <w:pStyle w:val="BodyText"/>
              <w:rPr>
                <w:rFonts w:ascii="Arial" w:hAnsi="Arial" w:cs="Arial"/>
                <w:i w:val="0"/>
                <w:iCs/>
                <w:sz w:val="22"/>
                <w:szCs w:val="22"/>
              </w:rPr>
            </w:pPr>
            <w:r w:rsidRPr="00E12B94">
              <w:rPr>
                <w:rFonts w:ascii="Arial" w:hAnsi="Arial" w:cs="Arial"/>
                <w:i w:val="0"/>
                <w:iCs/>
                <w:sz w:val="22"/>
                <w:szCs w:val="22"/>
              </w:rPr>
              <w:t>Delayed reviews of the RFP specifications</w:t>
            </w:r>
            <w:permEnd w:id="1978301434"/>
          </w:p>
        </w:tc>
        <w:tc>
          <w:tcPr>
            <w:tcW w:w="1532" w:type="dxa"/>
            <w:tcBorders>
              <w:top w:val="single" w:sz="4" w:space="0" w:color="auto"/>
              <w:bottom w:val="single" w:sz="4" w:space="0" w:color="auto"/>
            </w:tcBorders>
          </w:tcPr>
          <w:p w14:paraId="627155BD" w14:textId="518FEFC2" w:rsidR="0039244E" w:rsidRPr="00E12B94" w:rsidRDefault="00940F6F" w:rsidP="006D6A93">
            <w:pPr>
              <w:pStyle w:val="BodyText"/>
              <w:rPr>
                <w:rFonts w:ascii="Arial" w:hAnsi="Arial" w:cs="Arial"/>
                <w:i w:val="0"/>
                <w:iCs/>
                <w:sz w:val="22"/>
                <w:szCs w:val="22"/>
              </w:rPr>
            </w:pPr>
            <w:r w:rsidRPr="00E12B94">
              <w:rPr>
                <w:rFonts w:ascii="Arial" w:hAnsi="Arial" w:cs="Arial"/>
                <w:i w:val="0"/>
                <w:iCs/>
                <w:sz w:val="22"/>
                <w:szCs w:val="22"/>
              </w:rPr>
              <w:t>Low</w:t>
            </w:r>
          </w:p>
        </w:tc>
        <w:tc>
          <w:tcPr>
            <w:tcW w:w="1890" w:type="dxa"/>
            <w:tcBorders>
              <w:top w:val="single" w:sz="4" w:space="0" w:color="auto"/>
              <w:bottom w:val="single" w:sz="4" w:space="0" w:color="auto"/>
            </w:tcBorders>
          </w:tcPr>
          <w:p w14:paraId="627155BE" w14:textId="175D6DB5" w:rsidR="0039244E" w:rsidRPr="00E12B94" w:rsidRDefault="00C67297" w:rsidP="006D6A93">
            <w:pPr>
              <w:pStyle w:val="BodyText"/>
              <w:rPr>
                <w:rFonts w:ascii="Arial" w:hAnsi="Arial" w:cs="Arial"/>
                <w:i w:val="0"/>
                <w:iCs/>
                <w:sz w:val="22"/>
                <w:szCs w:val="22"/>
              </w:rPr>
            </w:pPr>
            <w:r w:rsidRPr="00E12B94">
              <w:rPr>
                <w:rFonts w:ascii="Arial" w:hAnsi="Arial" w:cs="Arial"/>
                <w:i w:val="0"/>
                <w:iCs/>
                <w:sz w:val="22"/>
                <w:szCs w:val="22"/>
              </w:rPr>
              <w:t>Time</w:t>
            </w:r>
          </w:p>
        </w:tc>
        <w:tc>
          <w:tcPr>
            <w:tcW w:w="2788" w:type="dxa"/>
            <w:tcBorders>
              <w:top w:val="single" w:sz="4" w:space="0" w:color="auto"/>
              <w:bottom w:val="single" w:sz="4" w:space="0" w:color="auto"/>
            </w:tcBorders>
          </w:tcPr>
          <w:p w14:paraId="627155BF" w14:textId="1A4E67E8" w:rsidR="0039244E" w:rsidRPr="00E12B94" w:rsidRDefault="00940F6F" w:rsidP="006D6A93">
            <w:pPr>
              <w:pStyle w:val="BodyText"/>
              <w:rPr>
                <w:rFonts w:ascii="Arial" w:hAnsi="Arial" w:cs="Arial"/>
                <w:i w:val="0"/>
                <w:iCs/>
                <w:sz w:val="22"/>
                <w:szCs w:val="22"/>
              </w:rPr>
            </w:pPr>
            <w:r w:rsidRPr="00E12B94">
              <w:rPr>
                <w:rFonts w:ascii="Arial" w:hAnsi="Arial" w:cs="Arial"/>
                <w:i w:val="0"/>
                <w:iCs/>
                <w:sz w:val="22"/>
                <w:szCs w:val="22"/>
              </w:rPr>
              <w:t>Expedite revision if possible</w:t>
            </w:r>
          </w:p>
        </w:tc>
      </w:tr>
      <w:tr w:rsidR="0039244E" w:rsidRPr="00F230E3" w14:paraId="627155C5" w14:textId="77777777" w:rsidTr="0055531D">
        <w:trPr>
          <w:cantSplit/>
          <w:jc w:val="center"/>
        </w:trPr>
        <w:tc>
          <w:tcPr>
            <w:tcW w:w="3867" w:type="dxa"/>
            <w:tcBorders>
              <w:top w:val="single" w:sz="4" w:space="0" w:color="auto"/>
              <w:bottom w:val="single" w:sz="4" w:space="0" w:color="auto"/>
            </w:tcBorders>
            <w:vAlign w:val="center"/>
          </w:tcPr>
          <w:p w14:paraId="627155C1" w14:textId="433E49FE" w:rsidR="0039244E" w:rsidRPr="00E12B94" w:rsidRDefault="00C16919" w:rsidP="006D6A93">
            <w:pPr>
              <w:pStyle w:val="BodyText"/>
              <w:rPr>
                <w:rFonts w:ascii="Arial" w:hAnsi="Arial" w:cs="Arial"/>
                <w:i w:val="0"/>
                <w:iCs/>
                <w:sz w:val="22"/>
                <w:szCs w:val="22"/>
              </w:rPr>
            </w:pPr>
            <w:permStart w:id="741374831" w:edGrp="everyone"/>
            <w:r w:rsidRPr="00E12B94">
              <w:rPr>
                <w:rFonts w:ascii="Arial" w:hAnsi="Arial" w:cs="Arial"/>
                <w:i w:val="0"/>
                <w:iCs/>
                <w:sz w:val="22"/>
                <w:szCs w:val="22"/>
              </w:rPr>
              <w:t>Delayed issue of the RFP issuance</w:t>
            </w:r>
          </w:p>
        </w:tc>
        <w:tc>
          <w:tcPr>
            <w:tcW w:w="1532" w:type="dxa"/>
            <w:tcBorders>
              <w:top w:val="single" w:sz="4" w:space="0" w:color="auto"/>
              <w:bottom w:val="single" w:sz="4" w:space="0" w:color="auto"/>
            </w:tcBorders>
          </w:tcPr>
          <w:p w14:paraId="627155C2" w14:textId="79DE69FF" w:rsidR="0039244E" w:rsidRPr="00E12B94" w:rsidRDefault="00940F6F" w:rsidP="006D6A93">
            <w:pPr>
              <w:pStyle w:val="BodyText"/>
              <w:rPr>
                <w:rFonts w:ascii="Arial" w:hAnsi="Arial" w:cs="Arial"/>
                <w:i w:val="0"/>
                <w:iCs/>
                <w:sz w:val="22"/>
                <w:szCs w:val="22"/>
              </w:rPr>
            </w:pPr>
            <w:r w:rsidRPr="00E12B94">
              <w:rPr>
                <w:rFonts w:ascii="Arial" w:hAnsi="Arial" w:cs="Arial"/>
                <w:i w:val="0"/>
                <w:iCs/>
                <w:sz w:val="22"/>
                <w:szCs w:val="22"/>
              </w:rPr>
              <w:t>Low</w:t>
            </w:r>
          </w:p>
        </w:tc>
        <w:tc>
          <w:tcPr>
            <w:tcW w:w="1890" w:type="dxa"/>
            <w:tcBorders>
              <w:top w:val="single" w:sz="4" w:space="0" w:color="auto"/>
              <w:bottom w:val="single" w:sz="4" w:space="0" w:color="auto"/>
            </w:tcBorders>
          </w:tcPr>
          <w:p w14:paraId="627155C3" w14:textId="5394EBE3" w:rsidR="0039244E" w:rsidRPr="00E12B94" w:rsidRDefault="00C67297" w:rsidP="006D6A93">
            <w:pPr>
              <w:pStyle w:val="BodyText"/>
              <w:rPr>
                <w:rFonts w:ascii="Arial" w:hAnsi="Arial" w:cs="Arial"/>
                <w:i w:val="0"/>
                <w:iCs/>
                <w:sz w:val="22"/>
                <w:szCs w:val="22"/>
              </w:rPr>
            </w:pPr>
            <w:r w:rsidRPr="00E12B94">
              <w:rPr>
                <w:rFonts w:ascii="Arial" w:hAnsi="Arial" w:cs="Arial"/>
                <w:i w:val="0"/>
                <w:iCs/>
                <w:sz w:val="22"/>
                <w:szCs w:val="22"/>
              </w:rPr>
              <w:t>Time</w:t>
            </w:r>
          </w:p>
        </w:tc>
        <w:tc>
          <w:tcPr>
            <w:tcW w:w="2788" w:type="dxa"/>
            <w:tcBorders>
              <w:top w:val="single" w:sz="4" w:space="0" w:color="auto"/>
              <w:bottom w:val="single" w:sz="4" w:space="0" w:color="auto"/>
            </w:tcBorders>
          </w:tcPr>
          <w:p w14:paraId="627155C4" w14:textId="4CF4FB8F" w:rsidR="0039244E" w:rsidRPr="00E12B94" w:rsidRDefault="00940F6F" w:rsidP="006D6A93">
            <w:pPr>
              <w:pStyle w:val="BodyText"/>
              <w:rPr>
                <w:rFonts w:ascii="Arial" w:hAnsi="Arial" w:cs="Arial"/>
                <w:i w:val="0"/>
                <w:iCs/>
                <w:sz w:val="22"/>
                <w:szCs w:val="22"/>
              </w:rPr>
            </w:pPr>
            <w:r w:rsidRPr="00E12B94">
              <w:rPr>
                <w:rFonts w:ascii="Arial" w:hAnsi="Arial" w:cs="Arial"/>
                <w:i w:val="0"/>
                <w:iCs/>
                <w:sz w:val="22"/>
                <w:szCs w:val="22"/>
              </w:rPr>
              <w:t>Expedite revision if possible</w:t>
            </w:r>
          </w:p>
        </w:tc>
      </w:tr>
      <w:tr w:rsidR="0055531D" w:rsidRPr="00F230E3" w14:paraId="34F375CA" w14:textId="77777777" w:rsidTr="0055531D">
        <w:trPr>
          <w:cantSplit/>
          <w:jc w:val="center"/>
        </w:trPr>
        <w:tc>
          <w:tcPr>
            <w:tcW w:w="3867" w:type="dxa"/>
            <w:tcBorders>
              <w:top w:val="single" w:sz="4" w:space="0" w:color="auto"/>
              <w:bottom w:val="single" w:sz="4" w:space="0" w:color="auto"/>
            </w:tcBorders>
            <w:vAlign w:val="center"/>
          </w:tcPr>
          <w:p w14:paraId="595A2AB3" w14:textId="2E98FCB9" w:rsidR="0055531D" w:rsidRPr="00E12B94" w:rsidRDefault="00C67297" w:rsidP="006D6A93">
            <w:pPr>
              <w:pStyle w:val="BodyText"/>
              <w:rPr>
                <w:rFonts w:ascii="Arial" w:hAnsi="Arial" w:cs="Arial"/>
                <w:i w:val="0"/>
                <w:iCs/>
                <w:sz w:val="22"/>
                <w:szCs w:val="22"/>
              </w:rPr>
            </w:pPr>
            <w:permStart w:id="325930322" w:edGrp="everyone"/>
            <w:permEnd w:id="741374831"/>
            <w:r w:rsidRPr="00E12B94">
              <w:rPr>
                <w:rFonts w:ascii="Arial" w:hAnsi="Arial" w:cs="Arial"/>
                <w:i w:val="0"/>
                <w:iCs/>
                <w:sz w:val="22"/>
                <w:szCs w:val="22"/>
              </w:rPr>
              <w:t>Denied entry into substations</w:t>
            </w:r>
            <w:r w:rsidR="00814BA5" w:rsidRPr="00E12B94">
              <w:rPr>
                <w:rFonts w:ascii="Arial" w:hAnsi="Arial" w:cs="Arial"/>
                <w:i w:val="0"/>
                <w:iCs/>
                <w:sz w:val="22"/>
                <w:szCs w:val="22"/>
              </w:rPr>
              <w:t xml:space="preserve"> due to weather</w:t>
            </w:r>
            <w:r w:rsidR="00940F6F" w:rsidRPr="00E12B94">
              <w:rPr>
                <w:rFonts w:ascii="Arial" w:hAnsi="Arial" w:cs="Arial"/>
                <w:i w:val="0"/>
                <w:iCs/>
                <w:sz w:val="22"/>
                <w:szCs w:val="22"/>
              </w:rPr>
              <w:t>, construction, lack of escort,</w:t>
            </w:r>
            <w:r w:rsidR="00814BA5" w:rsidRPr="00E12B94">
              <w:rPr>
                <w:rFonts w:ascii="Arial" w:hAnsi="Arial" w:cs="Arial"/>
                <w:i w:val="0"/>
                <w:iCs/>
                <w:sz w:val="22"/>
                <w:szCs w:val="22"/>
              </w:rPr>
              <w:t xml:space="preserve"> or other conditions</w:t>
            </w:r>
          </w:p>
        </w:tc>
        <w:tc>
          <w:tcPr>
            <w:tcW w:w="1532" w:type="dxa"/>
            <w:tcBorders>
              <w:top w:val="single" w:sz="4" w:space="0" w:color="auto"/>
              <w:bottom w:val="single" w:sz="4" w:space="0" w:color="auto"/>
            </w:tcBorders>
          </w:tcPr>
          <w:p w14:paraId="7324E8F2" w14:textId="1351A27E" w:rsidR="0055531D" w:rsidRPr="00E12B94" w:rsidRDefault="00940F6F" w:rsidP="006D6A93">
            <w:pPr>
              <w:pStyle w:val="BodyText"/>
              <w:rPr>
                <w:rFonts w:ascii="Arial" w:hAnsi="Arial" w:cs="Arial"/>
                <w:i w:val="0"/>
                <w:iCs/>
                <w:sz w:val="22"/>
                <w:szCs w:val="22"/>
              </w:rPr>
            </w:pPr>
            <w:r w:rsidRPr="00E12B94">
              <w:rPr>
                <w:rFonts w:ascii="Arial" w:hAnsi="Arial" w:cs="Arial"/>
                <w:i w:val="0"/>
                <w:iCs/>
                <w:sz w:val="22"/>
                <w:szCs w:val="22"/>
              </w:rPr>
              <w:t>Medium</w:t>
            </w:r>
          </w:p>
        </w:tc>
        <w:tc>
          <w:tcPr>
            <w:tcW w:w="1890" w:type="dxa"/>
            <w:tcBorders>
              <w:top w:val="single" w:sz="4" w:space="0" w:color="auto"/>
              <w:bottom w:val="single" w:sz="4" w:space="0" w:color="auto"/>
            </w:tcBorders>
          </w:tcPr>
          <w:p w14:paraId="6A097689" w14:textId="32AAF92B" w:rsidR="0055531D" w:rsidRPr="00E12B94" w:rsidRDefault="00C67297" w:rsidP="006D6A93">
            <w:pPr>
              <w:pStyle w:val="BodyText"/>
              <w:rPr>
                <w:rFonts w:ascii="Arial" w:hAnsi="Arial" w:cs="Arial"/>
                <w:i w:val="0"/>
                <w:iCs/>
                <w:sz w:val="22"/>
                <w:szCs w:val="22"/>
              </w:rPr>
            </w:pPr>
            <w:r w:rsidRPr="00E12B94">
              <w:rPr>
                <w:rFonts w:ascii="Arial" w:hAnsi="Arial" w:cs="Arial"/>
                <w:i w:val="0"/>
                <w:iCs/>
                <w:sz w:val="22"/>
                <w:szCs w:val="22"/>
              </w:rPr>
              <w:t>Time and cost</w:t>
            </w:r>
          </w:p>
        </w:tc>
        <w:tc>
          <w:tcPr>
            <w:tcW w:w="2788" w:type="dxa"/>
            <w:tcBorders>
              <w:top w:val="single" w:sz="4" w:space="0" w:color="auto"/>
              <w:bottom w:val="single" w:sz="4" w:space="0" w:color="auto"/>
            </w:tcBorders>
          </w:tcPr>
          <w:p w14:paraId="081551E5" w14:textId="0C784738" w:rsidR="0055531D" w:rsidRPr="00E12B94" w:rsidRDefault="00B40BB3" w:rsidP="006D6A93">
            <w:pPr>
              <w:pStyle w:val="BodyText"/>
              <w:rPr>
                <w:rFonts w:ascii="Arial" w:hAnsi="Arial" w:cs="Arial"/>
                <w:i w:val="0"/>
                <w:iCs/>
                <w:sz w:val="22"/>
                <w:szCs w:val="22"/>
              </w:rPr>
            </w:pPr>
            <w:r w:rsidRPr="00E12B94">
              <w:rPr>
                <w:rFonts w:ascii="Arial" w:hAnsi="Arial" w:cs="Arial"/>
                <w:i w:val="0"/>
                <w:iCs/>
                <w:sz w:val="22"/>
                <w:szCs w:val="22"/>
              </w:rPr>
              <w:t xml:space="preserve">Verify before mobilizing </w:t>
            </w:r>
            <w:r w:rsidR="00DB7086" w:rsidRPr="00E12B94">
              <w:rPr>
                <w:rFonts w:ascii="Arial" w:hAnsi="Arial" w:cs="Arial"/>
                <w:i w:val="0"/>
                <w:iCs/>
                <w:sz w:val="22"/>
                <w:szCs w:val="22"/>
              </w:rPr>
              <w:t>for the week</w:t>
            </w:r>
            <w:r w:rsidR="00940F6F" w:rsidRPr="00E12B94">
              <w:rPr>
                <w:rFonts w:ascii="Arial" w:hAnsi="Arial" w:cs="Arial"/>
                <w:i w:val="0"/>
                <w:iCs/>
                <w:sz w:val="22"/>
                <w:szCs w:val="22"/>
              </w:rPr>
              <w:t>, change site plan if specific sites are inaccessible</w:t>
            </w:r>
          </w:p>
        </w:tc>
      </w:tr>
      <w:tr w:rsidR="0055531D" w:rsidRPr="00F230E3" w14:paraId="24B5BD7E" w14:textId="77777777" w:rsidTr="0055531D">
        <w:trPr>
          <w:cantSplit/>
          <w:jc w:val="center"/>
        </w:trPr>
        <w:tc>
          <w:tcPr>
            <w:tcW w:w="3867" w:type="dxa"/>
            <w:tcBorders>
              <w:top w:val="single" w:sz="4" w:space="0" w:color="auto"/>
              <w:bottom w:val="single" w:sz="4" w:space="0" w:color="auto"/>
            </w:tcBorders>
            <w:vAlign w:val="center"/>
          </w:tcPr>
          <w:p w14:paraId="365D37C1" w14:textId="77777777" w:rsidR="0055531D" w:rsidRPr="00F230E3" w:rsidRDefault="0055531D" w:rsidP="006D6A93">
            <w:pPr>
              <w:pStyle w:val="BodyText"/>
              <w:rPr>
                <w:rFonts w:ascii="Arial" w:hAnsi="Arial" w:cs="Arial"/>
                <w:sz w:val="22"/>
                <w:szCs w:val="22"/>
              </w:rPr>
            </w:pPr>
            <w:permStart w:id="1735163541" w:edGrp="everyone"/>
            <w:permEnd w:id="325930322"/>
          </w:p>
        </w:tc>
        <w:tc>
          <w:tcPr>
            <w:tcW w:w="1532" w:type="dxa"/>
            <w:tcBorders>
              <w:top w:val="single" w:sz="4" w:space="0" w:color="auto"/>
              <w:bottom w:val="single" w:sz="4" w:space="0" w:color="auto"/>
            </w:tcBorders>
          </w:tcPr>
          <w:p w14:paraId="3130B411" w14:textId="77777777" w:rsidR="0055531D" w:rsidRPr="00F230E3" w:rsidRDefault="0055531D" w:rsidP="006D6A93">
            <w:pPr>
              <w:pStyle w:val="BodyText"/>
              <w:rPr>
                <w:rFonts w:ascii="Arial" w:hAnsi="Arial" w:cs="Arial"/>
                <w:sz w:val="22"/>
                <w:szCs w:val="22"/>
              </w:rPr>
            </w:pPr>
          </w:p>
        </w:tc>
        <w:tc>
          <w:tcPr>
            <w:tcW w:w="1890" w:type="dxa"/>
            <w:tcBorders>
              <w:top w:val="single" w:sz="4" w:space="0" w:color="auto"/>
              <w:bottom w:val="single" w:sz="4" w:space="0" w:color="auto"/>
            </w:tcBorders>
          </w:tcPr>
          <w:p w14:paraId="3478B88F" w14:textId="77777777" w:rsidR="0055531D" w:rsidRPr="00F230E3" w:rsidRDefault="0055531D" w:rsidP="006D6A93">
            <w:pPr>
              <w:pStyle w:val="BodyText"/>
              <w:rPr>
                <w:rFonts w:ascii="Arial" w:hAnsi="Arial" w:cs="Arial"/>
                <w:sz w:val="22"/>
                <w:szCs w:val="22"/>
              </w:rPr>
            </w:pPr>
          </w:p>
        </w:tc>
        <w:tc>
          <w:tcPr>
            <w:tcW w:w="2788" w:type="dxa"/>
            <w:tcBorders>
              <w:top w:val="single" w:sz="4" w:space="0" w:color="auto"/>
              <w:bottom w:val="single" w:sz="4" w:space="0" w:color="auto"/>
            </w:tcBorders>
          </w:tcPr>
          <w:p w14:paraId="164D0B43" w14:textId="77777777" w:rsidR="0055531D" w:rsidRPr="00F230E3" w:rsidRDefault="0055531D" w:rsidP="006D6A93">
            <w:pPr>
              <w:pStyle w:val="BodyText"/>
              <w:rPr>
                <w:rFonts w:ascii="Arial" w:hAnsi="Arial" w:cs="Arial"/>
                <w:sz w:val="22"/>
                <w:szCs w:val="22"/>
              </w:rPr>
            </w:pPr>
          </w:p>
        </w:tc>
      </w:tr>
      <w:tr w:rsidR="0055531D" w:rsidRPr="00F230E3" w14:paraId="5B33BCAF" w14:textId="77777777" w:rsidTr="0055531D">
        <w:trPr>
          <w:cantSplit/>
          <w:jc w:val="center"/>
        </w:trPr>
        <w:tc>
          <w:tcPr>
            <w:tcW w:w="3867" w:type="dxa"/>
            <w:tcBorders>
              <w:top w:val="single" w:sz="4" w:space="0" w:color="auto"/>
              <w:bottom w:val="single" w:sz="4" w:space="0" w:color="auto"/>
            </w:tcBorders>
            <w:vAlign w:val="center"/>
          </w:tcPr>
          <w:p w14:paraId="2A5AD417" w14:textId="77777777" w:rsidR="0055531D" w:rsidRPr="00F230E3" w:rsidRDefault="0055531D" w:rsidP="006D6A93">
            <w:pPr>
              <w:pStyle w:val="BodyText"/>
              <w:rPr>
                <w:rFonts w:ascii="Arial" w:hAnsi="Arial" w:cs="Arial"/>
                <w:sz w:val="22"/>
                <w:szCs w:val="22"/>
              </w:rPr>
            </w:pPr>
            <w:permStart w:id="763566936" w:edGrp="everyone"/>
            <w:permEnd w:id="1735163541"/>
          </w:p>
        </w:tc>
        <w:tc>
          <w:tcPr>
            <w:tcW w:w="1532" w:type="dxa"/>
            <w:tcBorders>
              <w:top w:val="single" w:sz="4" w:space="0" w:color="auto"/>
              <w:bottom w:val="single" w:sz="4" w:space="0" w:color="auto"/>
            </w:tcBorders>
          </w:tcPr>
          <w:p w14:paraId="79874481" w14:textId="77777777" w:rsidR="0055531D" w:rsidRPr="00F230E3" w:rsidRDefault="0055531D" w:rsidP="006D6A93">
            <w:pPr>
              <w:pStyle w:val="BodyText"/>
              <w:rPr>
                <w:rFonts w:ascii="Arial" w:hAnsi="Arial" w:cs="Arial"/>
                <w:sz w:val="22"/>
                <w:szCs w:val="22"/>
              </w:rPr>
            </w:pPr>
          </w:p>
        </w:tc>
        <w:tc>
          <w:tcPr>
            <w:tcW w:w="1890" w:type="dxa"/>
            <w:tcBorders>
              <w:top w:val="single" w:sz="4" w:space="0" w:color="auto"/>
              <w:bottom w:val="single" w:sz="4" w:space="0" w:color="auto"/>
            </w:tcBorders>
          </w:tcPr>
          <w:p w14:paraId="555BF403" w14:textId="77777777" w:rsidR="0055531D" w:rsidRPr="00F230E3" w:rsidRDefault="0055531D" w:rsidP="006D6A93">
            <w:pPr>
              <w:pStyle w:val="BodyText"/>
              <w:rPr>
                <w:rFonts w:ascii="Arial" w:hAnsi="Arial" w:cs="Arial"/>
                <w:sz w:val="22"/>
                <w:szCs w:val="22"/>
              </w:rPr>
            </w:pPr>
          </w:p>
        </w:tc>
        <w:tc>
          <w:tcPr>
            <w:tcW w:w="2788" w:type="dxa"/>
            <w:tcBorders>
              <w:top w:val="single" w:sz="4" w:space="0" w:color="auto"/>
              <w:bottom w:val="single" w:sz="4" w:space="0" w:color="auto"/>
            </w:tcBorders>
          </w:tcPr>
          <w:p w14:paraId="43ACE757" w14:textId="77777777" w:rsidR="0055531D" w:rsidRPr="00F230E3" w:rsidRDefault="0055531D" w:rsidP="006D6A93">
            <w:pPr>
              <w:pStyle w:val="BodyText"/>
              <w:rPr>
                <w:rFonts w:ascii="Arial" w:hAnsi="Arial" w:cs="Arial"/>
                <w:sz w:val="22"/>
                <w:szCs w:val="22"/>
              </w:rPr>
            </w:pPr>
          </w:p>
        </w:tc>
      </w:tr>
      <w:tr w:rsidR="0055531D" w:rsidRPr="00F230E3" w14:paraId="375E4066" w14:textId="77777777" w:rsidTr="0055531D">
        <w:trPr>
          <w:cantSplit/>
          <w:jc w:val="center"/>
        </w:trPr>
        <w:tc>
          <w:tcPr>
            <w:tcW w:w="3867" w:type="dxa"/>
            <w:tcBorders>
              <w:top w:val="single" w:sz="4" w:space="0" w:color="auto"/>
              <w:bottom w:val="single" w:sz="4" w:space="0" w:color="auto"/>
            </w:tcBorders>
            <w:vAlign w:val="center"/>
          </w:tcPr>
          <w:p w14:paraId="68CFDC99" w14:textId="77777777" w:rsidR="0055531D" w:rsidRPr="00F230E3" w:rsidRDefault="0055531D" w:rsidP="006D6A93">
            <w:pPr>
              <w:pStyle w:val="BodyText"/>
              <w:rPr>
                <w:rFonts w:ascii="Arial" w:hAnsi="Arial" w:cs="Arial"/>
                <w:sz w:val="22"/>
                <w:szCs w:val="22"/>
              </w:rPr>
            </w:pPr>
            <w:permStart w:id="770908566" w:edGrp="everyone"/>
            <w:permEnd w:id="763566936"/>
          </w:p>
        </w:tc>
        <w:tc>
          <w:tcPr>
            <w:tcW w:w="1532" w:type="dxa"/>
            <w:tcBorders>
              <w:top w:val="single" w:sz="4" w:space="0" w:color="auto"/>
              <w:bottom w:val="single" w:sz="4" w:space="0" w:color="auto"/>
            </w:tcBorders>
          </w:tcPr>
          <w:p w14:paraId="094EC09D" w14:textId="77777777" w:rsidR="0055531D" w:rsidRPr="00F230E3" w:rsidRDefault="0055531D" w:rsidP="006D6A93">
            <w:pPr>
              <w:pStyle w:val="BodyText"/>
              <w:rPr>
                <w:rFonts w:ascii="Arial" w:hAnsi="Arial" w:cs="Arial"/>
                <w:sz w:val="22"/>
                <w:szCs w:val="22"/>
              </w:rPr>
            </w:pPr>
          </w:p>
        </w:tc>
        <w:tc>
          <w:tcPr>
            <w:tcW w:w="1890" w:type="dxa"/>
            <w:tcBorders>
              <w:top w:val="single" w:sz="4" w:space="0" w:color="auto"/>
              <w:bottom w:val="single" w:sz="4" w:space="0" w:color="auto"/>
            </w:tcBorders>
          </w:tcPr>
          <w:p w14:paraId="2D3FF125" w14:textId="77777777" w:rsidR="0055531D" w:rsidRPr="00F230E3" w:rsidRDefault="0055531D" w:rsidP="006D6A93">
            <w:pPr>
              <w:pStyle w:val="BodyText"/>
              <w:rPr>
                <w:rFonts w:ascii="Arial" w:hAnsi="Arial" w:cs="Arial"/>
                <w:sz w:val="22"/>
                <w:szCs w:val="22"/>
              </w:rPr>
            </w:pPr>
          </w:p>
        </w:tc>
        <w:tc>
          <w:tcPr>
            <w:tcW w:w="2788" w:type="dxa"/>
            <w:tcBorders>
              <w:top w:val="single" w:sz="4" w:space="0" w:color="auto"/>
              <w:bottom w:val="single" w:sz="4" w:space="0" w:color="auto"/>
            </w:tcBorders>
          </w:tcPr>
          <w:p w14:paraId="0912F56E" w14:textId="77777777" w:rsidR="0055531D" w:rsidRPr="00F230E3" w:rsidRDefault="0055531D" w:rsidP="006D6A93">
            <w:pPr>
              <w:pStyle w:val="BodyText"/>
              <w:rPr>
                <w:rFonts w:ascii="Arial" w:hAnsi="Arial" w:cs="Arial"/>
                <w:sz w:val="22"/>
                <w:szCs w:val="22"/>
              </w:rPr>
            </w:pPr>
          </w:p>
        </w:tc>
      </w:tr>
      <w:tr w:rsidR="0055531D" w:rsidRPr="00F230E3" w14:paraId="28EA90A0" w14:textId="77777777" w:rsidTr="0055531D">
        <w:trPr>
          <w:cantSplit/>
          <w:jc w:val="center"/>
        </w:trPr>
        <w:tc>
          <w:tcPr>
            <w:tcW w:w="3867" w:type="dxa"/>
            <w:tcBorders>
              <w:top w:val="single" w:sz="4" w:space="0" w:color="auto"/>
              <w:bottom w:val="single" w:sz="4" w:space="0" w:color="auto"/>
            </w:tcBorders>
            <w:vAlign w:val="center"/>
          </w:tcPr>
          <w:p w14:paraId="7765CCD1" w14:textId="77777777" w:rsidR="0055531D" w:rsidRPr="00F230E3" w:rsidRDefault="0055531D" w:rsidP="006D6A93">
            <w:pPr>
              <w:pStyle w:val="BodyText"/>
              <w:rPr>
                <w:rFonts w:ascii="Arial" w:hAnsi="Arial" w:cs="Arial"/>
                <w:sz w:val="22"/>
                <w:szCs w:val="22"/>
              </w:rPr>
            </w:pPr>
            <w:permStart w:id="644238862" w:edGrp="everyone"/>
            <w:permEnd w:id="770908566"/>
          </w:p>
        </w:tc>
        <w:tc>
          <w:tcPr>
            <w:tcW w:w="1532" w:type="dxa"/>
            <w:tcBorders>
              <w:top w:val="single" w:sz="4" w:space="0" w:color="auto"/>
              <w:bottom w:val="single" w:sz="4" w:space="0" w:color="auto"/>
            </w:tcBorders>
          </w:tcPr>
          <w:p w14:paraId="176F6344" w14:textId="77777777" w:rsidR="0055531D" w:rsidRPr="00F230E3" w:rsidRDefault="0055531D" w:rsidP="006D6A93">
            <w:pPr>
              <w:pStyle w:val="BodyText"/>
              <w:rPr>
                <w:rFonts w:ascii="Arial" w:hAnsi="Arial" w:cs="Arial"/>
                <w:sz w:val="22"/>
                <w:szCs w:val="22"/>
              </w:rPr>
            </w:pPr>
          </w:p>
        </w:tc>
        <w:tc>
          <w:tcPr>
            <w:tcW w:w="1890" w:type="dxa"/>
            <w:tcBorders>
              <w:top w:val="single" w:sz="4" w:space="0" w:color="auto"/>
              <w:bottom w:val="single" w:sz="4" w:space="0" w:color="auto"/>
            </w:tcBorders>
          </w:tcPr>
          <w:p w14:paraId="273FEC90" w14:textId="77777777" w:rsidR="0055531D" w:rsidRPr="00F230E3" w:rsidRDefault="0055531D" w:rsidP="006D6A93">
            <w:pPr>
              <w:pStyle w:val="BodyText"/>
              <w:rPr>
                <w:rFonts w:ascii="Arial" w:hAnsi="Arial" w:cs="Arial"/>
                <w:sz w:val="22"/>
                <w:szCs w:val="22"/>
              </w:rPr>
            </w:pPr>
          </w:p>
        </w:tc>
        <w:tc>
          <w:tcPr>
            <w:tcW w:w="2788" w:type="dxa"/>
            <w:tcBorders>
              <w:top w:val="single" w:sz="4" w:space="0" w:color="auto"/>
              <w:bottom w:val="single" w:sz="4" w:space="0" w:color="auto"/>
            </w:tcBorders>
          </w:tcPr>
          <w:p w14:paraId="5A632761" w14:textId="77777777" w:rsidR="0055531D" w:rsidRPr="00F230E3" w:rsidRDefault="0055531D" w:rsidP="006D6A93">
            <w:pPr>
              <w:pStyle w:val="BodyText"/>
              <w:rPr>
                <w:rFonts w:ascii="Arial" w:hAnsi="Arial" w:cs="Arial"/>
                <w:sz w:val="22"/>
                <w:szCs w:val="22"/>
              </w:rPr>
            </w:pPr>
          </w:p>
        </w:tc>
      </w:tr>
      <w:permEnd w:id="644238862"/>
    </w:tbl>
    <w:p w14:paraId="627155C6" w14:textId="77777777" w:rsidR="0039244E" w:rsidRPr="00F230E3" w:rsidRDefault="0039244E" w:rsidP="001F78D0">
      <w:pPr>
        <w:rPr>
          <w:rFonts w:ascii="Arial" w:hAnsi="Arial" w:cs="Arial"/>
          <w:sz w:val="22"/>
          <w:szCs w:val="22"/>
        </w:rPr>
      </w:pPr>
    </w:p>
    <w:p w14:paraId="627155C9" w14:textId="32EA6F1B" w:rsidR="00A6520B" w:rsidRDefault="009C4DA8" w:rsidP="004B504E">
      <w:pPr>
        <w:pStyle w:val="Heading2"/>
        <w:rPr>
          <w:rFonts w:ascii="Arial" w:hAnsi="Arial" w:cs="Arial"/>
          <w:sz w:val="22"/>
          <w:szCs w:val="22"/>
        </w:rPr>
      </w:pPr>
      <w:bookmarkStart w:id="83" w:name="_Toc22728260"/>
      <w:commentRangeStart w:id="84"/>
      <w:r>
        <w:rPr>
          <w:rFonts w:ascii="Arial" w:hAnsi="Arial" w:cs="Arial"/>
          <w:sz w:val="22"/>
          <w:szCs w:val="22"/>
        </w:rPr>
        <w:t xml:space="preserve">Project </w:t>
      </w:r>
      <w:commentRangeStart w:id="85"/>
      <w:r w:rsidR="006F4B46" w:rsidRPr="00F230E3">
        <w:rPr>
          <w:rFonts w:ascii="Arial" w:hAnsi="Arial" w:cs="Arial"/>
          <w:sz w:val="22"/>
          <w:szCs w:val="22"/>
        </w:rPr>
        <w:t>Schedule</w:t>
      </w:r>
      <w:bookmarkEnd w:id="43"/>
      <w:bookmarkEnd w:id="83"/>
      <w:permStart w:id="1779259500" w:edGrp="everyone"/>
      <w:commentRangeEnd w:id="84"/>
      <w:r w:rsidR="005D0409">
        <w:rPr>
          <w:rStyle w:val="CommentReference"/>
          <w:b w:val="0"/>
          <w:smallCaps w:val="0"/>
        </w:rPr>
        <w:commentReference w:id="84"/>
      </w:r>
      <w:commentRangeEnd w:id="85"/>
      <w:r w:rsidR="00E94173">
        <w:rPr>
          <w:rStyle w:val="CommentReference"/>
          <w:b w:val="0"/>
          <w:smallCaps w:val="0"/>
        </w:rPr>
        <w:commentReference w:id="85"/>
      </w:r>
    </w:p>
    <w:p w14:paraId="1FBFB1C6" w14:textId="77777777" w:rsidR="00027C3B" w:rsidRDefault="00027C3B" w:rsidP="00027C3B"/>
    <w:p w14:paraId="4A16D1EC" w14:textId="4EB4D88B" w:rsidR="00027C3B" w:rsidRPr="00027C3B" w:rsidRDefault="00E96A7F" w:rsidP="00027C3B">
      <w:r>
        <w:t xml:space="preserve">Project Schedule </w:t>
      </w:r>
      <w:r w:rsidR="00AE3FA2">
        <w:t xml:space="preserve">durations are noted in business days. </w:t>
      </w:r>
      <w:r w:rsidR="001F7E76">
        <w:t xml:space="preserve">The Project Schedule shall incorporate all COMPANY and Supplier Holidays. COMPANY to provide </w:t>
      </w:r>
      <w:r w:rsidR="00B53F4C">
        <w:t>holidays to be incorporated.</w:t>
      </w:r>
    </w:p>
    <w:tbl>
      <w:tblPr>
        <w:tblW w:w="10795" w:type="dxa"/>
        <w:tblBorders>
          <w:top w:val="single" w:sz="4" w:space="0" w:color="B1BBCC"/>
          <w:left w:val="single" w:sz="4" w:space="0" w:color="B1BBCC"/>
          <w:bottom w:val="single" w:sz="4" w:space="0" w:color="B1BBCC"/>
          <w:right w:val="single" w:sz="4" w:space="0" w:color="B1BBCC"/>
        </w:tblBorders>
        <w:tblCellMar>
          <w:top w:w="12" w:type="dxa"/>
          <w:left w:w="12" w:type="dxa"/>
          <w:bottom w:w="12" w:type="dxa"/>
          <w:right w:w="12" w:type="dxa"/>
        </w:tblCellMar>
        <w:tblLook w:val="04A0" w:firstRow="1" w:lastRow="0" w:firstColumn="1" w:lastColumn="0" w:noHBand="0" w:noVBand="1"/>
      </w:tblPr>
      <w:tblGrid>
        <w:gridCol w:w="6475"/>
        <w:gridCol w:w="1170"/>
        <w:gridCol w:w="1530"/>
        <w:gridCol w:w="1620"/>
      </w:tblGrid>
      <w:tr w:rsidR="001833BF" w:rsidRPr="001833BF" w14:paraId="1CC87610"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ermEnd w:id="1779259500"/>
          <w:p w14:paraId="0BBF019D" w14:textId="77777777" w:rsidR="001833BF" w:rsidRPr="001833BF" w:rsidRDefault="001833BF" w:rsidP="001833BF">
            <w:pPr>
              <w:tabs>
                <w:tab w:val="clear" w:pos="360"/>
              </w:tabs>
              <w:rPr>
                <w:rFonts w:ascii="Segoe UI" w:hAnsi="Segoe UI" w:cs="Segoe UI"/>
                <w:sz w:val="18"/>
                <w:szCs w:val="18"/>
              </w:rPr>
            </w:pPr>
            <w:r w:rsidRPr="001833BF">
              <w:rPr>
                <w:rFonts w:ascii="Segoe UI" w:hAnsi="Segoe UI" w:cs="Segoe UI"/>
                <w:color w:val="363636"/>
                <w:sz w:val="18"/>
                <w:szCs w:val="18"/>
                <w:shd w:val="clear" w:color="auto" w:fill="DFE3E8"/>
              </w:rPr>
              <w:t>Task Name</w:t>
            </w:r>
          </w:p>
        </w:tc>
        <w:tc>
          <w:tcPr>
            <w:tcW w:w="117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9AD9617" w14:textId="77777777" w:rsidR="001833BF" w:rsidRPr="001833BF" w:rsidRDefault="001833BF" w:rsidP="001833BF">
            <w:pPr>
              <w:tabs>
                <w:tab w:val="clear" w:pos="360"/>
              </w:tabs>
              <w:rPr>
                <w:rFonts w:ascii="Segoe UI" w:hAnsi="Segoe UI" w:cs="Segoe UI"/>
                <w:sz w:val="18"/>
                <w:szCs w:val="18"/>
              </w:rPr>
            </w:pPr>
            <w:r w:rsidRPr="001833BF">
              <w:rPr>
                <w:rFonts w:ascii="Segoe UI" w:hAnsi="Segoe UI" w:cs="Segoe UI"/>
                <w:color w:val="363636"/>
                <w:sz w:val="18"/>
                <w:szCs w:val="18"/>
                <w:shd w:val="clear" w:color="auto" w:fill="DFE3E8"/>
              </w:rPr>
              <w:t>Duration</w:t>
            </w:r>
          </w:p>
        </w:tc>
        <w:tc>
          <w:tcPr>
            <w:tcW w:w="153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5363B0B8" w14:textId="77777777" w:rsidR="001833BF" w:rsidRPr="001833BF" w:rsidRDefault="001833BF" w:rsidP="001833BF">
            <w:pPr>
              <w:tabs>
                <w:tab w:val="clear" w:pos="360"/>
              </w:tabs>
              <w:rPr>
                <w:rFonts w:ascii="Segoe UI" w:hAnsi="Segoe UI" w:cs="Segoe UI"/>
                <w:sz w:val="18"/>
                <w:szCs w:val="18"/>
              </w:rPr>
            </w:pPr>
            <w:r w:rsidRPr="001833BF">
              <w:rPr>
                <w:rFonts w:ascii="Segoe UI" w:hAnsi="Segoe UI" w:cs="Segoe UI"/>
                <w:color w:val="363636"/>
                <w:sz w:val="18"/>
                <w:szCs w:val="18"/>
                <w:shd w:val="clear" w:color="auto" w:fill="DFE3E8"/>
              </w:rPr>
              <w:t>Start</w:t>
            </w:r>
          </w:p>
        </w:tc>
        <w:tc>
          <w:tcPr>
            <w:tcW w:w="162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27F5DCF" w14:textId="77777777" w:rsidR="001833BF" w:rsidRPr="001833BF" w:rsidRDefault="001833BF" w:rsidP="001833BF">
            <w:pPr>
              <w:tabs>
                <w:tab w:val="clear" w:pos="360"/>
              </w:tabs>
              <w:rPr>
                <w:rFonts w:ascii="Segoe UI" w:hAnsi="Segoe UI" w:cs="Segoe UI"/>
                <w:sz w:val="18"/>
                <w:szCs w:val="18"/>
              </w:rPr>
            </w:pPr>
            <w:r w:rsidRPr="001833BF">
              <w:rPr>
                <w:rFonts w:ascii="Segoe UI" w:hAnsi="Segoe UI" w:cs="Segoe UI"/>
                <w:color w:val="363636"/>
                <w:sz w:val="18"/>
                <w:szCs w:val="18"/>
                <w:shd w:val="clear" w:color="auto" w:fill="DFE3E8"/>
              </w:rPr>
              <w:t>Finish</w:t>
            </w:r>
          </w:p>
        </w:tc>
      </w:tr>
      <w:tr w:rsidR="001833BF" w:rsidRPr="001833BF" w14:paraId="64C4A2C7"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0070C0"/>
            <w:vAlign w:val="center"/>
            <w:hideMark/>
          </w:tcPr>
          <w:p w14:paraId="5166011A" w14:textId="132DF25F"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FFFFFF"/>
                <w:sz w:val="22"/>
                <w:szCs w:val="22"/>
                <w:shd w:val="clear" w:color="auto" w:fill="0070C0"/>
              </w:rPr>
              <w:t xml:space="preserve">PSEG Long Island System </w:t>
            </w:r>
            <w:r w:rsidR="00DC0A77">
              <w:rPr>
                <w:rFonts w:ascii="Calibri" w:hAnsi="Calibri" w:cs="Calibri"/>
                <w:b/>
                <w:bCs/>
                <w:color w:val="FFFFFF"/>
                <w:sz w:val="22"/>
                <w:szCs w:val="22"/>
                <w:shd w:val="clear" w:color="auto" w:fill="0070C0"/>
              </w:rPr>
              <w:t>Integrator</w:t>
            </w:r>
          </w:p>
        </w:tc>
        <w:tc>
          <w:tcPr>
            <w:tcW w:w="11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45329D"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719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B387A6"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Mon 4/1/24</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67EA9C"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Thu 12/31/26</w:t>
            </w:r>
          </w:p>
        </w:tc>
      </w:tr>
      <w:tr w:rsidR="001833BF" w:rsidRPr="001833BF" w14:paraId="7A3F6A69"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A5A945"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 xml:space="preserve">   Project Kickoff</w:t>
            </w:r>
          </w:p>
        </w:tc>
        <w:tc>
          <w:tcPr>
            <w:tcW w:w="11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5BBB5E"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2FF64A"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Mon 4/1/24</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085983"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Mon 4/1/24</w:t>
            </w:r>
          </w:p>
        </w:tc>
      </w:tr>
      <w:tr w:rsidR="001833BF" w:rsidRPr="001833BF" w14:paraId="1C865AE1"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0070C0"/>
            <w:vAlign w:val="center"/>
            <w:hideMark/>
          </w:tcPr>
          <w:p w14:paraId="6DE227DE" w14:textId="14FF2244"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FFFFFF"/>
                <w:sz w:val="22"/>
                <w:szCs w:val="22"/>
                <w:shd w:val="clear" w:color="auto" w:fill="0070C0"/>
              </w:rPr>
              <w:t xml:space="preserve">   System Integrator</w:t>
            </w:r>
          </w:p>
        </w:tc>
        <w:tc>
          <w:tcPr>
            <w:tcW w:w="11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2054E1"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719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64FE80"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Mon 4/1/24</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844845"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Thu 12/31/26</w:t>
            </w:r>
          </w:p>
        </w:tc>
      </w:tr>
      <w:tr w:rsidR="001833BF" w:rsidRPr="001833BF" w14:paraId="32ACD806"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591FD6"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 xml:space="preserve">      Site Surveys</w:t>
            </w:r>
          </w:p>
        </w:tc>
        <w:tc>
          <w:tcPr>
            <w:tcW w:w="11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273421"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52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07923B"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Mon 4/1/24</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81BCC6"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Tue 6/11/24</w:t>
            </w:r>
          </w:p>
        </w:tc>
      </w:tr>
      <w:tr w:rsidR="001833BF" w:rsidRPr="001833BF" w14:paraId="392F80AC"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E8303A" w14:textId="70EDE863"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 xml:space="preserve">         </w:t>
            </w:r>
            <w:r w:rsidR="00DC0A77">
              <w:rPr>
                <w:rFonts w:ascii="Calibri" w:hAnsi="Calibri" w:cs="Calibri"/>
                <w:color w:val="000000"/>
                <w:sz w:val="22"/>
                <w:szCs w:val="22"/>
              </w:rPr>
              <w:t>Supplier</w:t>
            </w:r>
            <w:r w:rsidRPr="001833BF">
              <w:rPr>
                <w:rFonts w:ascii="Calibri" w:hAnsi="Calibri" w:cs="Calibri"/>
                <w:color w:val="000000"/>
                <w:sz w:val="22"/>
                <w:szCs w:val="22"/>
              </w:rPr>
              <w:t xml:space="preserve"> and </w:t>
            </w:r>
            <w:r w:rsidR="00DC0A77">
              <w:rPr>
                <w:rFonts w:ascii="Calibri" w:hAnsi="Calibri" w:cs="Calibri"/>
                <w:color w:val="000000"/>
                <w:sz w:val="22"/>
                <w:szCs w:val="22"/>
              </w:rPr>
              <w:t>COMPANY</w:t>
            </w:r>
            <w:r w:rsidRPr="001833BF">
              <w:rPr>
                <w:rFonts w:ascii="Calibri" w:hAnsi="Calibri" w:cs="Calibri"/>
                <w:color w:val="000000"/>
                <w:sz w:val="22"/>
                <w:szCs w:val="22"/>
              </w:rPr>
              <w:t xml:space="preserve"> Review Substation Survey Data Form</w:t>
            </w:r>
          </w:p>
        </w:tc>
        <w:tc>
          <w:tcPr>
            <w:tcW w:w="11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8EF6F1"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A4352B"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Mon 4/1/24</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98A69D"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Fri 4/5/24</w:t>
            </w:r>
          </w:p>
        </w:tc>
      </w:tr>
      <w:tr w:rsidR="001833BF" w:rsidRPr="001833BF" w14:paraId="72AE0088"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6810E3" w14:textId="22464E9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 xml:space="preserve">         </w:t>
            </w:r>
            <w:r w:rsidR="00DC0A77">
              <w:rPr>
                <w:rFonts w:ascii="Calibri" w:hAnsi="Calibri" w:cs="Calibri"/>
                <w:color w:val="000000"/>
                <w:sz w:val="22"/>
                <w:szCs w:val="22"/>
              </w:rPr>
              <w:t>COMPANY</w:t>
            </w:r>
            <w:r w:rsidRPr="001833BF">
              <w:rPr>
                <w:rFonts w:ascii="Calibri" w:hAnsi="Calibri" w:cs="Calibri"/>
                <w:color w:val="000000"/>
                <w:sz w:val="22"/>
                <w:szCs w:val="22"/>
              </w:rPr>
              <w:t xml:space="preserve"> Accepts Final Survey Data Form</w:t>
            </w:r>
          </w:p>
        </w:tc>
        <w:tc>
          <w:tcPr>
            <w:tcW w:w="11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5CBC78"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B6FF90"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Mon 4/8/24</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772B74"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Tue 4/9/24</w:t>
            </w:r>
          </w:p>
        </w:tc>
      </w:tr>
      <w:tr w:rsidR="001833BF" w:rsidRPr="001833BF" w14:paraId="6B1CE7CD"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574B0F" w14:textId="7BB91DD6"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 xml:space="preserve">         Site Surveys</w:t>
            </w:r>
          </w:p>
        </w:tc>
        <w:tc>
          <w:tcPr>
            <w:tcW w:w="11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E7366B"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35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1F9B03"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Wed 4/10/24</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8A8A65"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Tue 5/28/24</w:t>
            </w:r>
          </w:p>
        </w:tc>
      </w:tr>
      <w:tr w:rsidR="001833BF" w:rsidRPr="001833BF" w14:paraId="41B6FB1F"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F581CF" w14:textId="6E969F21"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 xml:space="preserve">         </w:t>
            </w:r>
            <w:r w:rsidR="00257B7F">
              <w:rPr>
                <w:rFonts w:ascii="Calibri" w:hAnsi="Calibri" w:cs="Calibri"/>
                <w:color w:val="000000"/>
                <w:sz w:val="22"/>
                <w:szCs w:val="22"/>
              </w:rPr>
              <w:t>Supplier</w:t>
            </w:r>
            <w:r w:rsidRPr="001833BF">
              <w:rPr>
                <w:rFonts w:ascii="Calibri" w:hAnsi="Calibri" w:cs="Calibri"/>
                <w:color w:val="000000"/>
                <w:sz w:val="22"/>
                <w:szCs w:val="22"/>
              </w:rPr>
              <w:t xml:space="preserve"> Submits Final Survey Data Forms</w:t>
            </w:r>
          </w:p>
        </w:tc>
        <w:tc>
          <w:tcPr>
            <w:tcW w:w="11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81B00D"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10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4BB1FE"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Wed 5/29/24</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F86438"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Tue 6/11/24</w:t>
            </w:r>
          </w:p>
        </w:tc>
      </w:tr>
      <w:tr w:rsidR="001833BF" w:rsidRPr="001833BF" w14:paraId="2937A3F6"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CCBCB7"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 xml:space="preserve">      Vendor Selection - RFP</w:t>
            </w:r>
          </w:p>
        </w:tc>
        <w:tc>
          <w:tcPr>
            <w:tcW w:w="11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7073E7"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714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1B19F7"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Mon 4/8/24</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C009A6"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Thu 12/31/26</w:t>
            </w:r>
          </w:p>
        </w:tc>
      </w:tr>
      <w:tr w:rsidR="001833BF" w:rsidRPr="001833BF" w14:paraId="559119EE"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99CE70"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 xml:space="preserve">         Network Requirements</w:t>
            </w:r>
          </w:p>
        </w:tc>
        <w:tc>
          <w:tcPr>
            <w:tcW w:w="11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916FC2"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42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7953D9"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Mon 4/8/24</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9274AA"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Tue 6/4/24</w:t>
            </w:r>
          </w:p>
        </w:tc>
      </w:tr>
      <w:tr w:rsidR="001833BF" w:rsidRPr="001833BF" w14:paraId="013675FE"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9CAB5C"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 xml:space="preserve">            Stakeholder Interviews</w:t>
            </w:r>
          </w:p>
        </w:tc>
        <w:tc>
          <w:tcPr>
            <w:tcW w:w="11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66B17B"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B372FB"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Mon 4/8/24</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4EE2F8"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Tue 4/9/24</w:t>
            </w:r>
          </w:p>
        </w:tc>
      </w:tr>
      <w:tr w:rsidR="001833BF" w:rsidRPr="001833BF" w14:paraId="7FC0EDE6"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594E31" w14:textId="4BB4255C"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 xml:space="preserve">            Issue draft Network Requirements Specification for </w:t>
            </w:r>
            <w:r w:rsidR="00257B7F">
              <w:rPr>
                <w:rFonts w:ascii="Calibri" w:hAnsi="Calibri" w:cs="Calibri"/>
                <w:color w:val="000000"/>
                <w:sz w:val="22"/>
                <w:szCs w:val="22"/>
              </w:rPr>
              <w:t xml:space="preserve">COMPANY </w:t>
            </w:r>
            <w:r w:rsidRPr="001833BF">
              <w:rPr>
                <w:rFonts w:ascii="Calibri" w:hAnsi="Calibri" w:cs="Calibri"/>
                <w:color w:val="000000"/>
                <w:sz w:val="22"/>
                <w:szCs w:val="22"/>
              </w:rPr>
              <w:t>review</w:t>
            </w:r>
          </w:p>
        </w:tc>
        <w:tc>
          <w:tcPr>
            <w:tcW w:w="11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197B20"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15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957159"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Wed 4/10/24</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2A492A"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Tue 4/30/24</w:t>
            </w:r>
          </w:p>
        </w:tc>
      </w:tr>
      <w:tr w:rsidR="001833BF" w:rsidRPr="001833BF" w14:paraId="0AA509C7"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738EA9" w14:textId="3F18A720"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 xml:space="preserve">            </w:t>
            </w:r>
            <w:r w:rsidR="00257B7F">
              <w:rPr>
                <w:rFonts w:ascii="Calibri" w:hAnsi="Calibri" w:cs="Calibri"/>
                <w:color w:val="000000"/>
                <w:sz w:val="22"/>
                <w:szCs w:val="22"/>
              </w:rPr>
              <w:t>COMPANY</w:t>
            </w:r>
            <w:r w:rsidR="00061EA8">
              <w:rPr>
                <w:rFonts w:ascii="Calibri" w:hAnsi="Calibri" w:cs="Calibri"/>
                <w:color w:val="000000"/>
                <w:sz w:val="22"/>
                <w:szCs w:val="22"/>
              </w:rPr>
              <w:t xml:space="preserve"> provides</w:t>
            </w:r>
            <w:r w:rsidRPr="001833BF">
              <w:rPr>
                <w:rFonts w:ascii="Calibri" w:hAnsi="Calibri" w:cs="Calibri"/>
                <w:color w:val="000000"/>
                <w:sz w:val="22"/>
                <w:szCs w:val="22"/>
              </w:rPr>
              <w:t xml:space="preserve"> review comments for draft Network Requirements Specification</w:t>
            </w:r>
          </w:p>
        </w:tc>
        <w:tc>
          <w:tcPr>
            <w:tcW w:w="11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34B7D9"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15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7DBA20"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Wed 5/1/24</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5A439A"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Tue 5/21/24</w:t>
            </w:r>
          </w:p>
        </w:tc>
      </w:tr>
      <w:tr w:rsidR="001833BF" w:rsidRPr="001833BF" w14:paraId="0E2A4D2A"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74C1A0" w14:textId="055075E8"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 xml:space="preserve">           </w:t>
            </w:r>
            <w:r w:rsidR="009F03FA">
              <w:rPr>
                <w:rFonts w:ascii="Calibri" w:hAnsi="Calibri" w:cs="Calibri"/>
                <w:color w:val="000000"/>
                <w:sz w:val="22"/>
                <w:szCs w:val="22"/>
              </w:rPr>
              <w:t>Supplier</w:t>
            </w:r>
            <w:r w:rsidRPr="001833BF">
              <w:rPr>
                <w:rFonts w:ascii="Calibri" w:hAnsi="Calibri" w:cs="Calibri"/>
                <w:color w:val="000000"/>
                <w:sz w:val="22"/>
                <w:szCs w:val="22"/>
              </w:rPr>
              <w:t xml:space="preserve"> Issue</w:t>
            </w:r>
            <w:r w:rsidR="009F03FA">
              <w:rPr>
                <w:rFonts w:ascii="Calibri" w:hAnsi="Calibri" w:cs="Calibri"/>
                <w:color w:val="000000"/>
                <w:sz w:val="22"/>
                <w:szCs w:val="22"/>
              </w:rPr>
              <w:t>s</w:t>
            </w:r>
            <w:r w:rsidRPr="001833BF">
              <w:rPr>
                <w:rFonts w:ascii="Calibri" w:hAnsi="Calibri" w:cs="Calibri"/>
                <w:color w:val="000000"/>
                <w:sz w:val="22"/>
                <w:szCs w:val="22"/>
              </w:rPr>
              <w:t xml:space="preserve"> final Network Requirements Specification to </w:t>
            </w:r>
            <w:r w:rsidR="009F03FA">
              <w:rPr>
                <w:rFonts w:ascii="Calibri" w:hAnsi="Calibri" w:cs="Calibri"/>
                <w:color w:val="000000"/>
                <w:sz w:val="22"/>
                <w:szCs w:val="22"/>
              </w:rPr>
              <w:t>COMPANY</w:t>
            </w:r>
          </w:p>
        </w:tc>
        <w:tc>
          <w:tcPr>
            <w:tcW w:w="11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352003"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10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19D840"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Wed 5/22/24</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89DBD3"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Tue 6/4/24</w:t>
            </w:r>
          </w:p>
        </w:tc>
      </w:tr>
      <w:tr w:rsidR="001833BF" w:rsidRPr="001833BF" w14:paraId="4A9C302F"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DEF32B"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 xml:space="preserve">         Vendor Scope Requirements</w:t>
            </w:r>
          </w:p>
        </w:tc>
        <w:tc>
          <w:tcPr>
            <w:tcW w:w="11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2360DC"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35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47A027"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Wed 4/24/24</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D7D5E7"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Tue 6/11/24</w:t>
            </w:r>
          </w:p>
        </w:tc>
      </w:tr>
      <w:tr w:rsidR="001833BF" w:rsidRPr="001833BF" w14:paraId="141E67FB"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F14F84" w14:textId="13991D85"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 xml:space="preserve">            </w:t>
            </w:r>
            <w:r w:rsidR="009F03FA">
              <w:rPr>
                <w:rFonts w:ascii="Calibri" w:hAnsi="Calibri" w:cs="Calibri"/>
                <w:color w:val="000000"/>
                <w:sz w:val="22"/>
                <w:szCs w:val="22"/>
              </w:rPr>
              <w:t xml:space="preserve">Supplier </w:t>
            </w:r>
            <w:r w:rsidRPr="001833BF">
              <w:rPr>
                <w:rFonts w:ascii="Calibri" w:hAnsi="Calibri" w:cs="Calibri"/>
                <w:color w:val="000000"/>
                <w:sz w:val="22"/>
                <w:szCs w:val="22"/>
              </w:rPr>
              <w:t>Issue</w:t>
            </w:r>
            <w:r w:rsidR="009F03FA">
              <w:rPr>
                <w:rFonts w:ascii="Calibri" w:hAnsi="Calibri" w:cs="Calibri"/>
                <w:color w:val="000000"/>
                <w:sz w:val="22"/>
                <w:szCs w:val="22"/>
              </w:rPr>
              <w:t>s</w:t>
            </w:r>
            <w:r w:rsidRPr="001833BF">
              <w:rPr>
                <w:rFonts w:ascii="Calibri" w:hAnsi="Calibri" w:cs="Calibri"/>
                <w:color w:val="000000"/>
                <w:sz w:val="22"/>
                <w:szCs w:val="22"/>
              </w:rPr>
              <w:t xml:space="preserve"> draft Vendor Scope Requirements for </w:t>
            </w:r>
            <w:r w:rsidR="009753D2">
              <w:rPr>
                <w:rFonts w:ascii="Calibri" w:hAnsi="Calibri" w:cs="Calibri"/>
                <w:color w:val="000000"/>
                <w:sz w:val="22"/>
                <w:szCs w:val="22"/>
              </w:rPr>
              <w:t xml:space="preserve">COMPANY </w:t>
            </w:r>
            <w:r w:rsidRPr="001833BF">
              <w:rPr>
                <w:rFonts w:ascii="Calibri" w:hAnsi="Calibri" w:cs="Calibri"/>
                <w:color w:val="000000"/>
                <w:sz w:val="22"/>
                <w:szCs w:val="22"/>
              </w:rPr>
              <w:t>review</w:t>
            </w:r>
          </w:p>
        </w:tc>
        <w:tc>
          <w:tcPr>
            <w:tcW w:w="11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846FFE"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15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C93279"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Wed 4/24/24</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A22592"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Tue 5/14/24</w:t>
            </w:r>
          </w:p>
        </w:tc>
      </w:tr>
      <w:tr w:rsidR="001833BF" w:rsidRPr="001833BF" w14:paraId="3F2C52DB"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87B823" w14:textId="4AE4633C"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 xml:space="preserve">            </w:t>
            </w:r>
            <w:r w:rsidR="009F03FA">
              <w:rPr>
                <w:rFonts w:ascii="Calibri" w:hAnsi="Calibri" w:cs="Calibri"/>
                <w:color w:val="000000"/>
                <w:sz w:val="22"/>
                <w:szCs w:val="22"/>
              </w:rPr>
              <w:t>COMPANY</w:t>
            </w:r>
            <w:r w:rsidRPr="001833BF">
              <w:rPr>
                <w:rFonts w:ascii="Calibri" w:hAnsi="Calibri" w:cs="Calibri"/>
                <w:color w:val="000000"/>
                <w:sz w:val="22"/>
                <w:szCs w:val="22"/>
              </w:rPr>
              <w:t xml:space="preserve"> review comments for draft Vendor Scope Requirements</w:t>
            </w:r>
          </w:p>
        </w:tc>
        <w:tc>
          <w:tcPr>
            <w:tcW w:w="11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AFFA26"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10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1C38C8"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Wed 5/15/24</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BB143F"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Tue 5/28/24</w:t>
            </w:r>
          </w:p>
        </w:tc>
      </w:tr>
      <w:tr w:rsidR="001833BF" w:rsidRPr="001833BF" w14:paraId="24772A7F"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737B95" w14:textId="0F58AF78"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 xml:space="preserve">            Issue final Vendor Scope Requirements to </w:t>
            </w:r>
            <w:r w:rsidR="009F03FA">
              <w:rPr>
                <w:rFonts w:ascii="Calibri" w:hAnsi="Calibri" w:cs="Calibri"/>
                <w:color w:val="000000"/>
                <w:sz w:val="22"/>
                <w:szCs w:val="22"/>
              </w:rPr>
              <w:t>COMPANY</w:t>
            </w:r>
          </w:p>
        </w:tc>
        <w:tc>
          <w:tcPr>
            <w:tcW w:w="11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58C105"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10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F1B801"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Wed 5/29/24</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2CDA60"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Tue 6/11/24</w:t>
            </w:r>
          </w:p>
        </w:tc>
      </w:tr>
      <w:tr w:rsidR="001833BF" w:rsidRPr="001833BF" w14:paraId="65F26957"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A622DB"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 xml:space="preserve">         Vendor RFP</w:t>
            </w:r>
          </w:p>
        </w:tc>
        <w:tc>
          <w:tcPr>
            <w:tcW w:w="11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93E16F"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76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3C29CE"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Wed 6/12/24</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1C8C72"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Wed 9/25/24</w:t>
            </w:r>
          </w:p>
        </w:tc>
      </w:tr>
      <w:tr w:rsidR="001833BF" w:rsidRPr="001833BF" w14:paraId="26CAB6B1"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C02538" w14:textId="1B581E02"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 xml:space="preserve">            </w:t>
            </w:r>
            <w:r w:rsidR="009F03FA">
              <w:rPr>
                <w:rFonts w:ascii="Calibri" w:hAnsi="Calibri" w:cs="Calibri"/>
                <w:color w:val="000000"/>
                <w:sz w:val="22"/>
                <w:szCs w:val="22"/>
              </w:rPr>
              <w:t>Supplier</w:t>
            </w:r>
            <w:r w:rsidRPr="001833BF">
              <w:rPr>
                <w:rFonts w:ascii="Calibri" w:hAnsi="Calibri" w:cs="Calibri"/>
                <w:color w:val="000000"/>
                <w:sz w:val="22"/>
                <w:szCs w:val="22"/>
              </w:rPr>
              <w:t xml:space="preserve"> Develop</w:t>
            </w:r>
            <w:r w:rsidR="009753D2">
              <w:rPr>
                <w:rFonts w:ascii="Calibri" w:hAnsi="Calibri" w:cs="Calibri"/>
                <w:color w:val="000000"/>
                <w:sz w:val="22"/>
                <w:szCs w:val="22"/>
              </w:rPr>
              <w:t>s</w:t>
            </w:r>
            <w:r w:rsidRPr="001833BF">
              <w:rPr>
                <w:rFonts w:ascii="Calibri" w:hAnsi="Calibri" w:cs="Calibri"/>
                <w:color w:val="000000"/>
                <w:sz w:val="22"/>
                <w:szCs w:val="22"/>
              </w:rPr>
              <w:t xml:space="preserve"> and Execute</w:t>
            </w:r>
            <w:r w:rsidR="009753D2">
              <w:rPr>
                <w:rFonts w:ascii="Calibri" w:hAnsi="Calibri" w:cs="Calibri"/>
                <w:color w:val="000000"/>
                <w:sz w:val="22"/>
                <w:szCs w:val="22"/>
              </w:rPr>
              <w:t>s</w:t>
            </w:r>
            <w:r w:rsidRPr="001833BF">
              <w:rPr>
                <w:rFonts w:ascii="Calibri" w:hAnsi="Calibri" w:cs="Calibri"/>
                <w:color w:val="000000"/>
                <w:sz w:val="22"/>
                <w:szCs w:val="22"/>
              </w:rPr>
              <w:t xml:space="preserve"> Vendor RFP</w:t>
            </w:r>
          </w:p>
        </w:tc>
        <w:tc>
          <w:tcPr>
            <w:tcW w:w="11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609D6D"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12 wks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842E65"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Wed 6/12/24</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F4C3B1"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Tue 9/3/24</w:t>
            </w:r>
          </w:p>
        </w:tc>
      </w:tr>
      <w:tr w:rsidR="001833BF" w:rsidRPr="001833BF" w14:paraId="03263B1A"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CF6F3B" w14:textId="4516D5E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 xml:space="preserve">            </w:t>
            </w:r>
            <w:r w:rsidR="009753D2">
              <w:rPr>
                <w:rFonts w:ascii="Calibri" w:hAnsi="Calibri" w:cs="Calibri"/>
                <w:color w:val="000000"/>
                <w:sz w:val="22"/>
                <w:szCs w:val="22"/>
              </w:rPr>
              <w:t>Supplier</w:t>
            </w:r>
            <w:r w:rsidRPr="001833BF">
              <w:rPr>
                <w:rFonts w:ascii="Calibri" w:hAnsi="Calibri" w:cs="Calibri"/>
                <w:color w:val="000000"/>
                <w:sz w:val="22"/>
                <w:szCs w:val="22"/>
              </w:rPr>
              <w:t xml:space="preserve"> Provides Recommended Vendor for </w:t>
            </w:r>
            <w:r w:rsidR="009753D2">
              <w:rPr>
                <w:rFonts w:ascii="Calibri" w:hAnsi="Calibri" w:cs="Calibri"/>
                <w:color w:val="000000"/>
                <w:sz w:val="22"/>
                <w:szCs w:val="22"/>
              </w:rPr>
              <w:t>COMPANY</w:t>
            </w:r>
          </w:p>
        </w:tc>
        <w:tc>
          <w:tcPr>
            <w:tcW w:w="11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EAF67D"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FEDAE7"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Wed 9/4/24</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2079F3"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Wed 9/4/24</w:t>
            </w:r>
          </w:p>
        </w:tc>
      </w:tr>
      <w:tr w:rsidR="001833BF" w:rsidRPr="001833BF" w14:paraId="115632B2"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B61688" w14:textId="6EB87A96"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lastRenderedPageBreak/>
              <w:t xml:space="preserve">            </w:t>
            </w:r>
            <w:r w:rsidR="009753D2">
              <w:rPr>
                <w:rFonts w:ascii="Calibri" w:hAnsi="Calibri" w:cs="Calibri"/>
                <w:color w:val="000000"/>
                <w:sz w:val="22"/>
                <w:szCs w:val="22"/>
              </w:rPr>
              <w:t>COMPANY</w:t>
            </w:r>
            <w:r w:rsidRPr="001833BF">
              <w:rPr>
                <w:rFonts w:ascii="Calibri" w:hAnsi="Calibri" w:cs="Calibri"/>
                <w:color w:val="000000"/>
                <w:sz w:val="22"/>
                <w:szCs w:val="22"/>
              </w:rPr>
              <w:t xml:space="preserve"> selects Vendor</w:t>
            </w:r>
          </w:p>
        </w:tc>
        <w:tc>
          <w:tcPr>
            <w:tcW w:w="11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8B4131"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3 wks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50C0DB"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Thu 9/5/24</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03530C"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Wed 9/25/24</w:t>
            </w:r>
          </w:p>
        </w:tc>
      </w:tr>
      <w:tr w:rsidR="001833BF" w:rsidRPr="001833BF" w14:paraId="63675323"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E39C0C"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 xml:space="preserve">         Vendor Project Management</w:t>
            </w:r>
          </w:p>
        </w:tc>
        <w:tc>
          <w:tcPr>
            <w:tcW w:w="11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E659D7"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601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117303"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Thu 9/12/24</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75EEC4"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b/>
                <w:bCs/>
                <w:color w:val="000000"/>
                <w:sz w:val="22"/>
                <w:szCs w:val="22"/>
              </w:rPr>
              <w:t>Thu 12/31/26</w:t>
            </w:r>
          </w:p>
        </w:tc>
      </w:tr>
      <w:tr w:rsidR="001833BF" w:rsidRPr="001833BF" w14:paraId="6FDB4D9C" w14:textId="77777777" w:rsidTr="001833BF">
        <w:tc>
          <w:tcPr>
            <w:tcW w:w="647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ED5716"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 xml:space="preserve">            Vendor Project Management</w:t>
            </w:r>
          </w:p>
        </w:tc>
        <w:tc>
          <w:tcPr>
            <w:tcW w:w="11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3293A6"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601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572B08"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Thu 9/12/24</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1AC90C" w14:textId="77777777" w:rsidR="001833BF" w:rsidRPr="001833BF" w:rsidRDefault="001833BF" w:rsidP="001833BF">
            <w:pPr>
              <w:tabs>
                <w:tab w:val="clear" w:pos="360"/>
              </w:tabs>
              <w:rPr>
                <w:rFonts w:ascii="Calibri" w:hAnsi="Calibri" w:cs="Calibri"/>
                <w:sz w:val="22"/>
                <w:szCs w:val="22"/>
              </w:rPr>
            </w:pPr>
            <w:r w:rsidRPr="001833BF">
              <w:rPr>
                <w:rFonts w:ascii="Calibri" w:hAnsi="Calibri" w:cs="Calibri"/>
                <w:color w:val="000000"/>
                <w:sz w:val="22"/>
                <w:szCs w:val="22"/>
              </w:rPr>
              <w:t>Thu 12/31/26</w:t>
            </w:r>
          </w:p>
        </w:tc>
      </w:tr>
    </w:tbl>
    <w:p w14:paraId="627155CC" w14:textId="77777777" w:rsidR="000752EC" w:rsidRPr="00F230E3" w:rsidRDefault="000752EC">
      <w:pPr>
        <w:pStyle w:val="BodyText"/>
        <w:rPr>
          <w:rFonts w:ascii="Arial" w:hAnsi="Arial" w:cs="Arial"/>
          <w:color w:val="FF0000"/>
          <w:sz w:val="22"/>
          <w:szCs w:val="22"/>
        </w:rPr>
      </w:pPr>
    </w:p>
    <w:p w14:paraId="627155CD" w14:textId="77777777" w:rsidR="00A6520B" w:rsidRPr="00F230E3" w:rsidRDefault="00A6520B">
      <w:pPr>
        <w:pStyle w:val="BodyText"/>
        <w:rPr>
          <w:rFonts w:ascii="Arial" w:hAnsi="Arial" w:cs="Arial"/>
          <w:sz w:val="22"/>
          <w:szCs w:val="22"/>
        </w:rPr>
      </w:pPr>
    </w:p>
    <w:p w14:paraId="627155CE" w14:textId="77777777" w:rsidR="001C02E4" w:rsidRPr="00F230E3" w:rsidRDefault="001C02E4" w:rsidP="001C02E4">
      <w:pPr>
        <w:pStyle w:val="Heading2"/>
        <w:rPr>
          <w:rFonts w:ascii="Arial" w:hAnsi="Arial" w:cs="Arial"/>
          <w:sz w:val="22"/>
          <w:szCs w:val="22"/>
        </w:rPr>
      </w:pPr>
      <w:bookmarkStart w:id="86" w:name="_Toc204759179"/>
      <w:bookmarkStart w:id="87" w:name="_Toc22728261"/>
      <w:r w:rsidRPr="00F230E3">
        <w:rPr>
          <w:rFonts w:ascii="Arial" w:hAnsi="Arial" w:cs="Arial"/>
          <w:sz w:val="22"/>
          <w:szCs w:val="22"/>
        </w:rPr>
        <w:t>Sub-contracted work</w:t>
      </w:r>
      <w:bookmarkEnd w:id="86"/>
      <w:r w:rsidR="00985E68" w:rsidRPr="00F230E3">
        <w:rPr>
          <w:rFonts w:ascii="Arial" w:hAnsi="Arial" w:cs="Arial"/>
          <w:sz w:val="22"/>
          <w:szCs w:val="22"/>
        </w:rPr>
        <w:t xml:space="preserve"> / Partner Relationships</w:t>
      </w:r>
      <w:bookmarkEnd w:id="87"/>
    </w:p>
    <w:p w14:paraId="627155CF" w14:textId="77777777" w:rsidR="00A6520B" w:rsidRDefault="00A6520B" w:rsidP="004A3A88">
      <w:pPr>
        <w:pStyle w:val="BodyText"/>
        <w:rPr>
          <w:rFonts w:ascii="Arial" w:hAnsi="Arial" w:cs="Arial"/>
          <w:sz w:val="22"/>
          <w:szCs w:val="22"/>
        </w:rPr>
      </w:pPr>
    </w:p>
    <w:p w14:paraId="627155D0" w14:textId="77777777" w:rsidR="009C4DA8" w:rsidRDefault="009C4DA8" w:rsidP="004A3A88">
      <w:pPr>
        <w:pStyle w:val="BodyText"/>
        <w:rPr>
          <w:rFonts w:ascii="Arial" w:hAnsi="Arial" w:cs="Arial"/>
          <w:i w:val="0"/>
          <w:sz w:val="22"/>
          <w:szCs w:val="22"/>
        </w:rPr>
      </w:pPr>
      <w:r>
        <w:rPr>
          <w:rFonts w:ascii="Arial" w:hAnsi="Arial" w:cs="Arial"/>
          <w:i w:val="0"/>
          <w:sz w:val="22"/>
          <w:szCs w:val="22"/>
        </w:rPr>
        <w:t>Supplier</w:t>
      </w:r>
      <w:r w:rsidRPr="009C4DA8">
        <w:rPr>
          <w:rFonts w:ascii="Arial" w:hAnsi="Arial" w:cs="Arial"/>
          <w:i w:val="0"/>
          <w:sz w:val="22"/>
          <w:szCs w:val="22"/>
        </w:rPr>
        <w:t xml:space="preserve"> shall engage no </w:t>
      </w:r>
      <w:r>
        <w:rPr>
          <w:rFonts w:ascii="Arial" w:hAnsi="Arial" w:cs="Arial"/>
          <w:i w:val="0"/>
          <w:sz w:val="22"/>
          <w:szCs w:val="22"/>
        </w:rPr>
        <w:t>contractors,</w:t>
      </w:r>
      <w:r w:rsidRPr="009C4DA8">
        <w:rPr>
          <w:rFonts w:ascii="Arial" w:hAnsi="Arial" w:cs="Arial"/>
          <w:i w:val="0"/>
          <w:sz w:val="22"/>
          <w:szCs w:val="22"/>
        </w:rPr>
        <w:t xml:space="preserve"> subcontractors</w:t>
      </w:r>
      <w:r>
        <w:rPr>
          <w:rFonts w:ascii="Arial" w:hAnsi="Arial" w:cs="Arial"/>
          <w:i w:val="0"/>
          <w:sz w:val="22"/>
          <w:szCs w:val="22"/>
        </w:rPr>
        <w:t xml:space="preserve"> or agents</w:t>
      </w:r>
      <w:r w:rsidRPr="009C4DA8">
        <w:rPr>
          <w:rFonts w:ascii="Arial" w:hAnsi="Arial" w:cs="Arial"/>
          <w:i w:val="0"/>
          <w:sz w:val="22"/>
          <w:szCs w:val="22"/>
        </w:rPr>
        <w:t xml:space="preserve"> to perform the </w:t>
      </w:r>
      <w:r>
        <w:rPr>
          <w:rFonts w:ascii="Arial" w:hAnsi="Arial" w:cs="Arial"/>
          <w:i w:val="0"/>
          <w:sz w:val="22"/>
          <w:szCs w:val="22"/>
        </w:rPr>
        <w:t xml:space="preserve">services or deliverables </w:t>
      </w:r>
      <w:r w:rsidRPr="009C4DA8">
        <w:rPr>
          <w:rFonts w:ascii="Arial" w:hAnsi="Arial" w:cs="Arial"/>
          <w:i w:val="0"/>
          <w:sz w:val="22"/>
          <w:szCs w:val="22"/>
        </w:rPr>
        <w:t>without Company’s prior written consent</w:t>
      </w:r>
      <w:r>
        <w:rPr>
          <w:rFonts w:ascii="Arial" w:hAnsi="Arial" w:cs="Arial"/>
          <w:i w:val="0"/>
          <w:sz w:val="22"/>
          <w:szCs w:val="22"/>
        </w:rPr>
        <w:t>.</w:t>
      </w:r>
    </w:p>
    <w:p w14:paraId="627155D1" w14:textId="77777777" w:rsidR="009C4DA8" w:rsidRDefault="009C4DA8" w:rsidP="004A3A88">
      <w:pPr>
        <w:pStyle w:val="BodyText"/>
        <w:rPr>
          <w:rFonts w:ascii="Arial" w:hAnsi="Arial" w:cs="Arial"/>
          <w:i w:val="0"/>
          <w:sz w:val="22"/>
          <w:szCs w:val="22"/>
        </w:rPr>
      </w:pPr>
    </w:p>
    <w:p w14:paraId="16606E51" w14:textId="77777777" w:rsidR="009D3F46" w:rsidRDefault="009C4DA8" w:rsidP="004A3A88">
      <w:pPr>
        <w:pStyle w:val="BodyText"/>
        <w:rPr>
          <w:rFonts w:ascii="Arial" w:hAnsi="Arial" w:cs="Arial"/>
          <w:i w:val="0"/>
          <w:sz w:val="22"/>
          <w:szCs w:val="22"/>
        </w:rPr>
      </w:pPr>
      <w:r>
        <w:rPr>
          <w:rFonts w:ascii="Arial" w:hAnsi="Arial" w:cs="Arial"/>
          <w:i w:val="0"/>
          <w:sz w:val="22"/>
          <w:szCs w:val="22"/>
        </w:rPr>
        <w:t>Description of approved subcontracted services/deliverables and name of applicable subcontractors:</w:t>
      </w:r>
    </w:p>
    <w:p w14:paraId="670FE6D9" w14:textId="77777777" w:rsidR="0081239C" w:rsidRDefault="0081239C" w:rsidP="004A3A88">
      <w:pPr>
        <w:pStyle w:val="BodyText"/>
        <w:rPr>
          <w:rFonts w:ascii="Arial" w:hAnsi="Arial" w:cs="Arial"/>
          <w:i w:val="0"/>
          <w:sz w:val="22"/>
          <w:szCs w:val="22"/>
        </w:rPr>
      </w:pPr>
    </w:p>
    <w:p w14:paraId="627155D2" w14:textId="08F1AB38" w:rsidR="009C4DA8" w:rsidRDefault="00AB23DB" w:rsidP="004A3A88">
      <w:pPr>
        <w:pStyle w:val="BodyText"/>
        <w:rPr>
          <w:rFonts w:ascii="Arial" w:hAnsi="Arial" w:cs="Arial"/>
          <w:i w:val="0"/>
          <w:sz w:val="22"/>
          <w:szCs w:val="22"/>
        </w:rPr>
      </w:pPr>
      <w:r>
        <w:rPr>
          <w:rFonts w:ascii="Arial" w:hAnsi="Arial" w:cs="Arial"/>
          <w:i w:val="0"/>
          <w:sz w:val="22"/>
          <w:szCs w:val="22"/>
        </w:rPr>
        <w:t>S</w:t>
      </w:r>
      <w:r w:rsidR="00BF4B04">
        <w:rPr>
          <w:rFonts w:ascii="Arial" w:hAnsi="Arial" w:cs="Arial"/>
          <w:i w:val="0"/>
          <w:sz w:val="22"/>
          <w:szCs w:val="22"/>
        </w:rPr>
        <w:t>upplier</w:t>
      </w:r>
      <w:r w:rsidR="0081239C">
        <w:rPr>
          <w:rFonts w:ascii="Arial" w:hAnsi="Arial" w:cs="Arial"/>
          <w:i w:val="0"/>
          <w:sz w:val="22"/>
          <w:szCs w:val="22"/>
        </w:rPr>
        <w:t xml:space="preserve"> will be subcontracting a portion of the </w:t>
      </w:r>
      <w:r w:rsidR="00FA6690">
        <w:rPr>
          <w:rFonts w:ascii="Arial" w:hAnsi="Arial" w:cs="Arial"/>
          <w:i w:val="0"/>
          <w:sz w:val="22"/>
          <w:szCs w:val="22"/>
        </w:rPr>
        <w:t>station</w:t>
      </w:r>
      <w:r w:rsidR="0081239C">
        <w:rPr>
          <w:rFonts w:ascii="Arial" w:hAnsi="Arial" w:cs="Arial"/>
          <w:i w:val="0"/>
          <w:sz w:val="22"/>
          <w:szCs w:val="22"/>
        </w:rPr>
        <w:t xml:space="preserve"> survey work</w:t>
      </w:r>
      <w:r w:rsidR="00FA6690">
        <w:rPr>
          <w:rFonts w:ascii="Arial" w:hAnsi="Arial" w:cs="Arial"/>
          <w:i w:val="0"/>
          <w:sz w:val="22"/>
          <w:szCs w:val="22"/>
        </w:rPr>
        <w:t xml:space="preserve">, as detailed in </w:t>
      </w:r>
      <w:r w:rsidR="00A60353">
        <w:rPr>
          <w:rFonts w:ascii="Arial" w:hAnsi="Arial" w:cs="Arial"/>
          <w:i w:val="0"/>
          <w:sz w:val="22"/>
          <w:szCs w:val="22"/>
        </w:rPr>
        <w:t>section 1.2,</w:t>
      </w:r>
      <w:r w:rsidR="0081239C">
        <w:rPr>
          <w:rFonts w:ascii="Arial" w:hAnsi="Arial" w:cs="Arial"/>
          <w:i w:val="0"/>
          <w:sz w:val="22"/>
          <w:szCs w:val="22"/>
        </w:rPr>
        <w:t xml:space="preserve"> to </w:t>
      </w:r>
      <w:r w:rsidR="00AC2C93">
        <w:rPr>
          <w:rFonts w:ascii="Arial" w:hAnsi="Arial" w:cs="Arial"/>
          <w:i w:val="0"/>
          <w:sz w:val="22"/>
          <w:szCs w:val="22"/>
        </w:rPr>
        <w:t>Global One Partners</w:t>
      </w:r>
      <w:r w:rsidR="005C4E80">
        <w:rPr>
          <w:rFonts w:ascii="Arial" w:hAnsi="Arial" w:cs="Arial"/>
          <w:i w:val="0"/>
          <w:sz w:val="22"/>
          <w:szCs w:val="22"/>
        </w:rPr>
        <w:t>, LLC</w:t>
      </w:r>
      <w:r w:rsidR="00AC2C93">
        <w:rPr>
          <w:rFonts w:ascii="Arial" w:hAnsi="Arial" w:cs="Arial"/>
          <w:i w:val="0"/>
          <w:sz w:val="22"/>
          <w:szCs w:val="22"/>
        </w:rPr>
        <w:t>, a WMBE.</w:t>
      </w:r>
      <w:r w:rsidR="00E15A77">
        <w:rPr>
          <w:rFonts w:ascii="Arial" w:hAnsi="Arial" w:cs="Arial"/>
          <w:i w:val="0"/>
          <w:sz w:val="22"/>
          <w:szCs w:val="22"/>
        </w:rPr>
        <w:t xml:space="preserve"> Global One Partners</w:t>
      </w:r>
      <w:r w:rsidR="005C4E80">
        <w:rPr>
          <w:rFonts w:ascii="Arial" w:hAnsi="Arial" w:cs="Arial"/>
          <w:i w:val="0"/>
          <w:sz w:val="22"/>
          <w:szCs w:val="22"/>
        </w:rPr>
        <w:t>, LLC</w:t>
      </w:r>
      <w:r w:rsidR="00E15A77">
        <w:rPr>
          <w:rFonts w:ascii="Arial" w:hAnsi="Arial" w:cs="Arial"/>
          <w:i w:val="0"/>
          <w:sz w:val="22"/>
          <w:szCs w:val="22"/>
        </w:rPr>
        <w:t xml:space="preserve"> will be accompanying </w:t>
      </w:r>
      <w:r w:rsidR="00BF4B04">
        <w:rPr>
          <w:rFonts w:ascii="Arial" w:hAnsi="Arial" w:cs="Arial"/>
          <w:i w:val="0"/>
          <w:sz w:val="22"/>
          <w:szCs w:val="22"/>
        </w:rPr>
        <w:t>Supplier</w:t>
      </w:r>
      <w:r w:rsidR="00E15A77">
        <w:rPr>
          <w:rFonts w:ascii="Arial" w:hAnsi="Arial" w:cs="Arial"/>
          <w:i w:val="0"/>
          <w:sz w:val="22"/>
          <w:szCs w:val="22"/>
        </w:rPr>
        <w:t xml:space="preserve"> personnel</w:t>
      </w:r>
      <w:r w:rsidR="0092650F">
        <w:rPr>
          <w:rFonts w:ascii="Arial" w:hAnsi="Arial" w:cs="Arial"/>
          <w:i w:val="0"/>
          <w:sz w:val="22"/>
          <w:szCs w:val="22"/>
        </w:rPr>
        <w:t xml:space="preserve"> </w:t>
      </w:r>
      <w:r w:rsidR="00FA6690">
        <w:rPr>
          <w:rFonts w:ascii="Arial" w:hAnsi="Arial" w:cs="Arial"/>
          <w:i w:val="0"/>
          <w:sz w:val="22"/>
          <w:szCs w:val="22"/>
        </w:rPr>
        <w:t>on up to 125 station surveys</w:t>
      </w:r>
      <w:r w:rsidR="00A93408">
        <w:rPr>
          <w:rFonts w:ascii="Arial" w:hAnsi="Arial" w:cs="Arial"/>
          <w:i w:val="0"/>
          <w:sz w:val="22"/>
          <w:szCs w:val="22"/>
        </w:rPr>
        <w:t>. The work, as detailed in section 1.2, will include</w:t>
      </w:r>
      <w:r w:rsidR="00917AB9">
        <w:rPr>
          <w:rFonts w:ascii="Arial" w:hAnsi="Arial" w:cs="Arial"/>
          <w:i w:val="0"/>
          <w:sz w:val="22"/>
          <w:szCs w:val="22"/>
        </w:rPr>
        <w:t xml:space="preserve"> </w:t>
      </w:r>
      <w:r w:rsidR="00917AB9" w:rsidRPr="00917AB9">
        <w:rPr>
          <w:rFonts w:ascii="Arial" w:hAnsi="Arial" w:cs="Arial"/>
          <w:i w:val="0"/>
          <w:sz w:val="22"/>
          <w:szCs w:val="22"/>
        </w:rPr>
        <w:t>gathering data related to available rack space, wall space, or other locations within each substation control enclosure where the new communication network equipment may be installed.</w:t>
      </w:r>
    </w:p>
    <w:p w14:paraId="35AA3045" w14:textId="77777777" w:rsidR="008F3D15" w:rsidRDefault="008F3D15" w:rsidP="004A3A88">
      <w:pPr>
        <w:pStyle w:val="BodyText"/>
        <w:rPr>
          <w:rFonts w:ascii="Arial" w:hAnsi="Arial" w:cs="Arial"/>
          <w:i w:val="0"/>
          <w:sz w:val="22"/>
          <w:szCs w:val="22"/>
        </w:rPr>
      </w:pPr>
    </w:p>
    <w:p w14:paraId="7C755CB5" w14:textId="19117E2D" w:rsidR="008F3D15" w:rsidRPr="00DC7D9F" w:rsidRDefault="008F3D15" w:rsidP="004A3A88">
      <w:pPr>
        <w:pStyle w:val="BodyText"/>
        <w:rPr>
          <w:rFonts w:ascii="Arial" w:hAnsi="Arial" w:cs="Arial"/>
          <w:i w:val="0"/>
          <w:sz w:val="22"/>
          <w:szCs w:val="22"/>
        </w:rPr>
      </w:pPr>
      <w:r>
        <w:rPr>
          <w:rFonts w:ascii="Arial" w:hAnsi="Arial" w:cs="Arial"/>
          <w:i w:val="0"/>
          <w:sz w:val="22"/>
          <w:szCs w:val="22"/>
        </w:rPr>
        <w:t>Global One Partners</w:t>
      </w:r>
      <w:r w:rsidR="005C4E80">
        <w:rPr>
          <w:rFonts w:ascii="Arial" w:hAnsi="Arial" w:cs="Arial"/>
          <w:i w:val="0"/>
          <w:sz w:val="22"/>
          <w:szCs w:val="22"/>
        </w:rPr>
        <w:t>, LLC</w:t>
      </w:r>
      <w:r w:rsidR="00923892">
        <w:rPr>
          <w:rFonts w:ascii="Arial" w:hAnsi="Arial" w:cs="Arial"/>
          <w:i w:val="0"/>
          <w:sz w:val="22"/>
          <w:szCs w:val="22"/>
        </w:rPr>
        <w:t xml:space="preserve"> will report to </w:t>
      </w:r>
      <w:r w:rsidR="00612526">
        <w:rPr>
          <w:rFonts w:ascii="Arial" w:hAnsi="Arial" w:cs="Arial"/>
          <w:i w:val="0"/>
          <w:sz w:val="22"/>
          <w:szCs w:val="22"/>
        </w:rPr>
        <w:t xml:space="preserve">the </w:t>
      </w:r>
      <w:r w:rsidR="00BF4B04">
        <w:rPr>
          <w:rFonts w:ascii="Arial" w:hAnsi="Arial" w:cs="Arial"/>
          <w:i w:val="0"/>
          <w:sz w:val="22"/>
          <w:szCs w:val="22"/>
        </w:rPr>
        <w:t>Supplier</w:t>
      </w:r>
      <w:r w:rsidR="00612526">
        <w:rPr>
          <w:rFonts w:ascii="Arial" w:hAnsi="Arial" w:cs="Arial"/>
          <w:i w:val="0"/>
          <w:sz w:val="22"/>
          <w:szCs w:val="22"/>
        </w:rPr>
        <w:t xml:space="preserve"> Project Coordinator.</w:t>
      </w:r>
    </w:p>
    <w:p w14:paraId="627155D6" w14:textId="6933FDA9" w:rsidR="00833753" w:rsidRDefault="00833753">
      <w:pPr>
        <w:tabs>
          <w:tab w:val="clear" w:pos="360"/>
        </w:tabs>
        <w:rPr>
          <w:rFonts w:ascii="Arial" w:hAnsi="Arial" w:cs="Arial"/>
          <w:sz w:val="22"/>
          <w:szCs w:val="22"/>
        </w:rPr>
      </w:pPr>
      <w:r>
        <w:rPr>
          <w:rFonts w:ascii="Arial" w:hAnsi="Arial" w:cs="Arial"/>
          <w:sz w:val="22"/>
          <w:szCs w:val="22"/>
        </w:rPr>
        <w:br w:type="page"/>
      </w:r>
    </w:p>
    <w:p w14:paraId="5824EFA6" w14:textId="77777777" w:rsidR="00440358" w:rsidRDefault="00440358" w:rsidP="006B5614">
      <w:pPr>
        <w:keepNext/>
        <w:ind w:right="720"/>
        <w:rPr>
          <w:rFonts w:ascii="Arial" w:hAnsi="Arial" w:cs="Arial"/>
          <w:sz w:val="22"/>
          <w:szCs w:val="22"/>
        </w:rPr>
        <w:sectPr w:rsidR="00440358" w:rsidSect="00B329D8">
          <w:pgSz w:w="12240" w:h="15840" w:code="1"/>
          <w:pgMar w:top="576" w:right="864" w:bottom="576" w:left="576" w:header="720" w:footer="1035" w:gutter="0"/>
          <w:cols w:space="720"/>
          <w:docGrid w:linePitch="326"/>
        </w:sectPr>
      </w:pPr>
    </w:p>
    <w:p w14:paraId="0A972872" w14:textId="4C6EF7CA" w:rsidR="00B10A82" w:rsidRPr="00F230E3" w:rsidRDefault="00B10A82" w:rsidP="006B5614">
      <w:pPr>
        <w:keepNext/>
        <w:ind w:right="720"/>
        <w:rPr>
          <w:rFonts w:ascii="Arial" w:hAnsi="Arial" w:cs="Arial"/>
          <w:sz w:val="22"/>
          <w:szCs w:val="22"/>
        </w:rPr>
      </w:pPr>
    </w:p>
    <w:p w14:paraId="627155D7" w14:textId="77777777" w:rsidR="006F4B46" w:rsidRPr="00F230E3" w:rsidRDefault="00D84BF6">
      <w:pPr>
        <w:pStyle w:val="Heading2"/>
        <w:rPr>
          <w:rFonts w:ascii="Arial" w:hAnsi="Arial" w:cs="Arial"/>
          <w:sz w:val="22"/>
          <w:szCs w:val="22"/>
        </w:rPr>
      </w:pPr>
      <w:bookmarkStart w:id="88" w:name="_Toc22728262"/>
      <w:r w:rsidRPr="00F230E3">
        <w:rPr>
          <w:rFonts w:ascii="Arial" w:hAnsi="Arial" w:cs="Arial"/>
          <w:sz w:val="22"/>
          <w:szCs w:val="22"/>
        </w:rPr>
        <w:t>Resource table</w:t>
      </w:r>
      <w:bookmarkEnd w:id="88"/>
    </w:p>
    <w:p w14:paraId="627155D8" w14:textId="77777777" w:rsidR="007432B6" w:rsidRPr="00F230E3" w:rsidRDefault="007432B6">
      <w:pPr>
        <w:pStyle w:val="BodyText"/>
        <w:rPr>
          <w:rFonts w:ascii="Arial" w:hAnsi="Arial" w:cs="Arial"/>
          <w:sz w:val="22"/>
          <w:szCs w:val="22"/>
        </w:rPr>
      </w:pPr>
    </w:p>
    <w:p w14:paraId="627155D9" w14:textId="74B7031F" w:rsidR="00457146" w:rsidRPr="00F230E3" w:rsidRDefault="00457146">
      <w:pPr>
        <w:pStyle w:val="BodyText"/>
        <w:rPr>
          <w:rFonts w:ascii="Arial" w:hAnsi="Arial" w:cs="Arial"/>
          <w:sz w:val="22"/>
          <w:szCs w:val="22"/>
        </w:rPr>
      </w:pPr>
      <w:r w:rsidRPr="00F230E3">
        <w:rPr>
          <w:rFonts w:ascii="Arial" w:hAnsi="Arial" w:cs="Arial"/>
          <w:sz w:val="22"/>
          <w:szCs w:val="22"/>
        </w:rPr>
        <w:t>Supplier Resource Table</w:t>
      </w:r>
    </w:p>
    <w:p w14:paraId="627155DC" w14:textId="77777777" w:rsidR="00803454" w:rsidRPr="00F230E3" w:rsidRDefault="00803454" w:rsidP="00457146">
      <w:pPr>
        <w:pStyle w:val="BodyText"/>
        <w:rPr>
          <w:rFonts w:ascii="Arial" w:hAnsi="Arial" w:cs="Arial"/>
          <w:color w:val="FF0000"/>
          <w:sz w:val="22"/>
          <w:szCs w:val="22"/>
        </w:rPr>
      </w:pPr>
    </w:p>
    <w:tbl>
      <w:tblPr>
        <w:tblW w:w="5074"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701"/>
        <w:gridCol w:w="1799"/>
        <w:gridCol w:w="2516"/>
        <w:gridCol w:w="1316"/>
        <w:gridCol w:w="1569"/>
        <w:gridCol w:w="1194"/>
        <w:gridCol w:w="1531"/>
        <w:gridCol w:w="1417"/>
        <w:gridCol w:w="1846"/>
      </w:tblGrid>
      <w:tr w:rsidR="00803454" w:rsidRPr="00F230E3" w14:paraId="627155E8" w14:textId="77777777" w:rsidTr="00302455">
        <w:trPr>
          <w:tblHeader/>
        </w:trPr>
        <w:tc>
          <w:tcPr>
            <w:tcW w:w="571" w:type="pct"/>
            <w:shd w:val="clear" w:color="auto" w:fill="auto"/>
          </w:tcPr>
          <w:p w14:paraId="627155DD" w14:textId="77777777" w:rsidR="00803454" w:rsidRPr="00F230E3" w:rsidRDefault="00803454" w:rsidP="007E66E4">
            <w:pPr>
              <w:jc w:val="center"/>
              <w:rPr>
                <w:rFonts w:ascii="Arial" w:hAnsi="Arial" w:cs="Arial"/>
                <w:b/>
                <w:sz w:val="22"/>
                <w:szCs w:val="22"/>
              </w:rPr>
            </w:pPr>
            <w:r w:rsidRPr="00F230E3">
              <w:rPr>
                <w:rFonts w:ascii="Arial" w:hAnsi="Arial" w:cs="Arial"/>
                <w:b/>
                <w:sz w:val="22"/>
                <w:szCs w:val="22"/>
              </w:rPr>
              <w:t>Resource Name</w:t>
            </w:r>
          </w:p>
        </w:tc>
        <w:tc>
          <w:tcPr>
            <w:tcW w:w="604" w:type="pct"/>
            <w:shd w:val="clear" w:color="auto" w:fill="auto"/>
          </w:tcPr>
          <w:p w14:paraId="627155DE" w14:textId="77777777" w:rsidR="00803454" w:rsidRPr="00F230E3" w:rsidRDefault="00803454" w:rsidP="007E66E4">
            <w:pPr>
              <w:ind w:right="65"/>
              <w:jc w:val="center"/>
              <w:rPr>
                <w:rFonts w:ascii="Arial" w:hAnsi="Arial" w:cs="Arial"/>
                <w:b/>
                <w:sz w:val="22"/>
                <w:szCs w:val="22"/>
              </w:rPr>
            </w:pPr>
            <w:r w:rsidRPr="00F230E3">
              <w:rPr>
                <w:rFonts w:ascii="Arial" w:hAnsi="Arial" w:cs="Arial"/>
                <w:b/>
                <w:sz w:val="22"/>
                <w:szCs w:val="22"/>
              </w:rPr>
              <w:t>Resource</w:t>
            </w:r>
          </w:p>
          <w:p w14:paraId="627155DF" w14:textId="77777777" w:rsidR="00803454" w:rsidRPr="00F230E3" w:rsidRDefault="00803454" w:rsidP="007E66E4">
            <w:pPr>
              <w:ind w:right="65"/>
              <w:jc w:val="center"/>
              <w:rPr>
                <w:rFonts w:ascii="Arial" w:hAnsi="Arial" w:cs="Arial"/>
                <w:b/>
                <w:sz w:val="22"/>
                <w:szCs w:val="22"/>
              </w:rPr>
            </w:pPr>
            <w:r w:rsidRPr="00F230E3">
              <w:rPr>
                <w:rFonts w:ascii="Arial" w:hAnsi="Arial" w:cs="Arial"/>
                <w:b/>
                <w:sz w:val="22"/>
                <w:szCs w:val="22"/>
              </w:rPr>
              <w:t xml:space="preserve"> Title</w:t>
            </w:r>
          </w:p>
        </w:tc>
        <w:tc>
          <w:tcPr>
            <w:tcW w:w="845" w:type="pct"/>
            <w:shd w:val="clear" w:color="auto" w:fill="auto"/>
          </w:tcPr>
          <w:p w14:paraId="627155E0" w14:textId="77777777" w:rsidR="00803454" w:rsidRPr="00F230E3" w:rsidRDefault="00803454" w:rsidP="00582420">
            <w:pPr>
              <w:ind w:right="65"/>
              <w:jc w:val="center"/>
              <w:rPr>
                <w:rFonts w:ascii="Arial" w:hAnsi="Arial" w:cs="Arial"/>
                <w:b/>
                <w:sz w:val="22"/>
                <w:szCs w:val="22"/>
              </w:rPr>
            </w:pPr>
            <w:r w:rsidRPr="00F230E3">
              <w:rPr>
                <w:rFonts w:ascii="Arial" w:hAnsi="Arial" w:cs="Arial"/>
                <w:b/>
                <w:sz w:val="22"/>
                <w:szCs w:val="22"/>
              </w:rPr>
              <w:t xml:space="preserve">Job Description </w:t>
            </w:r>
          </w:p>
        </w:tc>
        <w:tc>
          <w:tcPr>
            <w:tcW w:w="442" w:type="pct"/>
            <w:shd w:val="clear" w:color="auto" w:fill="auto"/>
          </w:tcPr>
          <w:p w14:paraId="627155E1" w14:textId="77777777" w:rsidR="00803454" w:rsidRPr="00F230E3" w:rsidRDefault="00803454" w:rsidP="007E66E4">
            <w:pPr>
              <w:ind w:right="162"/>
              <w:jc w:val="center"/>
              <w:rPr>
                <w:rFonts w:ascii="Arial" w:hAnsi="Arial" w:cs="Arial"/>
                <w:b/>
                <w:sz w:val="22"/>
                <w:szCs w:val="22"/>
              </w:rPr>
            </w:pPr>
            <w:r w:rsidRPr="00F230E3">
              <w:rPr>
                <w:rFonts w:ascii="Arial" w:hAnsi="Arial" w:cs="Arial"/>
                <w:b/>
                <w:sz w:val="22"/>
                <w:szCs w:val="22"/>
              </w:rPr>
              <w:t>Start Date</w:t>
            </w:r>
          </w:p>
        </w:tc>
        <w:tc>
          <w:tcPr>
            <w:tcW w:w="527" w:type="pct"/>
            <w:shd w:val="clear" w:color="auto" w:fill="auto"/>
          </w:tcPr>
          <w:p w14:paraId="627155E2" w14:textId="77777777" w:rsidR="00803454" w:rsidRPr="00F230E3" w:rsidRDefault="00803454" w:rsidP="007E66E4">
            <w:pPr>
              <w:ind w:right="162"/>
              <w:jc w:val="center"/>
              <w:rPr>
                <w:rFonts w:ascii="Arial" w:hAnsi="Arial" w:cs="Arial"/>
                <w:b/>
                <w:sz w:val="22"/>
                <w:szCs w:val="22"/>
              </w:rPr>
            </w:pPr>
            <w:r w:rsidRPr="00F230E3">
              <w:rPr>
                <w:rFonts w:ascii="Arial" w:hAnsi="Arial" w:cs="Arial"/>
                <w:b/>
                <w:sz w:val="22"/>
                <w:szCs w:val="22"/>
              </w:rPr>
              <w:t>End Date</w:t>
            </w:r>
          </w:p>
        </w:tc>
        <w:tc>
          <w:tcPr>
            <w:tcW w:w="401" w:type="pct"/>
            <w:shd w:val="clear" w:color="auto" w:fill="auto"/>
          </w:tcPr>
          <w:p w14:paraId="627155E3" w14:textId="77777777" w:rsidR="00803454" w:rsidRPr="00F230E3" w:rsidRDefault="00803454" w:rsidP="007E66E4">
            <w:pPr>
              <w:ind w:right="162"/>
              <w:jc w:val="center"/>
              <w:rPr>
                <w:rFonts w:ascii="Arial" w:hAnsi="Arial" w:cs="Arial"/>
                <w:b/>
                <w:sz w:val="22"/>
                <w:szCs w:val="22"/>
              </w:rPr>
            </w:pPr>
            <w:r w:rsidRPr="00F230E3">
              <w:rPr>
                <w:rFonts w:ascii="Arial" w:hAnsi="Arial" w:cs="Arial"/>
                <w:b/>
                <w:sz w:val="22"/>
                <w:szCs w:val="22"/>
              </w:rPr>
              <w:t>Effort In Hrs.</w:t>
            </w:r>
          </w:p>
        </w:tc>
        <w:tc>
          <w:tcPr>
            <w:tcW w:w="514" w:type="pct"/>
            <w:shd w:val="clear" w:color="auto" w:fill="auto"/>
          </w:tcPr>
          <w:p w14:paraId="627155E4" w14:textId="77777777" w:rsidR="00803454" w:rsidRPr="00F230E3" w:rsidRDefault="00803454" w:rsidP="007E66E4">
            <w:pPr>
              <w:ind w:right="162"/>
              <w:jc w:val="center"/>
              <w:rPr>
                <w:rFonts w:ascii="Arial" w:eastAsia="Calibri" w:hAnsi="Arial" w:cs="Arial"/>
                <w:b/>
                <w:bCs/>
                <w:sz w:val="22"/>
                <w:szCs w:val="22"/>
              </w:rPr>
            </w:pPr>
            <w:r w:rsidRPr="00F230E3">
              <w:rPr>
                <w:rFonts w:ascii="Arial" w:hAnsi="Arial" w:cs="Arial"/>
                <w:b/>
                <w:bCs/>
                <w:sz w:val="22"/>
                <w:szCs w:val="22"/>
              </w:rPr>
              <w:t xml:space="preserve">Hourly Rate  </w:t>
            </w:r>
          </w:p>
          <w:p w14:paraId="627155E5" w14:textId="77777777" w:rsidR="00803454" w:rsidRPr="00F230E3" w:rsidRDefault="00803454" w:rsidP="007E66E4">
            <w:pPr>
              <w:ind w:right="162"/>
              <w:jc w:val="center"/>
              <w:rPr>
                <w:rFonts w:ascii="Arial" w:eastAsia="Calibri" w:hAnsi="Arial" w:cs="Arial"/>
                <w:b/>
                <w:bCs/>
                <w:sz w:val="22"/>
                <w:szCs w:val="22"/>
              </w:rPr>
            </w:pPr>
          </w:p>
        </w:tc>
        <w:tc>
          <w:tcPr>
            <w:tcW w:w="476" w:type="pct"/>
            <w:shd w:val="clear" w:color="auto" w:fill="auto"/>
          </w:tcPr>
          <w:p w14:paraId="627155E6" w14:textId="77777777" w:rsidR="00803454" w:rsidRPr="00F230E3" w:rsidRDefault="00803454" w:rsidP="007E66E4">
            <w:pPr>
              <w:ind w:right="162"/>
              <w:jc w:val="center"/>
              <w:rPr>
                <w:rFonts w:ascii="Arial" w:hAnsi="Arial" w:cs="Arial"/>
                <w:b/>
                <w:sz w:val="22"/>
                <w:szCs w:val="22"/>
              </w:rPr>
            </w:pPr>
            <w:r w:rsidRPr="00F230E3">
              <w:rPr>
                <w:rFonts w:ascii="Arial" w:hAnsi="Arial" w:cs="Arial"/>
                <w:b/>
                <w:sz w:val="22"/>
                <w:szCs w:val="22"/>
              </w:rPr>
              <w:t>Cost (Rate*Hrs.)</w:t>
            </w:r>
          </w:p>
        </w:tc>
        <w:tc>
          <w:tcPr>
            <w:tcW w:w="620" w:type="pct"/>
            <w:shd w:val="clear" w:color="auto" w:fill="auto"/>
          </w:tcPr>
          <w:p w14:paraId="627155E7" w14:textId="77777777" w:rsidR="00803454" w:rsidRPr="00F230E3" w:rsidRDefault="00803454" w:rsidP="007E66E4">
            <w:pPr>
              <w:ind w:right="162"/>
              <w:jc w:val="center"/>
              <w:rPr>
                <w:rFonts w:ascii="Arial" w:hAnsi="Arial" w:cs="Arial"/>
                <w:b/>
                <w:sz w:val="22"/>
                <w:szCs w:val="22"/>
              </w:rPr>
            </w:pPr>
            <w:r w:rsidRPr="00F230E3">
              <w:rPr>
                <w:rFonts w:ascii="Arial" w:hAnsi="Arial" w:cs="Arial"/>
                <w:b/>
                <w:sz w:val="22"/>
                <w:szCs w:val="22"/>
              </w:rPr>
              <w:t>Work Location</w:t>
            </w:r>
          </w:p>
        </w:tc>
      </w:tr>
      <w:tr w:rsidR="008753B3" w:rsidRPr="00F230E3" w14:paraId="51DD88FF" w14:textId="77777777" w:rsidTr="00915D68">
        <w:trPr>
          <w:trHeight w:val="813"/>
        </w:trPr>
        <w:tc>
          <w:tcPr>
            <w:tcW w:w="571" w:type="pct"/>
          </w:tcPr>
          <w:p w14:paraId="0EE36130" w14:textId="1ECBE0BF" w:rsidR="008753B3" w:rsidRDefault="008753B3" w:rsidP="007E66E4">
            <w:pPr>
              <w:pStyle w:val="BodyText"/>
              <w:rPr>
                <w:rFonts w:ascii="Arial" w:hAnsi="Arial" w:cs="Arial"/>
                <w:bCs/>
                <w:i w:val="0"/>
                <w:iCs/>
                <w:sz w:val="22"/>
                <w:szCs w:val="22"/>
              </w:rPr>
            </w:pPr>
            <w:permStart w:id="694760131" w:edGrp="everyone"/>
            <w:r>
              <w:rPr>
                <w:rFonts w:ascii="Arial" w:hAnsi="Arial" w:cs="Arial"/>
                <w:bCs/>
                <w:i w:val="0"/>
                <w:iCs/>
                <w:sz w:val="22"/>
                <w:szCs w:val="22"/>
              </w:rPr>
              <w:t>Andrew Jarvis</w:t>
            </w:r>
            <w:r w:rsidR="00915D68">
              <w:rPr>
                <w:rFonts w:ascii="Arial" w:hAnsi="Arial" w:cs="Arial"/>
                <w:bCs/>
                <w:i w:val="0"/>
                <w:iCs/>
                <w:sz w:val="22"/>
                <w:szCs w:val="22"/>
              </w:rPr>
              <w:t>, PE</w:t>
            </w:r>
          </w:p>
        </w:tc>
        <w:tc>
          <w:tcPr>
            <w:tcW w:w="604" w:type="pct"/>
          </w:tcPr>
          <w:p w14:paraId="441428CF" w14:textId="645824FF" w:rsidR="008753B3" w:rsidRDefault="008753B3" w:rsidP="007E66E4">
            <w:pPr>
              <w:ind w:right="65"/>
              <w:rPr>
                <w:rFonts w:ascii="Arial" w:hAnsi="Arial" w:cs="Arial"/>
                <w:i/>
                <w:sz w:val="22"/>
                <w:szCs w:val="22"/>
              </w:rPr>
            </w:pPr>
            <w:r>
              <w:rPr>
                <w:rFonts w:ascii="Arial" w:hAnsi="Arial" w:cs="Arial"/>
                <w:i/>
                <w:sz w:val="22"/>
                <w:szCs w:val="22"/>
              </w:rPr>
              <w:t>President</w:t>
            </w:r>
          </w:p>
        </w:tc>
        <w:tc>
          <w:tcPr>
            <w:tcW w:w="845" w:type="pct"/>
          </w:tcPr>
          <w:p w14:paraId="546E53C8" w14:textId="0CD4CAE3" w:rsidR="008753B3" w:rsidRPr="008D2F4F" w:rsidRDefault="00BA0B06" w:rsidP="007E66E4">
            <w:pPr>
              <w:ind w:right="65"/>
              <w:rPr>
                <w:rFonts w:ascii="Arial" w:hAnsi="Arial" w:cs="Arial"/>
                <w:iCs/>
                <w:sz w:val="22"/>
                <w:szCs w:val="22"/>
              </w:rPr>
            </w:pPr>
            <w:r w:rsidRPr="008D2F4F">
              <w:rPr>
                <w:rFonts w:ascii="Arial" w:hAnsi="Arial" w:cs="Arial"/>
                <w:iCs/>
                <w:sz w:val="22"/>
                <w:szCs w:val="22"/>
              </w:rPr>
              <w:t>Executive Sponsor, Escalation Contact</w:t>
            </w:r>
          </w:p>
        </w:tc>
        <w:tc>
          <w:tcPr>
            <w:tcW w:w="442" w:type="pct"/>
          </w:tcPr>
          <w:p w14:paraId="2790FD8B" w14:textId="183886DF" w:rsidR="008753B3" w:rsidRPr="00302455" w:rsidRDefault="00302455" w:rsidP="007E66E4">
            <w:pPr>
              <w:ind w:right="162"/>
              <w:rPr>
                <w:rFonts w:ascii="Arial" w:hAnsi="Arial" w:cs="Arial"/>
                <w:iCs/>
                <w:sz w:val="22"/>
                <w:szCs w:val="22"/>
              </w:rPr>
            </w:pPr>
            <w:r w:rsidRPr="00302455">
              <w:rPr>
                <w:rFonts w:ascii="Arial" w:hAnsi="Arial" w:cs="Arial"/>
                <w:iCs/>
                <w:sz w:val="22"/>
                <w:szCs w:val="22"/>
              </w:rPr>
              <w:t>4/1/2024</w:t>
            </w:r>
          </w:p>
        </w:tc>
        <w:tc>
          <w:tcPr>
            <w:tcW w:w="527" w:type="pct"/>
          </w:tcPr>
          <w:p w14:paraId="005B87D4" w14:textId="7BC1191F" w:rsidR="008753B3" w:rsidRPr="00302455" w:rsidRDefault="00302455" w:rsidP="007E66E4">
            <w:pPr>
              <w:ind w:right="162"/>
              <w:rPr>
                <w:rFonts w:ascii="Arial" w:hAnsi="Arial" w:cs="Arial"/>
                <w:iCs/>
                <w:sz w:val="22"/>
                <w:szCs w:val="22"/>
              </w:rPr>
            </w:pPr>
            <w:r w:rsidRPr="00302455">
              <w:rPr>
                <w:rFonts w:ascii="Arial" w:hAnsi="Arial" w:cs="Arial"/>
                <w:iCs/>
                <w:sz w:val="22"/>
                <w:szCs w:val="22"/>
              </w:rPr>
              <w:t>12/31/2026</w:t>
            </w:r>
          </w:p>
        </w:tc>
        <w:tc>
          <w:tcPr>
            <w:tcW w:w="401" w:type="pct"/>
          </w:tcPr>
          <w:p w14:paraId="52768AAF" w14:textId="77777777" w:rsidR="008753B3" w:rsidRPr="00302455" w:rsidRDefault="008753B3" w:rsidP="007E66E4">
            <w:pPr>
              <w:ind w:right="162"/>
              <w:rPr>
                <w:rFonts w:ascii="Arial" w:hAnsi="Arial" w:cs="Arial"/>
                <w:iCs/>
                <w:sz w:val="22"/>
                <w:szCs w:val="22"/>
              </w:rPr>
            </w:pPr>
          </w:p>
        </w:tc>
        <w:tc>
          <w:tcPr>
            <w:tcW w:w="514" w:type="pct"/>
          </w:tcPr>
          <w:p w14:paraId="28B33E09" w14:textId="0286B201" w:rsidR="008753B3" w:rsidRPr="00302455" w:rsidRDefault="00DB3668" w:rsidP="007E66E4">
            <w:pPr>
              <w:ind w:right="162"/>
              <w:rPr>
                <w:rFonts w:ascii="Arial" w:eastAsia="Calibri" w:hAnsi="Arial" w:cs="Arial"/>
                <w:iCs/>
                <w:sz w:val="22"/>
                <w:szCs w:val="22"/>
              </w:rPr>
            </w:pPr>
            <w:r>
              <w:rPr>
                <w:rFonts w:ascii="Arial" w:hAnsi="Arial" w:cs="Arial"/>
                <w:sz w:val="22"/>
                <w:szCs w:val="22"/>
              </w:rPr>
              <w:t>N/Av</w:t>
            </w:r>
          </w:p>
        </w:tc>
        <w:tc>
          <w:tcPr>
            <w:tcW w:w="476" w:type="pct"/>
          </w:tcPr>
          <w:p w14:paraId="7F5F94B1" w14:textId="172E540C" w:rsidR="008753B3" w:rsidRPr="00302455" w:rsidRDefault="00906E2C" w:rsidP="007E66E4">
            <w:pPr>
              <w:ind w:right="162"/>
              <w:rPr>
                <w:rFonts w:ascii="Arial" w:hAnsi="Arial" w:cs="Arial"/>
                <w:iCs/>
                <w:sz w:val="22"/>
                <w:szCs w:val="22"/>
              </w:rPr>
            </w:pPr>
            <w:r>
              <w:rPr>
                <w:rFonts w:ascii="Arial" w:hAnsi="Arial" w:cs="Arial"/>
                <w:iCs/>
                <w:sz w:val="22"/>
                <w:szCs w:val="22"/>
              </w:rPr>
              <w:t>N/A</w:t>
            </w:r>
          </w:p>
        </w:tc>
        <w:tc>
          <w:tcPr>
            <w:tcW w:w="620" w:type="pct"/>
          </w:tcPr>
          <w:p w14:paraId="10D837B3" w14:textId="3CC488FF" w:rsidR="008753B3" w:rsidRPr="00302455" w:rsidRDefault="0051300D" w:rsidP="007E66E4">
            <w:pPr>
              <w:ind w:right="162"/>
              <w:rPr>
                <w:rFonts w:ascii="Arial" w:hAnsi="Arial" w:cs="Arial"/>
                <w:iCs/>
                <w:sz w:val="22"/>
                <w:szCs w:val="22"/>
              </w:rPr>
            </w:pPr>
            <w:r w:rsidRPr="00302455">
              <w:rPr>
                <w:rFonts w:ascii="Arial" w:hAnsi="Arial" w:cs="Arial"/>
                <w:iCs/>
                <w:sz w:val="22"/>
                <w:szCs w:val="22"/>
              </w:rPr>
              <w:t>Kansas City, Missouri</w:t>
            </w:r>
          </w:p>
        </w:tc>
      </w:tr>
      <w:tr w:rsidR="00302455" w:rsidRPr="00F230E3" w14:paraId="627155F2" w14:textId="77777777" w:rsidTr="00302455">
        <w:tc>
          <w:tcPr>
            <w:tcW w:w="571" w:type="pct"/>
          </w:tcPr>
          <w:p w14:paraId="627155E9" w14:textId="2C741F2D" w:rsidR="00302455" w:rsidRPr="00F230E3" w:rsidRDefault="00302455" w:rsidP="00302455">
            <w:pPr>
              <w:pStyle w:val="BodyText"/>
              <w:rPr>
                <w:rFonts w:ascii="Arial" w:hAnsi="Arial" w:cs="Arial"/>
                <w:bCs/>
                <w:i w:val="0"/>
                <w:iCs/>
                <w:sz w:val="22"/>
                <w:szCs w:val="22"/>
              </w:rPr>
            </w:pPr>
            <w:r>
              <w:rPr>
                <w:rFonts w:ascii="Arial" w:hAnsi="Arial" w:cs="Arial"/>
                <w:bCs/>
                <w:i w:val="0"/>
                <w:iCs/>
                <w:sz w:val="22"/>
                <w:szCs w:val="22"/>
              </w:rPr>
              <w:t>Dan Bayouth</w:t>
            </w:r>
          </w:p>
        </w:tc>
        <w:tc>
          <w:tcPr>
            <w:tcW w:w="604" w:type="pct"/>
          </w:tcPr>
          <w:p w14:paraId="627155EA" w14:textId="108F86B1" w:rsidR="00302455" w:rsidRPr="00F230E3" w:rsidRDefault="00302455" w:rsidP="00302455">
            <w:pPr>
              <w:ind w:right="65"/>
              <w:rPr>
                <w:rFonts w:ascii="Arial" w:hAnsi="Arial" w:cs="Arial"/>
                <w:i/>
                <w:sz w:val="22"/>
                <w:szCs w:val="22"/>
              </w:rPr>
            </w:pPr>
            <w:r>
              <w:rPr>
                <w:rFonts w:ascii="Arial" w:hAnsi="Arial" w:cs="Arial"/>
                <w:i/>
                <w:sz w:val="22"/>
                <w:szCs w:val="22"/>
              </w:rPr>
              <w:t>Project Advisor</w:t>
            </w:r>
          </w:p>
        </w:tc>
        <w:tc>
          <w:tcPr>
            <w:tcW w:w="845" w:type="pct"/>
          </w:tcPr>
          <w:p w14:paraId="627155EB" w14:textId="7A962701" w:rsidR="00302455" w:rsidRPr="008D2F4F" w:rsidRDefault="00302455" w:rsidP="00302455">
            <w:pPr>
              <w:ind w:right="65"/>
              <w:rPr>
                <w:rFonts w:ascii="Arial" w:hAnsi="Arial" w:cs="Arial"/>
                <w:iCs/>
                <w:sz w:val="22"/>
                <w:szCs w:val="22"/>
              </w:rPr>
            </w:pPr>
            <w:r w:rsidRPr="008D2F4F">
              <w:rPr>
                <w:rFonts w:ascii="Arial" w:hAnsi="Arial" w:cs="Arial"/>
                <w:iCs/>
                <w:sz w:val="22"/>
                <w:szCs w:val="22"/>
              </w:rPr>
              <w:t xml:space="preserve">Advisor </w:t>
            </w:r>
            <w:r w:rsidR="00227848">
              <w:rPr>
                <w:rFonts w:ascii="Arial" w:hAnsi="Arial" w:cs="Arial"/>
                <w:iCs/>
                <w:sz w:val="22"/>
                <w:szCs w:val="22"/>
              </w:rPr>
              <w:t>for</w:t>
            </w:r>
            <w:r w:rsidRPr="008D2F4F">
              <w:rPr>
                <w:rFonts w:ascii="Arial" w:hAnsi="Arial" w:cs="Arial"/>
                <w:iCs/>
                <w:sz w:val="22"/>
                <w:szCs w:val="22"/>
              </w:rPr>
              <w:t xml:space="preserve"> scope defined in section 1.2</w:t>
            </w:r>
          </w:p>
        </w:tc>
        <w:tc>
          <w:tcPr>
            <w:tcW w:w="442" w:type="pct"/>
          </w:tcPr>
          <w:p w14:paraId="627155EC" w14:textId="4DA82756" w:rsidR="00302455" w:rsidRPr="00302455" w:rsidRDefault="00302455" w:rsidP="00302455">
            <w:pPr>
              <w:ind w:right="162"/>
              <w:rPr>
                <w:rFonts w:ascii="Arial" w:hAnsi="Arial" w:cs="Arial"/>
                <w:iCs/>
                <w:sz w:val="22"/>
                <w:szCs w:val="22"/>
              </w:rPr>
            </w:pPr>
            <w:r w:rsidRPr="00302455">
              <w:rPr>
                <w:rFonts w:ascii="Arial" w:hAnsi="Arial" w:cs="Arial"/>
                <w:iCs/>
                <w:sz w:val="22"/>
                <w:szCs w:val="22"/>
              </w:rPr>
              <w:t>4/1/2024</w:t>
            </w:r>
          </w:p>
        </w:tc>
        <w:tc>
          <w:tcPr>
            <w:tcW w:w="527" w:type="pct"/>
          </w:tcPr>
          <w:p w14:paraId="627155ED" w14:textId="46F9ED8D" w:rsidR="00302455" w:rsidRPr="00302455" w:rsidRDefault="00302455" w:rsidP="00302455">
            <w:pPr>
              <w:ind w:right="162"/>
              <w:rPr>
                <w:rFonts w:ascii="Arial" w:hAnsi="Arial" w:cs="Arial"/>
                <w:iCs/>
                <w:sz w:val="22"/>
                <w:szCs w:val="22"/>
              </w:rPr>
            </w:pPr>
            <w:r w:rsidRPr="00302455">
              <w:rPr>
                <w:rFonts w:ascii="Arial" w:hAnsi="Arial" w:cs="Arial"/>
                <w:iCs/>
                <w:sz w:val="22"/>
                <w:szCs w:val="22"/>
              </w:rPr>
              <w:t>12/31/2026</w:t>
            </w:r>
          </w:p>
        </w:tc>
        <w:tc>
          <w:tcPr>
            <w:tcW w:w="401" w:type="pct"/>
          </w:tcPr>
          <w:p w14:paraId="627155EE" w14:textId="77777777" w:rsidR="00302455" w:rsidRPr="00302455" w:rsidRDefault="00302455" w:rsidP="00302455">
            <w:pPr>
              <w:ind w:right="162"/>
              <w:rPr>
                <w:rFonts w:ascii="Arial" w:hAnsi="Arial" w:cs="Arial"/>
                <w:iCs/>
                <w:sz w:val="22"/>
                <w:szCs w:val="22"/>
              </w:rPr>
            </w:pPr>
          </w:p>
        </w:tc>
        <w:tc>
          <w:tcPr>
            <w:tcW w:w="514" w:type="pct"/>
          </w:tcPr>
          <w:p w14:paraId="627155EF" w14:textId="046780B2" w:rsidR="00302455" w:rsidRPr="00302455" w:rsidRDefault="00DB3668" w:rsidP="00302455">
            <w:pPr>
              <w:ind w:right="162"/>
              <w:rPr>
                <w:rFonts w:ascii="Arial" w:eastAsia="Calibri" w:hAnsi="Arial" w:cs="Arial"/>
                <w:iCs/>
                <w:sz w:val="22"/>
                <w:szCs w:val="22"/>
              </w:rPr>
            </w:pPr>
            <w:r>
              <w:rPr>
                <w:rFonts w:ascii="Arial" w:hAnsi="Arial" w:cs="Arial"/>
                <w:sz w:val="22"/>
                <w:szCs w:val="22"/>
              </w:rPr>
              <w:t>N/A</w:t>
            </w:r>
          </w:p>
        </w:tc>
        <w:tc>
          <w:tcPr>
            <w:tcW w:w="476" w:type="pct"/>
          </w:tcPr>
          <w:p w14:paraId="627155F0" w14:textId="584FD4E1" w:rsidR="00302455" w:rsidRPr="00302455" w:rsidRDefault="00906E2C" w:rsidP="00302455">
            <w:pPr>
              <w:ind w:right="162"/>
              <w:rPr>
                <w:rFonts w:ascii="Arial" w:hAnsi="Arial" w:cs="Arial"/>
                <w:iCs/>
                <w:sz w:val="22"/>
                <w:szCs w:val="22"/>
              </w:rPr>
            </w:pPr>
            <w:r>
              <w:rPr>
                <w:rFonts w:ascii="Arial" w:hAnsi="Arial" w:cs="Arial"/>
                <w:sz w:val="22"/>
                <w:szCs w:val="22"/>
              </w:rPr>
              <w:t>N/A</w:t>
            </w:r>
          </w:p>
        </w:tc>
        <w:tc>
          <w:tcPr>
            <w:tcW w:w="620" w:type="pct"/>
          </w:tcPr>
          <w:p w14:paraId="627155F1" w14:textId="218A5F93" w:rsidR="00302455" w:rsidRPr="00302455" w:rsidRDefault="00302455" w:rsidP="00302455">
            <w:pPr>
              <w:ind w:right="162"/>
              <w:rPr>
                <w:rFonts w:ascii="Arial" w:hAnsi="Arial" w:cs="Arial"/>
                <w:iCs/>
                <w:sz w:val="22"/>
                <w:szCs w:val="22"/>
              </w:rPr>
            </w:pPr>
            <w:r w:rsidRPr="00302455">
              <w:rPr>
                <w:rFonts w:ascii="Arial" w:hAnsi="Arial" w:cs="Arial"/>
                <w:iCs/>
                <w:sz w:val="22"/>
                <w:szCs w:val="22"/>
              </w:rPr>
              <w:t>Kansas City, Missouri</w:t>
            </w:r>
          </w:p>
        </w:tc>
      </w:tr>
      <w:tr w:rsidR="00302455" w:rsidRPr="00F230E3" w14:paraId="627155FC" w14:textId="77777777" w:rsidTr="00302455">
        <w:tc>
          <w:tcPr>
            <w:tcW w:w="571" w:type="pct"/>
          </w:tcPr>
          <w:p w14:paraId="627155F3" w14:textId="07DE2189" w:rsidR="00302455" w:rsidRPr="00F230E3" w:rsidRDefault="00302455" w:rsidP="00302455">
            <w:pPr>
              <w:pStyle w:val="BodyText"/>
              <w:rPr>
                <w:rFonts w:ascii="Arial" w:hAnsi="Arial" w:cs="Arial"/>
                <w:bCs/>
                <w:i w:val="0"/>
                <w:iCs/>
                <w:sz w:val="22"/>
                <w:szCs w:val="22"/>
              </w:rPr>
            </w:pPr>
            <w:r>
              <w:rPr>
                <w:rFonts w:ascii="Arial" w:hAnsi="Arial" w:cs="Arial"/>
                <w:bCs/>
                <w:i w:val="0"/>
                <w:iCs/>
                <w:sz w:val="22"/>
                <w:szCs w:val="22"/>
              </w:rPr>
              <w:t>Alex Leno</w:t>
            </w:r>
            <w:permEnd w:id="694760131"/>
            <w:r>
              <w:rPr>
                <w:rFonts w:ascii="Arial" w:hAnsi="Arial" w:cs="Arial"/>
                <w:bCs/>
                <w:i w:val="0"/>
                <w:iCs/>
                <w:sz w:val="22"/>
                <w:szCs w:val="22"/>
              </w:rPr>
              <w:t>x</w:t>
            </w:r>
          </w:p>
        </w:tc>
        <w:tc>
          <w:tcPr>
            <w:tcW w:w="604" w:type="pct"/>
          </w:tcPr>
          <w:p w14:paraId="627155F4" w14:textId="6677FFA4" w:rsidR="00302455" w:rsidRPr="00F230E3" w:rsidRDefault="00302455" w:rsidP="00302455">
            <w:pPr>
              <w:ind w:right="65"/>
              <w:rPr>
                <w:rFonts w:ascii="Arial" w:hAnsi="Arial" w:cs="Arial"/>
                <w:i/>
                <w:sz w:val="22"/>
                <w:szCs w:val="22"/>
              </w:rPr>
            </w:pPr>
            <w:r>
              <w:rPr>
                <w:rFonts w:ascii="Arial" w:hAnsi="Arial" w:cs="Arial"/>
                <w:i/>
                <w:sz w:val="22"/>
                <w:szCs w:val="22"/>
              </w:rPr>
              <w:t>Project Coordinator</w:t>
            </w:r>
          </w:p>
        </w:tc>
        <w:tc>
          <w:tcPr>
            <w:tcW w:w="845" w:type="pct"/>
          </w:tcPr>
          <w:p w14:paraId="627155F5" w14:textId="2D501123" w:rsidR="00302455" w:rsidRPr="008D2F4F" w:rsidRDefault="00302455" w:rsidP="00302455">
            <w:pPr>
              <w:ind w:right="65"/>
              <w:rPr>
                <w:rFonts w:ascii="Arial" w:hAnsi="Arial" w:cs="Arial"/>
                <w:iCs/>
                <w:sz w:val="22"/>
                <w:szCs w:val="22"/>
                <w:lang w:val="fr-FR"/>
              </w:rPr>
            </w:pPr>
            <w:r w:rsidRPr="008D2F4F">
              <w:rPr>
                <w:rFonts w:ascii="Arial" w:hAnsi="Arial" w:cs="Arial"/>
                <w:iCs/>
                <w:sz w:val="22"/>
                <w:szCs w:val="22"/>
                <w:lang w:val="fr-FR"/>
              </w:rPr>
              <w:t>Project coordinator managing the scope, schedule, forecasting, communication and project delivery.</w:t>
            </w:r>
          </w:p>
        </w:tc>
        <w:tc>
          <w:tcPr>
            <w:tcW w:w="442" w:type="pct"/>
          </w:tcPr>
          <w:p w14:paraId="627155F6" w14:textId="6FEECAAD" w:rsidR="00302455" w:rsidRPr="00302455" w:rsidRDefault="00302455" w:rsidP="00302455">
            <w:pPr>
              <w:ind w:right="162"/>
              <w:rPr>
                <w:rFonts w:ascii="Arial" w:hAnsi="Arial" w:cs="Arial"/>
                <w:iCs/>
                <w:sz w:val="22"/>
                <w:szCs w:val="22"/>
              </w:rPr>
            </w:pPr>
            <w:r w:rsidRPr="00302455">
              <w:rPr>
                <w:rFonts w:ascii="Arial" w:hAnsi="Arial" w:cs="Arial"/>
                <w:iCs/>
                <w:sz w:val="22"/>
                <w:szCs w:val="22"/>
              </w:rPr>
              <w:t>4/1/2024</w:t>
            </w:r>
          </w:p>
        </w:tc>
        <w:tc>
          <w:tcPr>
            <w:tcW w:w="527" w:type="pct"/>
          </w:tcPr>
          <w:p w14:paraId="627155F7" w14:textId="36E24130" w:rsidR="00302455" w:rsidRPr="00302455" w:rsidRDefault="00302455" w:rsidP="00302455">
            <w:pPr>
              <w:ind w:right="162"/>
              <w:rPr>
                <w:rFonts w:ascii="Arial" w:hAnsi="Arial" w:cs="Arial"/>
                <w:iCs/>
                <w:sz w:val="22"/>
                <w:szCs w:val="22"/>
              </w:rPr>
            </w:pPr>
            <w:r w:rsidRPr="00302455">
              <w:rPr>
                <w:rFonts w:ascii="Arial" w:hAnsi="Arial" w:cs="Arial"/>
                <w:iCs/>
                <w:sz w:val="22"/>
                <w:szCs w:val="22"/>
              </w:rPr>
              <w:t>12/31/2026</w:t>
            </w:r>
          </w:p>
        </w:tc>
        <w:tc>
          <w:tcPr>
            <w:tcW w:w="401" w:type="pct"/>
          </w:tcPr>
          <w:p w14:paraId="627155F8" w14:textId="77777777" w:rsidR="00302455" w:rsidRPr="00302455" w:rsidRDefault="00302455" w:rsidP="00302455">
            <w:pPr>
              <w:ind w:right="162"/>
              <w:rPr>
                <w:rFonts w:ascii="Arial" w:hAnsi="Arial" w:cs="Arial"/>
                <w:iCs/>
                <w:sz w:val="22"/>
                <w:szCs w:val="22"/>
              </w:rPr>
            </w:pPr>
          </w:p>
        </w:tc>
        <w:tc>
          <w:tcPr>
            <w:tcW w:w="514" w:type="pct"/>
          </w:tcPr>
          <w:p w14:paraId="627155F9" w14:textId="11C0E637" w:rsidR="00302455" w:rsidRPr="00302455" w:rsidRDefault="00DB3668" w:rsidP="00302455">
            <w:pPr>
              <w:ind w:right="162"/>
              <w:rPr>
                <w:rFonts w:ascii="Arial" w:eastAsia="Calibri" w:hAnsi="Arial" w:cs="Arial"/>
                <w:iCs/>
                <w:sz w:val="22"/>
                <w:szCs w:val="22"/>
              </w:rPr>
            </w:pPr>
            <w:r>
              <w:rPr>
                <w:rFonts w:ascii="Arial" w:hAnsi="Arial" w:cs="Arial"/>
                <w:sz w:val="22"/>
                <w:szCs w:val="22"/>
              </w:rPr>
              <w:t>N/A</w:t>
            </w:r>
          </w:p>
        </w:tc>
        <w:tc>
          <w:tcPr>
            <w:tcW w:w="476" w:type="pct"/>
          </w:tcPr>
          <w:p w14:paraId="627155FA" w14:textId="694786C0" w:rsidR="00302455" w:rsidRPr="00302455" w:rsidRDefault="00906E2C" w:rsidP="00302455">
            <w:pPr>
              <w:ind w:right="162"/>
              <w:rPr>
                <w:rFonts w:ascii="Arial" w:hAnsi="Arial" w:cs="Arial"/>
                <w:iCs/>
                <w:sz w:val="22"/>
                <w:szCs w:val="22"/>
              </w:rPr>
            </w:pPr>
            <w:r>
              <w:rPr>
                <w:rFonts w:ascii="Arial" w:hAnsi="Arial" w:cs="Arial"/>
                <w:sz w:val="22"/>
                <w:szCs w:val="22"/>
              </w:rPr>
              <w:t>N/A</w:t>
            </w:r>
          </w:p>
        </w:tc>
        <w:tc>
          <w:tcPr>
            <w:tcW w:w="620" w:type="pct"/>
          </w:tcPr>
          <w:p w14:paraId="627155FB" w14:textId="16FC1981" w:rsidR="00302455" w:rsidRPr="00302455" w:rsidRDefault="00302455" w:rsidP="00302455">
            <w:pPr>
              <w:ind w:right="162"/>
              <w:rPr>
                <w:rFonts w:ascii="Arial" w:hAnsi="Arial" w:cs="Arial"/>
                <w:iCs/>
                <w:sz w:val="22"/>
                <w:szCs w:val="22"/>
                <w:lang w:val="fr-FR"/>
              </w:rPr>
            </w:pPr>
            <w:r w:rsidRPr="00302455">
              <w:rPr>
                <w:rFonts w:ascii="Arial" w:hAnsi="Arial" w:cs="Arial"/>
                <w:iCs/>
                <w:sz w:val="22"/>
                <w:szCs w:val="22"/>
              </w:rPr>
              <w:t>Kansas City, Missouri</w:t>
            </w:r>
          </w:p>
        </w:tc>
      </w:tr>
      <w:tr w:rsidR="00A403EF" w:rsidRPr="00F230E3" w14:paraId="2B5F8F32" w14:textId="77777777" w:rsidTr="00302455">
        <w:tc>
          <w:tcPr>
            <w:tcW w:w="571" w:type="pct"/>
          </w:tcPr>
          <w:p w14:paraId="560A14EF" w14:textId="5ACBD386" w:rsidR="00A403EF" w:rsidRDefault="00A403EF" w:rsidP="00A403EF">
            <w:pPr>
              <w:pStyle w:val="BodyText"/>
              <w:rPr>
                <w:rFonts w:ascii="Arial" w:hAnsi="Arial" w:cs="Arial"/>
                <w:bCs/>
                <w:i w:val="0"/>
                <w:iCs/>
                <w:sz w:val="22"/>
                <w:szCs w:val="22"/>
              </w:rPr>
            </w:pPr>
            <w:r>
              <w:rPr>
                <w:rFonts w:ascii="Arial" w:hAnsi="Arial" w:cs="Arial"/>
                <w:bCs/>
                <w:i w:val="0"/>
                <w:iCs/>
                <w:sz w:val="22"/>
                <w:szCs w:val="22"/>
              </w:rPr>
              <w:t>Ethan Koch, PE</w:t>
            </w:r>
          </w:p>
        </w:tc>
        <w:tc>
          <w:tcPr>
            <w:tcW w:w="604" w:type="pct"/>
          </w:tcPr>
          <w:p w14:paraId="5BD1F6D4" w14:textId="587EB48A" w:rsidR="00A403EF" w:rsidRDefault="00A403EF" w:rsidP="00A403EF">
            <w:pPr>
              <w:ind w:right="65"/>
              <w:rPr>
                <w:rFonts w:ascii="Arial" w:hAnsi="Arial" w:cs="Arial"/>
                <w:i/>
                <w:sz w:val="22"/>
                <w:szCs w:val="22"/>
              </w:rPr>
            </w:pPr>
            <w:r>
              <w:rPr>
                <w:rFonts w:ascii="Arial" w:hAnsi="Arial" w:cs="Arial"/>
                <w:i/>
                <w:sz w:val="22"/>
                <w:szCs w:val="22"/>
              </w:rPr>
              <w:t>Network Engineer</w:t>
            </w:r>
          </w:p>
        </w:tc>
        <w:tc>
          <w:tcPr>
            <w:tcW w:w="845" w:type="pct"/>
          </w:tcPr>
          <w:p w14:paraId="20F71356" w14:textId="0FE0EB73" w:rsidR="00A403EF" w:rsidRPr="008D2F4F" w:rsidRDefault="00A403EF" w:rsidP="00A403EF">
            <w:pPr>
              <w:ind w:right="65"/>
              <w:rPr>
                <w:rFonts w:ascii="Arial" w:hAnsi="Arial" w:cs="Arial"/>
                <w:iCs/>
                <w:sz w:val="22"/>
                <w:szCs w:val="22"/>
                <w:lang w:val="fr-FR"/>
              </w:rPr>
            </w:pPr>
            <w:r w:rsidRPr="008D2F4F">
              <w:rPr>
                <w:rFonts w:ascii="Arial" w:hAnsi="Arial" w:cs="Arial"/>
                <w:iCs/>
                <w:sz w:val="22"/>
                <w:szCs w:val="22"/>
              </w:rPr>
              <w:t xml:space="preserve">Network </w:t>
            </w:r>
            <w:r>
              <w:rPr>
                <w:rFonts w:ascii="Arial" w:hAnsi="Arial" w:cs="Arial"/>
                <w:iCs/>
                <w:sz w:val="22"/>
                <w:szCs w:val="22"/>
              </w:rPr>
              <w:t>Engineer</w:t>
            </w:r>
            <w:r w:rsidRPr="008D2F4F">
              <w:rPr>
                <w:rFonts w:ascii="Arial" w:hAnsi="Arial" w:cs="Arial"/>
                <w:iCs/>
                <w:sz w:val="22"/>
                <w:szCs w:val="22"/>
              </w:rPr>
              <w:t xml:space="preserve"> executing on site surveys, network requirements development, vendor specification development, and vendor recommendation.</w:t>
            </w:r>
          </w:p>
        </w:tc>
        <w:tc>
          <w:tcPr>
            <w:tcW w:w="442" w:type="pct"/>
          </w:tcPr>
          <w:p w14:paraId="41AD886F" w14:textId="42B56209" w:rsidR="00A403EF" w:rsidRPr="00302455" w:rsidRDefault="00A403EF" w:rsidP="00A403EF">
            <w:pPr>
              <w:ind w:right="162"/>
              <w:rPr>
                <w:rFonts w:ascii="Arial" w:hAnsi="Arial" w:cs="Arial"/>
                <w:iCs/>
                <w:sz w:val="22"/>
                <w:szCs w:val="22"/>
              </w:rPr>
            </w:pPr>
            <w:r w:rsidRPr="00302455">
              <w:rPr>
                <w:rFonts w:ascii="Arial" w:hAnsi="Arial" w:cs="Arial"/>
                <w:iCs/>
                <w:sz w:val="22"/>
                <w:szCs w:val="22"/>
              </w:rPr>
              <w:t>4/1/2024</w:t>
            </w:r>
          </w:p>
        </w:tc>
        <w:tc>
          <w:tcPr>
            <w:tcW w:w="527" w:type="pct"/>
          </w:tcPr>
          <w:p w14:paraId="3957DB06" w14:textId="437EC325" w:rsidR="00A403EF" w:rsidRPr="00302455" w:rsidRDefault="00A403EF" w:rsidP="00A403EF">
            <w:pPr>
              <w:ind w:right="162"/>
              <w:rPr>
                <w:rFonts w:ascii="Arial" w:hAnsi="Arial" w:cs="Arial"/>
                <w:iCs/>
                <w:sz w:val="22"/>
                <w:szCs w:val="22"/>
              </w:rPr>
            </w:pPr>
            <w:r w:rsidRPr="00302455">
              <w:rPr>
                <w:rFonts w:ascii="Arial" w:hAnsi="Arial" w:cs="Arial"/>
                <w:iCs/>
                <w:sz w:val="22"/>
                <w:szCs w:val="22"/>
              </w:rPr>
              <w:t>12/31/2026</w:t>
            </w:r>
          </w:p>
        </w:tc>
        <w:tc>
          <w:tcPr>
            <w:tcW w:w="401" w:type="pct"/>
          </w:tcPr>
          <w:p w14:paraId="7A7A40B4" w14:textId="77777777" w:rsidR="00A403EF" w:rsidRPr="00302455" w:rsidRDefault="00A403EF" w:rsidP="00A403EF">
            <w:pPr>
              <w:ind w:right="162"/>
              <w:rPr>
                <w:rFonts w:ascii="Arial" w:hAnsi="Arial" w:cs="Arial"/>
                <w:sz w:val="22"/>
                <w:szCs w:val="22"/>
              </w:rPr>
            </w:pPr>
          </w:p>
        </w:tc>
        <w:tc>
          <w:tcPr>
            <w:tcW w:w="514" w:type="pct"/>
          </w:tcPr>
          <w:p w14:paraId="3F113D31" w14:textId="71112E0B" w:rsidR="00A403EF" w:rsidRDefault="00A403EF" w:rsidP="00A403EF">
            <w:pPr>
              <w:ind w:right="162"/>
              <w:rPr>
                <w:rFonts w:ascii="Arial" w:hAnsi="Arial" w:cs="Arial"/>
                <w:sz w:val="22"/>
                <w:szCs w:val="22"/>
              </w:rPr>
            </w:pPr>
            <w:r>
              <w:rPr>
                <w:rFonts w:ascii="Arial" w:hAnsi="Arial" w:cs="Arial"/>
                <w:sz w:val="22"/>
                <w:szCs w:val="22"/>
              </w:rPr>
              <w:t>N/A</w:t>
            </w:r>
          </w:p>
        </w:tc>
        <w:tc>
          <w:tcPr>
            <w:tcW w:w="476" w:type="pct"/>
          </w:tcPr>
          <w:p w14:paraId="136547C3" w14:textId="3B204067" w:rsidR="00A403EF" w:rsidRDefault="00A403EF" w:rsidP="00A403EF">
            <w:pPr>
              <w:ind w:right="162"/>
              <w:rPr>
                <w:rFonts w:ascii="Arial" w:hAnsi="Arial" w:cs="Arial"/>
                <w:sz w:val="22"/>
                <w:szCs w:val="22"/>
              </w:rPr>
            </w:pPr>
            <w:r>
              <w:rPr>
                <w:rFonts w:ascii="Arial" w:hAnsi="Arial" w:cs="Arial"/>
                <w:sz w:val="22"/>
                <w:szCs w:val="22"/>
              </w:rPr>
              <w:t>N/A</w:t>
            </w:r>
          </w:p>
        </w:tc>
        <w:tc>
          <w:tcPr>
            <w:tcW w:w="620" w:type="pct"/>
          </w:tcPr>
          <w:p w14:paraId="2F7EB7D7" w14:textId="5F53722D" w:rsidR="00A403EF" w:rsidRPr="00302455" w:rsidRDefault="00A403EF" w:rsidP="00A403EF">
            <w:pPr>
              <w:ind w:right="162"/>
              <w:rPr>
                <w:rFonts w:ascii="Arial" w:hAnsi="Arial" w:cs="Arial"/>
                <w:iCs/>
                <w:sz w:val="22"/>
                <w:szCs w:val="22"/>
              </w:rPr>
            </w:pPr>
            <w:r w:rsidRPr="00302455">
              <w:rPr>
                <w:rFonts w:ascii="Arial" w:hAnsi="Arial" w:cs="Arial"/>
                <w:iCs/>
                <w:sz w:val="22"/>
                <w:szCs w:val="22"/>
              </w:rPr>
              <w:t>Kansas City, Missouri</w:t>
            </w:r>
          </w:p>
        </w:tc>
      </w:tr>
      <w:tr w:rsidR="00302455" w:rsidRPr="00F230E3" w14:paraId="62715606" w14:textId="77777777" w:rsidTr="00302455">
        <w:tc>
          <w:tcPr>
            <w:tcW w:w="571" w:type="pct"/>
          </w:tcPr>
          <w:p w14:paraId="627155FD" w14:textId="06AB6A07" w:rsidR="00302455" w:rsidRPr="00F230E3" w:rsidRDefault="00DB3668" w:rsidP="00302455">
            <w:pPr>
              <w:pStyle w:val="BodyText"/>
              <w:rPr>
                <w:rFonts w:ascii="Arial" w:hAnsi="Arial" w:cs="Arial"/>
                <w:bCs/>
                <w:i w:val="0"/>
                <w:iCs/>
                <w:sz w:val="22"/>
                <w:szCs w:val="22"/>
              </w:rPr>
            </w:pPr>
            <w:permStart w:id="626732766" w:edGrp="everyone"/>
            <w:r>
              <w:rPr>
                <w:rFonts w:ascii="Arial" w:hAnsi="Arial" w:cs="Arial"/>
                <w:bCs/>
                <w:i w:val="0"/>
                <w:iCs/>
                <w:sz w:val="22"/>
                <w:szCs w:val="22"/>
              </w:rPr>
              <w:t>Dustin Williams</w:t>
            </w:r>
          </w:p>
        </w:tc>
        <w:tc>
          <w:tcPr>
            <w:tcW w:w="604" w:type="pct"/>
          </w:tcPr>
          <w:p w14:paraId="627155FE" w14:textId="44D60EAD" w:rsidR="00302455" w:rsidRPr="00F230E3" w:rsidRDefault="00302455" w:rsidP="00302455">
            <w:pPr>
              <w:ind w:right="65"/>
              <w:rPr>
                <w:rFonts w:ascii="Arial" w:hAnsi="Arial" w:cs="Arial"/>
                <w:i/>
                <w:sz w:val="22"/>
                <w:szCs w:val="22"/>
              </w:rPr>
            </w:pPr>
            <w:r>
              <w:rPr>
                <w:rFonts w:ascii="Arial" w:hAnsi="Arial" w:cs="Arial"/>
                <w:i/>
                <w:sz w:val="22"/>
                <w:szCs w:val="22"/>
              </w:rPr>
              <w:t xml:space="preserve">Network </w:t>
            </w:r>
            <w:r w:rsidR="00AE2075">
              <w:rPr>
                <w:rFonts w:ascii="Arial" w:hAnsi="Arial" w:cs="Arial"/>
                <w:i/>
                <w:sz w:val="22"/>
                <w:szCs w:val="22"/>
              </w:rPr>
              <w:t>Designer</w:t>
            </w:r>
          </w:p>
        </w:tc>
        <w:tc>
          <w:tcPr>
            <w:tcW w:w="845" w:type="pct"/>
          </w:tcPr>
          <w:p w14:paraId="627155FF" w14:textId="47DFBC59" w:rsidR="00302455" w:rsidRPr="008D2F4F" w:rsidRDefault="00302455" w:rsidP="00302455">
            <w:pPr>
              <w:ind w:right="65"/>
              <w:rPr>
                <w:rFonts w:ascii="Arial" w:hAnsi="Arial" w:cs="Arial"/>
                <w:iCs/>
                <w:sz w:val="22"/>
                <w:szCs w:val="22"/>
              </w:rPr>
            </w:pPr>
            <w:r w:rsidRPr="008D2F4F">
              <w:rPr>
                <w:rFonts w:ascii="Arial" w:hAnsi="Arial" w:cs="Arial"/>
                <w:iCs/>
                <w:sz w:val="22"/>
                <w:szCs w:val="22"/>
              </w:rPr>
              <w:t xml:space="preserve">Network </w:t>
            </w:r>
            <w:r w:rsidR="00AE2075">
              <w:rPr>
                <w:rFonts w:ascii="Arial" w:hAnsi="Arial" w:cs="Arial"/>
                <w:iCs/>
                <w:sz w:val="22"/>
                <w:szCs w:val="22"/>
              </w:rPr>
              <w:t>designer</w:t>
            </w:r>
            <w:r w:rsidRPr="008D2F4F">
              <w:rPr>
                <w:rFonts w:ascii="Arial" w:hAnsi="Arial" w:cs="Arial"/>
                <w:iCs/>
                <w:sz w:val="22"/>
                <w:szCs w:val="22"/>
              </w:rPr>
              <w:t xml:space="preserve"> providing technical oversight and quality management to the Network Engineer on network topology, high-level design, and vendor low-level design review.</w:t>
            </w:r>
          </w:p>
        </w:tc>
        <w:tc>
          <w:tcPr>
            <w:tcW w:w="442" w:type="pct"/>
          </w:tcPr>
          <w:p w14:paraId="62715600" w14:textId="65E2F4FF" w:rsidR="00302455" w:rsidRPr="00302455" w:rsidRDefault="00302455" w:rsidP="00302455">
            <w:pPr>
              <w:ind w:right="162"/>
              <w:rPr>
                <w:rFonts w:ascii="Arial" w:hAnsi="Arial" w:cs="Arial"/>
                <w:iCs/>
                <w:sz w:val="22"/>
                <w:szCs w:val="22"/>
              </w:rPr>
            </w:pPr>
            <w:r w:rsidRPr="00302455">
              <w:rPr>
                <w:rFonts w:ascii="Arial" w:hAnsi="Arial" w:cs="Arial"/>
                <w:iCs/>
                <w:sz w:val="22"/>
                <w:szCs w:val="22"/>
              </w:rPr>
              <w:t>4/1/2024</w:t>
            </w:r>
          </w:p>
        </w:tc>
        <w:tc>
          <w:tcPr>
            <w:tcW w:w="527" w:type="pct"/>
          </w:tcPr>
          <w:p w14:paraId="62715601" w14:textId="4EDDCB8E" w:rsidR="00302455" w:rsidRPr="00302455" w:rsidRDefault="00302455" w:rsidP="00302455">
            <w:pPr>
              <w:ind w:right="162"/>
              <w:rPr>
                <w:rFonts w:ascii="Arial" w:hAnsi="Arial" w:cs="Arial"/>
                <w:iCs/>
                <w:sz w:val="22"/>
                <w:szCs w:val="22"/>
              </w:rPr>
            </w:pPr>
            <w:r w:rsidRPr="00302455">
              <w:rPr>
                <w:rFonts w:ascii="Arial" w:hAnsi="Arial" w:cs="Arial"/>
                <w:iCs/>
                <w:sz w:val="22"/>
                <w:szCs w:val="22"/>
              </w:rPr>
              <w:t>12/31/2026</w:t>
            </w:r>
          </w:p>
        </w:tc>
        <w:tc>
          <w:tcPr>
            <w:tcW w:w="401" w:type="pct"/>
          </w:tcPr>
          <w:p w14:paraId="62715602" w14:textId="77777777" w:rsidR="00302455" w:rsidRPr="00302455" w:rsidRDefault="00302455" w:rsidP="00302455">
            <w:pPr>
              <w:ind w:right="162"/>
              <w:rPr>
                <w:rFonts w:ascii="Arial" w:hAnsi="Arial" w:cs="Arial"/>
                <w:iCs/>
                <w:sz w:val="22"/>
                <w:szCs w:val="22"/>
              </w:rPr>
            </w:pPr>
          </w:p>
        </w:tc>
        <w:tc>
          <w:tcPr>
            <w:tcW w:w="514" w:type="pct"/>
          </w:tcPr>
          <w:p w14:paraId="62715603" w14:textId="304C8346" w:rsidR="00302455" w:rsidRPr="00302455" w:rsidRDefault="00DB3668" w:rsidP="00302455">
            <w:pPr>
              <w:ind w:right="162"/>
              <w:rPr>
                <w:rFonts w:ascii="Arial" w:eastAsia="Calibri" w:hAnsi="Arial" w:cs="Arial"/>
                <w:iCs/>
                <w:sz w:val="22"/>
                <w:szCs w:val="22"/>
              </w:rPr>
            </w:pPr>
            <w:r>
              <w:rPr>
                <w:rFonts w:ascii="Arial" w:hAnsi="Arial" w:cs="Arial"/>
                <w:sz w:val="22"/>
                <w:szCs w:val="22"/>
              </w:rPr>
              <w:t>N/A</w:t>
            </w:r>
          </w:p>
        </w:tc>
        <w:tc>
          <w:tcPr>
            <w:tcW w:w="476" w:type="pct"/>
          </w:tcPr>
          <w:p w14:paraId="62715604" w14:textId="780973A6" w:rsidR="00302455" w:rsidRPr="00302455" w:rsidRDefault="00906E2C" w:rsidP="00302455">
            <w:pPr>
              <w:ind w:right="162"/>
              <w:rPr>
                <w:rFonts w:ascii="Arial" w:hAnsi="Arial" w:cs="Arial"/>
                <w:iCs/>
                <w:sz w:val="22"/>
                <w:szCs w:val="22"/>
              </w:rPr>
            </w:pPr>
            <w:r>
              <w:rPr>
                <w:rFonts w:ascii="Arial" w:hAnsi="Arial" w:cs="Arial"/>
                <w:sz w:val="22"/>
                <w:szCs w:val="22"/>
              </w:rPr>
              <w:t>N/A</w:t>
            </w:r>
          </w:p>
        </w:tc>
        <w:tc>
          <w:tcPr>
            <w:tcW w:w="620" w:type="pct"/>
          </w:tcPr>
          <w:p w14:paraId="62715605" w14:textId="3BB5886D" w:rsidR="00302455" w:rsidRPr="00302455" w:rsidRDefault="00302455" w:rsidP="00302455">
            <w:pPr>
              <w:ind w:right="162"/>
              <w:rPr>
                <w:rFonts w:ascii="Arial" w:hAnsi="Arial" w:cs="Arial"/>
                <w:iCs/>
                <w:sz w:val="22"/>
                <w:szCs w:val="22"/>
              </w:rPr>
            </w:pPr>
            <w:r w:rsidRPr="00302455">
              <w:rPr>
                <w:rFonts w:ascii="Arial" w:hAnsi="Arial" w:cs="Arial"/>
                <w:iCs/>
                <w:sz w:val="22"/>
                <w:szCs w:val="22"/>
              </w:rPr>
              <w:t>Kansas City, Missouri</w:t>
            </w:r>
          </w:p>
        </w:tc>
      </w:tr>
      <w:tr w:rsidR="00302455" w:rsidRPr="00F230E3" w14:paraId="6271561E" w14:textId="77777777" w:rsidTr="00302455">
        <w:tc>
          <w:tcPr>
            <w:tcW w:w="3904" w:type="pct"/>
            <w:gridSpan w:val="7"/>
            <w:shd w:val="clear" w:color="auto" w:fill="BFBFBF"/>
          </w:tcPr>
          <w:p w14:paraId="6271561B" w14:textId="77777777" w:rsidR="00302455" w:rsidRPr="00F230E3" w:rsidRDefault="00302455" w:rsidP="00302455">
            <w:pPr>
              <w:ind w:right="162"/>
              <w:jc w:val="right"/>
              <w:rPr>
                <w:rFonts w:ascii="Arial" w:eastAsia="Calibri" w:hAnsi="Arial" w:cs="Arial"/>
                <w:b/>
                <w:iCs/>
                <w:sz w:val="22"/>
                <w:szCs w:val="22"/>
              </w:rPr>
            </w:pPr>
            <w:permStart w:id="1222771009" w:edGrp="everyone"/>
            <w:permEnd w:id="626732766"/>
            <w:r w:rsidRPr="00F230E3">
              <w:rPr>
                <w:rFonts w:ascii="Arial" w:eastAsia="Calibri" w:hAnsi="Arial" w:cs="Arial"/>
                <w:b/>
                <w:iCs/>
                <w:sz w:val="22"/>
                <w:szCs w:val="22"/>
              </w:rPr>
              <w:t>Total Cost</w:t>
            </w:r>
          </w:p>
        </w:tc>
        <w:tc>
          <w:tcPr>
            <w:tcW w:w="476" w:type="pct"/>
          </w:tcPr>
          <w:p w14:paraId="6271561C" w14:textId="77777777" w:rsidR="00302455" w:rsidRPr="00F230E3" w:rsidRDefault="00302455" w:rsidP="00302455">
            <w:pPr>
              <w:ind w:right="162"/>
              <w:rPr>
                <w:rFonts w:ascii="Arial" w:hAnsi="Arial" w:cs="Arial"/>
                <w:i/>
                <w:color w:val="0000FF"/>
                <w:sz w:val="22"/>
                <w:szCs w:val="22"/>
              </w:rPr>
            </w:pPr>
          </w:p>
        </w:tc>
        <w:tc>
          <w:tcPr>
            <w:tcW w:w="620" w:type="pct"/>
            <w:shd w:val="clear" w:color="auto" w:fill="D9D9D9"/>
          </w:tcPr>
          <w:p w14:paraId="6271561D" w14:textId="77777777" w:rsidR="00302455" w:rsidRPr="00F230E3" w:rsidRDefault="00302455" w:rsidP="00302455">
            <w:pPr>
              <w:ind w:right="162"/>
              <w:rPr>
                <w:rFonts w:ascii="Arial" w:hAnsi="Arial" w:cs="Arial"/>
                <w:i/>
                <w:color w:val="0000FF"/>
                <w:sz w:val="22"/>
                <w:szCs w:val="22"/>
              </w:rPr>
            </w:pPr>
          </w:p>
        </w:tc>
      </w:tr>
    </w:tbl>
    <w:permEnd w:id="1222771009"/>
    <w:p w14:paraId="6271561F" w14:textId="77777777" w:rsidR="00803454" w:rsidRDefault="00582420" w:rsidP="00457146">
      <w:pPr>
        <w:pStyle w:val="BodyText"/>
        <w:rPr>
          <w:rFonts w:ascii="Arial" w:hAnsi="Arial" w:cs="Arial"/>
          <w:sz w:val="22"/>
          <w:szCs w:val="22"/>
          <w:lang w:val="fr-FR"/>
        </w:rPr>
      </w:pPr>
      <w:r w:rsidRPr="00F230E3">
        <w:rPr>
          <w:rFonts w:ascii="Arial" w:hAnsi="Arial" w:cs="Arial"/>
          <w:sz w:val="22"/>
          <w:szCs w:val="22"/>
          <w:lang w:val="fr-FR"/>
        </w:rPr>
        <w:lastRenderedPageBreak/>
        <w:t xml:space="preserve">Note : For TCS </w:t>
      </w:r>
      <w:r w:rsidR="004F5973">
        <w:rPr>
          <w:rFonts w:ascii="Arial" w:hAnsi="Arial" w:cs="Arial"/>
          <w:sz w:val="22"/>
          <w:szCs w:val="22"/>
          <w:lang w:val="fr-FR"/>
        </w:rPr>
        <w:t xml:space="preserve">AD </w:t>
      </w:r>
      <w:r w:rsidRPr="00F230E3">
        <w:rPr>
          <w:rFonts w:ascii="Arial" w:hAnsi="Arial" w:cs="Arial"/>
          <w:sz w:val="22"/>
          <w:szCs w:val="22"/>
          <w:lang w:val="fr-FR"/>
        </w:rPr>
        <w:t>SOWs Job Description and Hourly Rate should be from the AD&amp;S App J Rate Card</w:t>
      </w:r>
      <w:r w:rsidR="00B03407">
        <w:rPr>
          <w:rFonts w:ascii="Arial" w:hAnsi="Arial" w:cs="Arial"/>
          <w:sz w:val="22"/>
          <w:szCs w:val="22"/>
          <w:lang w:val="fr-FR"/>
        </w:rPr>
        <w:t>, or  Infrastructure</w:t>
      </w:r>
      <w:r w:rsidR="003C4498">
        <w:rPr>
          <w:rFonts w:ascii="Arial" w:hAnsi="Arial" w:cs="Arial"/>
          <w:sz w:val="22"/>
          <w:szCs w:val="22"/>
          <w:lang w:val="fr-FR"/>
        </w:rPr>
        <w:t xml:space="preserve"> Management Service Schedule 5 </w:t>
      </w:r>
      <w:r w:rsidR="00B03407">
        <w:rPr>
          <w:rFonts w:ascii="Arial" w:hAnsi="Arial" w:cs="Arial"/>
          <w:sz w:val="22"/>
          <w:szCs w:val="22"/>
          <w:lang w:val="fr-FR"/>
        </w:rPr>
        <w:t>rate card</w:t>
      </w:r>
      <w:r w:rsidRPr="00F230E3">
        <w:rPr>
          <w:rFonts w:ascii="Arial" w:hAnsi="Arial" w:cs="Arial"/>
          <w:sz w:val="22"/>
          <w:szCs w:val="22"/>
          <w:lang w:val="fr-FR"/>
        </w:rPr>
        <w:t>.</w:t>
      </w:r>
    </w:p>
    <w:p w14:paraId="62715620" w14:textId="77777777" w:rsidR="00B94C39" w:rsidRDefault="00B94C39" w:rsidP="00457146">
      <w:pPr>
        <w:pStyle w:val="BodyText"/>
        <w:rPr>
          <w:rFonts w:ascii="Arial" w:hAnsi="Arial" w:cs="Arial"/>
          <w:sz w:val="22"/>
          <w:szCs w:val="22"/>
          <w:lang w:val="fr-FR"/>
        </w:rPr>
      </w:pPr>
    </w:p>
    <w:p w14:paraId="62715621" w14:textId="77777777" w:rsidR="00B94C39" w:rsidRPr="00B94C39" w:rsidRDefault="00B94C39" w:rsidP="00DC7D9F">
      <w:pPr>
        <w:rPr>
          <w:rFonts w:ascii="Arial" w:hAnsi="Arial" w:cs="Arial"/>
          <w:sz w:val="22"/>
          <w:szCs w:val="22"/>
          <w:lang w:val="fr-FR"/>
        </w:rPr>
      </w:pPr>
      <w:r w:rsidRPr="00B94C39">
        <w:rPr>
          <w:rFonts w:ascii="Arial" w:hAnsi="Arial" w:cs="Arial"/>
          <w:i/>
          <w:sz w:val="22"/>
          <w:szCs w:val="22"/>
          <w:lang w:val="fr-FR"/>
        </w:rPr>
        <w:t xml:space="preserve">Note : For Project Management Services, </w:t>
      </w:r>
      <w:r>
        <w:rPr>
          <w:rFonts w:ascii="Arial" w:hAnsi="Arial" w:cs="Arial"/>
          <w:i/>
          <w:sz w:val="22"/>
          <w:szCs w:val="22"/>
          <w:lang w:val="fr-FR"/>
        </w:rPr>
        <w:t>S</w:t>
      </w:r>
      <w:r w:rsidRPr="00B94C39">
        <w:rPr>
          <w:rFonts w:ascii="Arial" w:hAnsi="Arial" w:cs="Arial"/>
          <w:i/>
          <w:sz w:val="22"/>
          <w:szCs w:val="22"/>
        </w:rPr>
        <w:t xml:space="preserve">upplier shall provide a Project Manager (PM) to </w:t>
      </w:r>
      <w:r w:rsidRPr="00B94C39">
        <w:rPr>
          <w:rFonts w:ascii="Arial" w:eastAsia="Calibri" w:hAnsi="Arial" w:cs="Arial"/>
          <w:i/>
          <w:color w:val="000000"/>
          <w:sz w:val="22"/>
          <w:szCs w:val="22"/>
        </w:rPr>
        <w:t>Company in a managed services resource model</w:t>
      </w:r>
      <w:r>
        <w:rPr>
          <w:rFonts w:ascii="Arial" w:eastAsia="Calibri" w:hAnsi="Arial" w:cs="Arial"/>
          <w:i/>
          <w:color w:val="000000"/>
          <w:sz w:val="22"/>
          <w:szCs w:val="22"/>
        </w:rPr>
        <w:t xml:space="preserve">, typically managing </w:t>
      </w:r>
      <w:r w:rsidRPr="00B94C39">
        <w:rPr>
          <w:rFonts w:ascii="Arial" w:eastAsia="Calibri" w:hAnsi="Arial" w:cs="Arial"/>
          <w:i/>
          <w:color w:val="000000"/>
          <w:sz w:val="22"/>
          <w:szCs w:val="22"/>
        </w:rPr>
        <w:t xml:space="preserve"> multiple projects. The individual should be on-boarded by </w:t>
      </w:r>
      <w:r w:rsidR="00F93E6A">
        <w:rPr>
          <w:rFonts w:ascii="Arial" w:eastAsia="Calibri" w:hAnsi="Arial" w:cs="Arial"/>
          <w:i/>
          <w:color w:val="000000"/>
          <w:sz w:val="22"/>
          <w:szCs w:val="22"/>
        </w:rPr>
        <w:t>S</w:t>
      </w:r>
      <w:r w:rsidRPr="00B94C39">
        <w:rPr>
          <w:rFonts w:ascii="Arial" w:eastAsia="Calibri" w:hAnsi="Arial" w:cs="Arial"/>
          <w:i/>
          <w:color w:val="000000"/>
          <w:sz w:val="22"/>
          <w:szCs w:val="22"/>
        </w:rPr>
        <w:t>upplier and have completed all required training</w:t>
      </w:r>
      <w:r w:rsidR="006F5574">
        <w:rPr>
          <w:rFonts w:ascii="Arial" w:eastAsia="Calibri" w:hAnsi="Arial" w:cs="Arial"/>
          <w:i/>
          <w:color w:val="000000"/>
          <w:sz w:val="22"/>
          <w:szCs w:val="22"/>
        </w:rPr>
        <w:t>.</w:t>
      </w:r>
      <w:r w:rsidRPr="00B94C39">
        <w:rPr>
          <w:rFonts w:ascii="Arial" w:eastAsia="Calibri" w:hAnsi="Arial" w:cs="Arial"/>
          <w:i/>
          <w:color w:val="000000"/>
          <w:sz w:val="22"/>
          <w:szCs w:val="22"/>
        </w:rPr>
        <w:t xml:space="preserve"> </w:t>
      </w:r>
    </w:p>
    <w:p w14:paraId="62715622" w14:textId="2B26690A" w:rsidR="00833753" w:rsidRDefault="00833753">
      <w:pPr>
        <w:tabs>
          <w:tab w:val="clear" w:pos="360"/>
        </w:tabs>
        <w:rPr>
          <w:rFonts w:ascii="Arial" w:hAnsi="Arial" w:cs="Arial"/>
          <w:i/>
          <w:sz w:val="22"/>
          <w:szCs w:val="22"/>
          <w:lang w:val="fr-FR"/>
        </w:rPr>
      </w:pPr>
      <w:r>
        <w:rPr>
          <w:rFonts w:ascii="Arial" w:hAnsi="Arial" w:cs="Arial"/>
          <w:sz w:val="22"/>
          <w:szCs w:val="22"/>
          <w:lang w:val="fr-FR"/>
        </w:rPr>
        <w:br w:type="page"/>
      </w:r>
    </w:p>
    <w:p w14:paraId="109D7541" w14:textId="77777777" w:rsidR="00440358" w:rsidRDefault="00440358" w:rsidP="00457146">
      <w:pPr>
        <w:pStyle w:val="BodyText"/>
        <w:rPr>
          <w:rFonts w:ascii="Arial" w:hAnsi="Arial" w:cs="Arial"/>
          <w:sz w:val="22"/>
          <w:szCs w:val="22"/>
          <w:lang w:val="fr-FR"/>
        </w:rPr>
        <w:sectPr w:rsidR="00440358" w:rsidSect="00B329D8">
          <w:pgSz w:w="15840" w:h="12240" w:orient="landscape" w:code="1"/>
          <w:pgMar w:top="576" w:right="576" w:bottom="864" w:left="576" w:header="720" w:footer="1035" w:gutter="0"/>
          <w:cols w:space="720"/>
          <w:docGrid w:linePitch="326"/>
        </w:sectPr>
      </w:pPr>
    </w:p>
    <w:p w14:paraId="7B987A1F" w14:textId="190930AF" w:rsidR="00582420" w:rsidRPr="00F230E3" w:rsidRDefault="00582420" w:rsidP="00457146">
      <w:pPr>
        <w:pStyle w:val="BodyText"/>
        <w:rPr>
          <w:rFonts w:ascii="Arial" w:hAnsi="Arial" w:cs="Arial"/>
          <w:sz w:val="22"/>
          <w:szCs w:val="22"/>
          <w:lang w:val="fr-FR"/>
        </w:rPr>
      </w:pPr>
    </w:p>
    <w:p w14:paraId="62715623" w14:textId="77777777" w:rsidR="00E553EC" w:rsidRDefault="00E553EC" w:rsidP="00457146">
      <w:pPr>
        <w:pStyle w:val="BodyText"/>
        <w:rPr>
          <w:rFonts w:ascii="Arial" w:hAnsi="Arial" w:cs="Arial"/>
          <w:color w:val="000000"/>
          <w:sz w:val="22"/>
          <w:szCs w:val="22"/>
        </w:rPr>
      </w:pPr>
    </w:p>
    <w:p w14:paraId="62715624" w14:textId="77777777" w:rsidR="00457146" w:rsidRPr="00F230E3" w:rsidRDefault="00F950B3" w:rsidP="00457146">
      <w:pPr>
        <w:pStyle w:val="BodyText"/>
        <w:rPr>
          <w:rFonts w:ascii="Arial" w:hAnsi="Arial" w:cs="Arial"/>
          <w:sz w:val="22"/>
          <w:szCs w:val="22"/>
          <w:lang w:val="fr-FR"/>
        </w:rPr>
      </w:pPr>
      <w:r w:rsidRPr="00F230E3">
        <w:rPr>
          <w:rFonts w:ascii="Arial" w:hAnsi="Arial" w:cs="Arial"/>
          <w:color w:val="000000"/>
          <w:sz w:val="22"/>
          <w:szCs w:val="22"/>
        </w:rPr>
        <w:t>Company</w:t>
      </w:r>
      <w:r w:rsidR="00457146" w:rsidRPr="00F230E3">
        <w:rPr>
          <w:rFonts w:ascii="Arial" w:hAnsi="Arial" w:cs="Arial"/>
          <w:sz w:val="22"/>
          <w:szCs w:val="22"/>
          <w:lang w:val="fr-FR"/>
        </w:rPr>
        <w:t xml:space="preserve"> Resource Table</w:t>
      </w:r>
    </w:p>
    <w:p w14:paraId="26F12E65" w14:textId="77777777" w:rsidR="00995EA9" w:rsidRPr="00995EA9" w:rsidRDefault="00995EA9" w:rsidP="00995EA9">
      <w:pPr>
        <w:pStyle w:val="BodyText"/>
        <w:rPr>
          <w:rFonts w:ascii="Arial" w:hAnsi="Arial" w:cs="Arial"/>
          <w:i w:val="0"/>
          <w:color w:val="FF0000"/>
          <w:sz w:val="22"/>
          <w:szCs w:val="22"/>
        </w:rPr>
      </w:pPr>
    </w:p>
    <w:p w14:paraId="0D8D947D" w14:textId="286EEC48" w:rsidR="00995EA9" w:rsidRPr="00F230E3" w:rsidRDefault="00995EA9" w:rsidP="00995EA9">
      <w:pPr>
        <w:pStyle w:val="BodyText"/>
        <w:rPr>
          <w:rFonts w:ascii="Arial" w:hAnsi="Arial" w:cs="Arial"/>
          <w:color w:val="FF0000"/>
          <w:sz w:val="22"/>
          <w:szCs w:val="22"/>
        </w:rPr>
      </w:pPr>
      <w:permStart w:id="1031411270" w:edGrp="everyone"/>
      <w:r w:rsidRPr="00F230E3">
        <w:rPr>
          <w:rFonts w:ascii="Arial" w:hAnsi="Arial" w:cs="Arial"/>
          <w:color w:val="FF0000"/>
          <w:sz w:val="22"/>
          <w:szCs w:val="22"/>
        </w:rPr>
        <w:t>Identify</w:t>
      </w:r>
      <w:r w:rsidRPr="00995EA9">
        <w:t xml:space="preserve"> </w:t>
      </w:r>
      <w:r w:rsidRPr="00995EA9">
        <w:rPr>
          <w:rFonts w:ascii="Arial" w:hAnsi="Arial" w:cs="Arial"/>
          <w:color w:val="FF0000"/>
          <w:sz w:val="22"/>
          <w:szCs w:val="22"/>
        </w:rPr>
        <w:t>the Company resources required to support this SOW.</w:t>
      </w:r>
      <w:r w:rsidRPr="00F230E3">
        <w:rPr>
          <w:rFonts w:ascii="Arial" w:hAnsi="Arial" w:cs="Arial"/>
          <w:color w:val="FF0000"/>
          <w:sz w:val="22"/>
          <w:szCs w:val="22"/>
        </w:rPr>
        <w:t xml:space="preserve"> </w:t>
      </w:r>
    </w:p>
    <w:permEnd w:id="1031411270"/>
    <w:p w14:paraId="2E01AC26" w14:textId="77777777" w:rsidR="0055531D" w:rsidRPr="00F230E3" w:rsidRDefault="0055531D" w:rsidP="0055531D">
      <w:pPr>
        <w:ind w:right="720"/>
        <w:rPr>
          <w:rFonts w:ascii="Arial" w:hAnsi="Arial" w:cs="Arial"/>
          <w:sz w:val="22"/>
          <w:szCs w:val="22"/>
          <w:lang w:val="fr-FR"/>
        </w:rPr>
      </w:pPr>
    </w:p>
    <w:p w14:paraId="1135EE79" w14:textId="77777777" w:rsidR="0055531D" w:rsidRPr="00F230E3" w:rsidRDefault="0055531D" w:rsidP="0055531D">
      <w:pPr>
        <w:ind w:right="720"/>
        <w:jc w:val="center"/>
        <w:rPr>
          <w:rFonts w:ascii="Arial" w:hAnsi="Arial" w:cs="Arial"/>
          <w:sz w:val="22"/>
          <w:szCs w:val="22"/>
          <w:lang w:val="fr-FR"/>
        </w:rPr>
      </w:pPr>
    </w:p>
    <w:tbl>
      <w:tblPr>
        <w:tblW w:w="4747"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660"/>
        <w:gridCol w:w="4494"/>
        <w:gridCol w:w="1585"/>
        <w:gridCol w:w="1499"/>
      </w:tblGrid>
      <w:tr w:rsidR="0055531D" w:rsidRPr="00F230E3" w14:paraId="0AEC6433" w14:textId="77777777" w:rsidTr="0055531D">
        <w:trPr>
          <w:tblHeader/>
        </w:trPr>
        <w:tc>
          <w:tcPr>
            <w:tcW w:w="1299" w:type="pct"/>
            <w:shd w:val="clear" w:color="auto" w:fill="auto"/>
          </w:tcPr>
          <w:p w14:paraId="5D0A4211" w14:textId="77777777" w:rsidR="0055531D" w:rsidRPr="00F230E3" w:rsidRDefault="0055531D" w:rsidP="0055531D">
            <w:pPr>
              <w:ind w:right="65"/>
              <w:jc w:val="center"/>
              <w:rPr>
                <w:rFonts w:ascii="Arial" w:hAnsi="Arial" w:cs="Arial"/>
                <w:b/>
                <w:sz w:val="22"/>
                <w:szCs w:val="22"/>
              </w:rPr>
            </w:pPr>
            <w:r w:rsidRPr="00F230E3">
              <w:rPr>
                <w:rFonts w:ascii="Arial" w:hAnsi="Arial" w:cs="Arial"/>
                <w:b/>
                <w:color w:val="000000"/>
                <w:sz w:val="22"/>
                <w:szCs w:val="22"/>
              </w:rPr>
              <w:t>Company</w:t>
            </w:r>
            <w:r w:rsidRPr="00F230E3">
              <w:rPr>
                <w:rFonts w:ascii="Arial" w:hAnsi="Arial" w:cs="Arial"/>
                <w:b/>
                <w:sz w:val="22"/>
                <w:szCs w:val="22"/>
              </w:rPr>
              <w:t xml:space="preserve"> Resource Title</w:t>
            </w:r>
          </w:p>
        </w:tc>
        <w:tc>
          <w:tcPr>
            <w:tcW w:w="2195" w:type="pct"/>
            <w:shd w:val="clear" w:color="auto" w:fill="auto"/>
          </w:tcPr>
          <w:p w14:paraId="6D956329" w14:textId="77777777" w:rsidR="0055531D" w:rsidRPr="00F230E3" w:rsidRDefault="0055531D" w:rsidP="0055531D">
            <w:pPr>
              <w:ind w:right="65"/>
              <w:jc w:val="center"/>
              <w:rPr>
                <w:rFonts w:ascii="Arial" w:hAnsi="Arial" w:cs="Arial"/>
                <w:b/>
                <w:sz w:val="22"/>
                <w:szCs w:val="22"/>
              </w:rPr>
            </w:pPr>
            <w:r w:rsidRPr="00F230E3">
              <w:rPr>
                <w:rFonts w:ascii="Arial" w:hAnsi="Arial" w:cs="Arial"/>
                <w:b/>
                <w:sz w:val="22"/>
                <w:szCs w:val="22"/>
              </w:rPr>
              <w:t>Job Description</w:t>
            </w:r>
          </w:p>
        </w:tc>
        <w:tc>
          <w:tcPr>
            <w:tcW w:w="774" w:type="pct"/>
            <w:shd w:val="clear" w:color="auto" w:fill="auto"/>
          </w:tcPr>
          <w:p w14:paraId="170A05B2" w14:textId="77777777" w:rsidR="0055531D" w:rsidRPr="00F230E3" w:rsidRDefault="0055531D" w:rsidP="0055531D">
            <w:pPr>
              <w:ind w:right="162"/>
              <w:jc w:val="center"/>
              <w:rPr>
                <w:rFonts w:ascii="Arial" w:hAnsi="Arial" w:cs="Arial"/>
                <w:b/>
                <w:sz w:val="22"/>
                <w:szCs w:val="22"/>
              </w:rPr>
            </w:pPr>
            <w:r w:rsidRPr="00F230E3">
              <w:rPr>
                <w:rFonts w:ascii="Arial" w:hAnsi="Arial" w:cs="Arial"/>
                <w:b/>
                <w:sz w:val="22"/>
                <w:szCs w:val="22"/>
              </w:rPr>
              <w:t>Start Date</w:t>
            </w:r>
          </w:p>
        </w:tc>
        <w:tc>
          <w:tcPr>
            <w:tcW w:w="732" w:type="pct"/>
            <w:shd w:val="clear" w:color="auto" w:fill="auto"/>
          </w:tcPr>
          <w:p w14:paraId="7689436B" w14:textId="77777777" w:rsidR="0055531D" w:rsidRPr="00F230E3" w:rsidRDefault="0055531D" w:rsidP="0055531D">
            <w:pPr>
              <w:ind w:right="162"/>
              <w:jc w:val="center"/>
              <w:rPr>
                <w:rFonts w:ascii="Arial" w:hAnsi="Arial" w:cs="Arial"/>
                <w:b/>
                <w:sz w:val="22"/>
                <w:szCs w:val="22"/>
              </w:rPr>
            </w:pPr>
            <w:r w:rsidRPr="00F230E3">
              <w:rPr>
                <w:rFonts w:ascii="Arial" w:hAnsi="Arial" w:cs="Arial"/>
                <w:b/>
                <w:sz w:val="22"/>
                <w:szCs w:val="22"/>
              </w:rPr>
              <w:t>End Date</w:t>
            </w:r>
          </w:p>
        </w:tc>
      </w:tr>
      <w:tr w:rsidR="0055531D" w:rsidRPr="00F230E3" w14:paraId="4BE2E930" w14:textId="77777777" w:rsidTr="0055531D">
        <w:tc>
          <w:tcPr>
            <w:tcW w:w="1299" w:type="pct"/>
          </w:tcPr>
          <w:p w14:paraId="29CCA39D" w14:textId="60D0D7CD" w:rsidR="0055531D" w:rsidRPr="00F230E3" w:rsidRDefault="00CE4B9D" w:rsidP="0055531D">
            <w:pPr>
              <w:ind w:right="65"/>
              <w:rPr>
                <w:rFonts w:ascii="Arial" w:hAnsi="Arial" w:cs="Arial"/>
                <w:i/>
                <w:sz w:val="22"/>
                <w:szCs w:val="22"/>
              </w:rPr>
            </w:pPr>
            <w:permStart w:id="1099394617" w:edGrp="everyone"/>
            <w:permStart w:id="452076429" w:edGrp="everyone"/>
            <w:permStart w:id="382625845" w:edGrp="everyone"/>
            <w:permStart w:id="1564281114" w:edGrp="everyone"/>
            <w:ins w:id="89" w:author="Gately, Martin" w:date="2024-03-14T12:44:00Z">
              <w:r>
                <w:rPr>
                  <w:rFonts w:ascii="Arial" w:hAnsi="Arial" w:cs="Arial"/>
                  <w:i/>
                  <w:sz w:val="22"/>
                  <w:szCs w:val="22"/>
                </w:rPr>
                <w:t>Martin C. Gately</w:t>
              </w:r>
            </w:ins>
          </w:p>
        </w:tc>
        <w:tc>
          <w:tcPr>
            <w:tcW w:w="2195" w:type="pct"/>
          </w:tcPr>
          <w:p w14:paraId="2AAD8285" w14:textId="20A577BB" w:rsidR="0055531D" w:rsidRPr="00F230E3" w:rsidRDefault="00CE4B9D" w:rsidP="0055531D">
            <w:pPr>
              <w:ind w:right="65"/>
              <w:rPr>
                <w:rFonts w:ascii="Arial" w:hAnsi="Arial" w:cs="Arial"/>
                <w:i/>
                <w:color w:val="0000FF"/>
                <w:sz w:val="22"/>
                <w:szCs w:val="22"/>
              </w:rPr>
            </w:pPr>
            <w:ins w:id="90" w:author="Gately, Martin" w:date="2024-03-14T12:44:00Z">
              <w:r>
                <w:rPr>
                  <w:rFonts w:ascii="Arial" w:hAnsi="Arial" w:cs="Arial"/>
                  <w:i/>
                  <w:color w:val="0000FF"/>
                  <w:sz w:val="22"/>
                  <w:szCs w:val="22"/>
                </w:rPr>
                <w:t xml:space="preserve">Infrastructure Principal Project Manager </w:t>
              </w:r>
            </w:ins>
            <w:del w:id="91" w:author="Gately, Martin" w:date="2024-03-14T12:44:00Z">
              <w:r w:rsidR="0055531D" w:rsidRPr="00F230E3" w:rsidDel="00CE4B9D">
                <w:rPr>
                  <w:rFonts w:ascii="Arial" w:hAnsi="Arial" w:cs="Arial"/>
                  <w:i/>
                  <w:color w:val="0000FF"/>
                  <w:sz w:val="22"/>
                  <w:szCs w:val="22"/>
                </w:rPr>
                <w:delText>&lt;definition in the context of this SOW&gt;</w:delText>
              </w:r>
            </w:del>
          </w:p>
        </w:tc>
        <w:tc>
          <w:tcPr>
            <w:tcW w:w="774" w:type="pct"/>
          </w:tcPr>
          <w:p w14:paraId="5D7502E7" w14:textId="4D67E658" w:rsidR="0055531D" w:rsidRPr="00F230E3" w:rsidRDefault="00CE4B9D" w:rsidP="0055531D">
            <w:pPr>
              <w:ind w:right="162"/>
              <w:rPr>
                <w:rFonts w:ascii="Arial" w:hAnsi="Arial" w:cs="Arial"/>
                <w:i/>
                <w:sz w:val="22"/>
                <w:szCs w:val="22"/>
              </w:rPr>
            </w:pPr>
            <w:ins w:id="92" w:author="Gately, Martin" w:date="2024-03-14T12:46:00Z">
              <w:r>
                <w:rPr>
                  <w:rFonts w:ascii="Arial" w:hAnsi="Arial" w:cs="Arial"/>
                  <w:i/>
                  <w:sz w:val="22"/>
                  <w:szCs w:val="22"/>
                </w:rPr>
                <w:t>April-1</w:t>
              </w:r>
              <w:r w:rsidRPr="00CE4B9D">
                <w:rPr>
                  <w:rFonts w:ascii="Arial" w:hAnsi="Arial" w:cs="Arial"/>
                  <w:i/>
                  <w:sz w:val="22"/>
                  <w:szCs w:val="22"/>
                  <w:vertAlign w:val="superscript"/>
                  <w:rPrChange w:id="93" w:author="Gately, Martin" w:date="2024-03-14T12:46:00Z">
                    <w:rPr>
                      <w:rFonts w:ascii="Arial" w:hAnsi="Arial" w:cs="Arial"/>
                      <w:i/>
                      <w:sz w:val="22"/>
                      <w:szCs w:val="22"/>
                    </w:rPr>
                  </w:rPrChange>
                </w:rPr>
                <w:t>st</w:t>
              </w:r>
              <w:r>
                <w:rPr>
                  <w:rFonts w:ascii="Arial" w:hAnsi="Arial" w:cs="Arial"/>
                  <w:i/>
                  <w:sz w:val="22"/>
                  <w:szCs w:val="22"/>
                </w:rPr>
                <w:t>-2024</w:t>
              </w:r>
            </w:ins>
          </w:p>
        </w:tc>
        <w:tc>
          <w:tcPr>
            <w:tcW w:w="732" w:type="pct"/>
          </w:tcPr>
          <w:p w14:paraId="6CFD48E8" w14:textId="77777777" w:rsidR="0055531D" w:rsidRPr="00F230E3" w:rsidRDefault="0055531D" w:rsidP="0055531D">
            <w:pPr>
              <w:ind w:right="162"/>
              <w:rPr>
                <w:rFonts w:ascii="Arial" w:hAnsi="Arial" w:cs="Arial"/>
                <w:i/>
                <w:sz w:val="22"/>
                <w:szCs w:val="22"/>
              </w:rPr>
            </w:pPr>
          </w:p>
        </w:tc>
      </w:tr>
      <w:tr w:rsidR="0055531D" w:rsidRPr="00F230E3" w14:paraId="11714B4A" w14:textId="77777777" w:rsidTr="0055531D">
        <w:tc>
          <w:tcPr>
            <w:tcW w:w="1299" w:type="pct"/>
          </w:tcPr>
          <w:p w14:paraId="5B18A87C" w14:textId="738C7F49" w:rsidR="0055531D" w:rsidRPr="00F230E3" w:rsidRDefault="00CE4B9D" w:rsidP="0055531D">
            <w:pPr>
              <w:ind w:right="65"/>
              <w:rPr>
                <w:rFonts w:ascii="Arial" w:hAnsi="Arial" w:cs="Arial"/>
                <w:i/>
                <w:sz w:val="22"/>
                <w:szCs w:val="22"/>
              </w:rPr>
            </w:pPr>
            <w:permStart w:id="491207514" w:edGrp="everyone"/>
            <w:permStart w:id="1177446695" w:edGrp="everyone"/>
            <w:permStart w:id="181537248" w:edGrp="everyone"/>
            <w:permStart w:id="68967169" w:edGrp="everyone"/>
            <w:permEnd w:id="1099394617"/>
            <w:permEnd w:id="452076429"/>
            <w:permEnd w:id="382625845"/>
            <w:permEnd w:id="1564281114"/>
            <w:ins w:id="94" w:author="Gately, Martin" w:date="2024-03-14T12:44:00Z">
              <w:r>
                <w:rPr>
                  <w:rFonts w:ascii="Arial" w:hAnsi="Arial" w:cs="Arial"/>
                  <w:i/>
                  <w:sz w:val="22"/>
                  <w:szCs w:val="22"/>
                </w:rPr>
                <w:t>Vikas Vohra</w:t>
              </w:r>
            </w:ins>
          </w:p>
        </w:tc>
        <w:tc>
          <w:tcPr>
            <w:tcW w:w="2195" w:type="pct"/>
          </w:tcPr>
          <w:p w14:paraId="5C0472EA" w14:textId="334B6D0E" w:rsidR="0055531D" w:rsidRPr="00F230E3" w:rsidRDefault="00CE4B9D" w:rsidP="0055531D">
            <w:pPr>
              <w:ind w:right="65"/>
              <w:rPr>
                <w:rFonts w:ascii="Arial" w:hAnsi="Arial" w:cs="Arial"/>
                <w:i/>
                <w:color w:val="0000FF"/>
                <w:sz w:val="22"/>
                <w:szCs w:val="22"/>
                <w:lang w:val="fr-FR"/>
              </w:rPr>
            </w:pPr>
            <w:ins w:id="95" w:author="Gately, Martin" w:date="2024-03-14T12:44:00Z">
              <w:r>
                <w:rPr>
                  <w:rFonts w:ascii="Arial" w:hAnsi="Arial" w:cs="Arial"/>
                  <w:i/>
                  <w:color w:val="0000FF"/>
                  <w:sz w:val="22"/>
                  <w:szCs w:val="22"/>
                  <w:lang w:val="fr-FR"/>
                </w:rPr>
                <w:t xml:space="preserve">Infrastructure </w:t>
              </w:r>
            </w:ins>
            <w:ins w:id="96" w:author="Gately, Martin" w:date="2024-03-14T12:45:00Z">
              <w:r>
                <w:rPr>
                  <w:rFonts w:ascii="Arial" w:hAnsi="Arial" w:cs="Arial"/>
                  <w:i/>
                  <w:color w:val="0000FF"/>
                  <w:sz w:val="22"/>
                  <w:szCs w:val="22"/>
                  <w:lang w:val="fr-FR"/>
                </w:rPr>
                <w:t xml:space="preserve">Group Product Manager </w:t>
              </w:r>
            </w:ins>
            <w:del w:id="97" w:author="Gately, Martin" w:date="2024-03-14T12:44:00Z">
              <w:r w:rsidR="0055531D" w:rsidRPr="00F230E3" w:rsidDel="00CE4B9D">
                <w:rPr>
                  <w:rFonts w:ascii="Arial" w:hAnsi="Arial" w:cs="Arial"/>
                  <w:i/>
                  <w:color w:val="0000FF"/>
                  <w:sz w:val="22"/>
                  <w:szCs w:val="22"/>
                </w:rPr>
                <w:delText>&lt;definition in the context of this SOW</w:delText>
              </w:r>
              <w:r w:rsidR="0055531D" w:rsidRPr="00F230E3" w:rsidDel="00CE4B9D">
                <w:rPr>
                  <w:rFonts w:ascii="Arial" w:hAnsi="Arial" w:cs="Arial"/>
                  <w:i/>
                  <w:color w:val="0000FF"/>
                  <w:sz w:val="22"/>
                  <w:szCs w:val="22"/>
                  <w:lang w:val="fr-FR"/>
                </w:rPr>
                <w:delText>&gt;</w:delText>
              </w:r>
            </w:del>
          </w:p>
        </w:tc>
        <w:tc>
          <w:tcPr>
            <w:tcW w:w="774" w:type="pct"/>
          </w:tcPr>
          <w:p w14:paraId="31B95AFE" w14:textId="706C078A" w:rsidR="0055531D" w:rsidRPr="00F230E3" w:rsidRDefault="00CE4B9D" w:rsidP="0055531D">
            <w:pPr>
              <w:ind w:right="162"/>
              <w:rPr>
                <w:rFonts w:ascii="Arial" w:hAnsi="Arial" w:cs="Arial"/>
                <w:i/>
                <w:sz w:val="22"/>
                <w:szCs w:val="22"/>
              </w:rPr>
            </w:pPr>
            <w:ins w:id="98" w:author="Gately, Martin" w:date="2024-03-14T12:46:00Z">
              <w:r>
                <w:rPr>
                  <w:rFonts w:ascii="Arial" w:hAnsi="Arial" w:cs="Arial"/>
                  <w:i/>
                  <w:sz w:val="22"/>
                  <w:szCs w:val="22"/>
                </w:rPr>
                <w:t>April-1</w:t>
              </w:r>
              <w:r w:rsidRPr="007124AB">
                <w:rPr>
                  <w:rFonts w:ascii="Arial" w:hAnsi="Arial" w:cs="Arial"/>
                  <w:i/>
                  <w:sz w:val="22"/>
                  <w:szCs w:val="22"/>
                  <w:vertAlign w:val="superscript"/>
                </w:rPr>
                <w:t>st</w:t>
              </w:r>
              <w:r>
                <w:rPr>
                  <w:rFonts w:ascii="Arial" w:hAnsi="Arial" w:cs="Arial"/>
                  <w:i/>
                  <w:sz w:val="22"/>
                  <w:szCs w:val="22"/>
                </w:rPr>
                <w:t>-2024</w:t>
              </w:r>
            </w:ins>
          </w:p>
        </w:tc>
        <w:tc>
          <w:tcPr>
            <w:tcW w:w="732" w:type="pct"/>
          </w:tcPr>
          <w:p w14:paraId="2EE48FE7" w14:textId="77777777" w:rsidR="0055531D" w:rsidRPr="00F230E3" w:rsidRDefault="0055531D" w:rsidP="0055531D">
            <w:pPr>
              <w:ind w:right="162"/>
              <w:rPr>
                <w:rFonts w:ascii="Arial" w:hAnsi="Arial" w:cs="Arial"/>
                <w:i/>
                <w:sz w:val="22"/>
                <w:szCs w:val="22"/>
              </w:rPr>
            </w:pPr>
          </w:p>
        </w:tc>
      </w:tr>
      <w:tr w:rsidR="0055531D" w:rsidRPr="00F230E3" w14:paraId="57D87DFA" w14:textId="77777777" w:rsidTr="0055531D">
        <w:tc>
          <w:tcPr>
            <w:tcW w:w="1299" w:type="pct"/>
          </w:tcPr>
          <w:p w14:paraId="42621C77" w14:textId="5E81DC0C" w:rsidR="0055531D" w:rsidRPr="00F230E3" w:rsidRDefault="00CE4B9D" w:rsidP="0055531D">
            <w:pPr>
              <w:ind w:right="65"/>
              <w:rPr>
                <w:rFonts w:ascii="Arial" w:hAnsi="Arial" w:cs="Arial"/>
                <w:i/>
                <w:sz w:val="22"/>
                <w:szCs w:val="22"/>
              </w:rPr>
            </w:pPr>
            <w:permStart w:id="615404550" w:edGrp="everyone"/>
            <w:permStart w:id="1597466609" w:edGrp="everyone"/>
            <w:permStart w:id="1838161507" w:edGrp="everyone"/>
            <w:permStart w:id="850921049" w:edGrp="everyone"/>
            <w:permStart w:id="993753701" w:edGrp="everyone"/>
            <w:permEnd w:id="491207514"/>
            <w:permEnd w:id="1177446695"/>
            <w:permEnd w:id="181537248"/>
            <w:permEnd w:id="68967169"/>
            <w:ins w:id="99" w:author="Gately, Martin" w:date="2024-03-14T12:45:00Z">
              <w:r>
                <w:rPr>
                  <w:rFonts w:ascii="Arial" w:hAnsi="Arial" w:cs="Arial"/>
                  <w:i/>
                  <w:sz w:val="22"/>
                  <w:szCs w:val="22"/>
                </w:rPr>
                <w:t>Irving Landesbaum</w:t>
              </w:r>
            </w:ins>
          </w:p>
        </w:tc>
        <w:tc>
          <w:tcPr>
            <w:tcW w:w="2195" w:type="pct"/>
          </w:tcPr>
          <w:p w14:paraId="48EADF1E" w14:textId="7C37BF40" w:rsidR="0055531D" w:rsidRPr="00F230E3" w:rsidRDefault="00CE4B9D" w:rsidP="0055531D">
            <w:pPr>
              <w:ind w:right="65"/>
              <w:rPr>
                <w:rFonts w:ascii="Arial" w:hAnsi="Arial" w:cs="Arial"/>
                <w:i/>
                <w:color w:val="0000FF"/>
                <w:sz w:val="22"/>
                <w:szCs w:val="22"/>
              </w:rPr>
            </w:pPr>
            <w:ins w:id="100" w:author="Gately, Martin" w:date="2024-03-14T12:46:00Z">
              <w:r>
                <w:rPr>
                  <w:rFonts w:ascii="Arial" w:hAnsi="Arial" w:cs="Arial"/>
                  <w:i/>
                  <w:color w:val="0000FF"/>
                  <w:sz w:val="22"/>
                  <w:szCs w:val="22"/>
                </w:rPr>
                <w:t xml:space="preserve">Infrastructure Group Director </w:t>
              </w:r>
            </w:ins>
            <w:del w:id="101" w:author="Gately, Martin" w:date="2024-03-14T12:45:00Z">
              <w:r w:rsidR="0055531D" w:rsidRPr="00F230E3" w:rsidDel="00CE4B9D">
                <w:rPr>
                  <w:rFonts w:ascii="Arial" w:hAnsi="Arial" w:cs="Arial"/>
                  <w:i/>
                  <w:color w:val="0000FF"/>
                  <w:sz w:val="22"/>
                  <w:szCs w:val="22"/>
                </w:rPr>
                <w:delText>&lt;definition in the context of this SOW&gt;</w:delText>
              </w:r>
            </w:del>
          </w:p>
        </w:tc>
        <w:tc>
          <w:tcPr>
            <w:tcW w:w="774" w:type="pct"/>
          </w:tcPr>
          <w:p w14:paraId="757E4C39" w14:textId="099C11ED" w:rsidR="0055531D" w:rsidRPr="00F230E3" w:rsidRDefault="00CE4B9D" w:rsidP="0055531D">
            <w:pPr>
              <w:ind w:right="162"/>
              <w:rPr>
                <w:rFonts w:ascii="Arial" w:hAnsi="Arial" w:cs="Arial"/>
                <w:i/>
                <w:sz w:val="22"/>
                <w:szCs w:val="22"/>
              </w:rPr>
            </w:pPr>
            <w:ins w:id="102" w:author="Gately, Martin" w:date="2024-03-14T12:46:00Z">
              <w:r>
                <w:rPr>
                  <w:rFonts w:ascii="Arial" w:hAnsi="Arial" w:cs="Arial"/>
                  <w:i/>
                  <w:sz w:val="22"/>
                  <w:szCs w:val="22"/>
                </w:rPr>
                <w:t>April-1</w:t>
              </w:r>
              <w:r w:rsidRPr="007124AB">
                <w:rPr>
                  <w:rFonts w:ascii="Arial" w:hAnsi="Arial" w:cs="Arial"/>
                  <w:i/>
                  <w:sz w:val="22"/>
                  <w:szCs w:val="22"/>
                  <w:vertAlign w:val="superscript"/>
                </w:rPr>
                <w:t>st</w:t>
              </w:r>
              <w:r>
                <w:rPr>
                  <w:rFonts w:ascii="Arial" w:hAnsi="Arial" w:cs="Arial"/>
                  <w:i/>
                  <w:sz w:val="22"/>
                  <w:szCs w:val="22"/>
                </w:rPr>
                <w:t>-2024</w:t>
              </w:r>
            </w:ins>
          </w:p>
        </w:tc>
        <w:tc>
          <w:tcPr>
            <w:tcW w:w="732" w:type="pct"/>
          </w:tcPr>
          <w:p w14:paraId="093F2E1B" w14:textId="77777777" w:rsidR="0055531D" w:rsidRPr="00F230E3" w:rsidRDefault="0055531D" w:rsidP="0055531D">
            <w:pPr>
              <w:ind w:right="162"/>
              <w:rPr>
                <w:rFonts w:ascii="Arial" w:hAnsi="Arial" w:cs="Arial"/>
                <w:i/>
                <w:sz w:val="22"/>
                <w:szCs w:val="22"/>
              </w:rPr>
            </w:pPr>
          </w:p>
        </w:tc>
      </w:tr>
      <w:tr w:rsidR="0055531D" w:rsidRPr="00F230E3" w14:paraId="35D676BC" w14:textId="77777777" w:rsidTr="0055531D">
        <w:tc>
          <w:tcPr>
            <w:tcW w:w="1299" w:type="pct"/>
          </w:tcPr>
          <w:p w14:paraId="2765B431" w14:textId="77777777" w:rsidR="0055531D" w:rsidRPr="00F230E3" w:rsidRDefault="0055531D" w:rsidP="0055531D">
            <w:pPr>
              <w:ind w:right="65"/>
              <w:rPr>
                <w:rFonts w:ascii="Arial" w:hAnsi="Arial" w:cs="Arial"/>
                <w:i/>
                <w:sz w:val="22"/>
                <w:szCs w:val="22"/>
              </w:rPr>
            </w:pPr>
            <w:permStart w:id="1211828582" w:edGrp="everyone"/>
            <w:permStart w:id="1952661644" w:edGrp="everyone"/>
            <w:permStart w:id="1688427938" w:edGrp="everyone"/>
            <w:permStart w:id="1386286259" w:edGrp="everyone"/>
            <w:permStart w:id="916141310" w:edGrp="everyone"/>
            <w:permEnd w:id="615404550"/>
            <w:permEnd w:id="1597466609"/>
            <w:permEnd w:id="1838161507"/>
            <w:permEnd w:id="850921049"/>
            <w:permEnd w:id="993753701"/>
          </w:p>
        </w:tc>
        <w:tc>
          <w:tcPr>
            <w:tcW w:w="2195" w:type="pct"/>
          </w:tcPr>
          <w:p w14:paraId="03BE8383" w14:textId="77777777" w:rsidR="0055531D" w:rsidRPr="00F230E3" w:rsidRDefault="0055531D" w:rsidP="0055531D">
            <w:pPr>
              <w:ind w:right="65"/>
              <w:rPr>
                <w:rFonts w:ascii="Arial" w:hAnsi="Arial" w:cs="Arial"/>
                <w:i/>
                <w:color w:val="0000FF"/>
                <w:sz w:val="22"/>
                <w:szCs w:val="22"/>
              </w:rPr>
            </w:pPr>
            <w:r w:rsidRPr="00F230E3">
              <w:rPr>
                <w:rFonts w:ascii="Arial" w:hAnsi="Arial" w:cs="Arial"/>
                <w:i/>
                <w:color w:val="0000FF"/>
                <w:sz w:val="22"/>
                <w:szCs w:val="22"/>
              </w:rPr>
              <w:t>&lt;definition in the context of this SOW&gt;</w:t>
            </w:r>
          </w:p>
        </w:tc>
        <w:tc>
          <w:tcPr>
            <w:tcW w:w="774" w:type="pct"/>
          </w:tcPr>
          <w:p w14:paraId="3EC7E58C" w14:textId="77777777" w:rsidR="0055531D" w:rsidRPr="00F230E3" w:rsidRDefault="0055531D" w:rsidP="0055531D">
            <w:pPr>
              <w:ind w:right="162"/>
              <w:rPr>
                <w:rFonts w:ascii="Arial" w:hAnsi="Arial" w:cs="Arial"/>
                <w:i/>
                <w:sz w:val="22"/>
                <w:szCs w:val="22"/>
              </w:rPr>
            </w:pPr>
          </w:p>
        </w:tc>
        <w:tc>
          <w:tcPr>
            <w:tcW w:w="732" w:type="pct"/>
          </w:tcPr>
          <w:p w14:paraId="15BE051A" w14:textId="77777777" w:rsidR="0055531D" w:rsidRPr="00F230E3" w:rsidRDefault="0055531D" w:rsidP="0055531D">
            <w:pPr>
              <w:ind w:right="162"/>
              <w:rPr>
                <w:rFonts w:ascii="Arial" w:hAnsi="Arial" w:cs="Arial"/>
                <w:i/>
                <w:sz w:val="22"/>
                <w:szCs w:val="22"/>
              </w:rPr>
            </w:pPr>
          </w:p>
        </w:tc>
      </w:tr>
      <w:tr w:rsidR="0055531D" w:rsidRPr="00F230E3" w14:paraId="715C05A3" w14:textId="77777777" w:rsidTr="0055531D">
        <w:tc>
          <w:tcPr>
            <w:tcW w:w="1299" w:type="pct"/>
          </w:tcPr>
          <w:p w14:paraId="7F95DE4A" w14:textId="77777777" w:rsidR="0055531D" w:rsidRPr="00F230E3" w:rsidRDefault="0055531D" w:rsidP="0055531D">
            <w:pPr>
              <w:ind w:right="65"/>
              <w:rPr>
                <w:rFonts w:ascii="Arial" w:hAnsi="Arial" w:cs="Arial"/>
                <w:i/>
                <w:sz w:val="22"/>
                <w:szCs w:val="22"/>
              </w:rPr>
            </w:pPr>
            <w:permStart w:id="1127027500" w:edGrp="everyone"/>
            <w:permStart w:id="334718302" w:edGrp="everyone"/>
            <w:permStart w:id="527567158" w:edGrp="everyone"/>
            <w:permStart w:id="287966284" w:edGrp="everyone"/>
            <w:permStart w:id="1142496993" w:edGrp="everyone"/>
            <w:permEnd w:id="1211828582"/>
            <w:permEnd w:id="1952661644"/>
            <w:permEnd w:id="1688427938"/>
            <w:permEnd w:id="1386286259"/>
            <w:permEnd w:id="916141310"/>
          </w:p>
        </w:tc>
        <w:tc>
          <w:tcPr>
            <w:tcW w:w="2195" w:type="pct"/>
          </w:tcPr>
          <w:p w14:paraId="337DAE7A" w14:textId="77777777" w:rsidR="0055531D" w:rsidRPr="00F230E3" w:rsidRDefault="0055531D" w:rsidP="0055531D">
            <w:pPr>
              <w:ind w:right="65"/>
              <w:rPr>
                <w:rFonts w:ascii="Arial" w:hAnsi="Arial" w:cs="Arial"/>
                <w:i/>
                <w:color w:val="0000FF"/>
                <w:sz w:val="22"/>
                <w:szCs w:val="22"/>
              </w:rPr>
            </w:pPr>
            <w:r w:rsidRPr="00F230E3">
              <w:rPr>
                <w:rFonts w:ascii="Arial" w:hAnsi="Arial" w:cs="Arial"/>
                <w:i/>
                <w:color w:val="0000FF"/>
                <w:sz w:val="22"/>
                <w:szCs w:val="22"/>
              </w:rPr>
              <w:t>&lt;definition in the context of this SOW&gt;</w:t>
            </w:r>
          </w:p>
        </w:tc>
        <w:tc>
          <w:tcPr>
            <w:tcW w:w="774" w:type="pct"/>
          </w:tcPr>
          <w:p w14:paraId="779B3FE1" w14:textId="77777777" w:rsidR="0055531D" w:rsidRPr="00F230E3" w:rsidRDefault="0055531D" w:rsidP="0055531D">
            <w:pPr>
              <w:ind w:right="162"/>
              <w:rPr>
                <w:rFonts w:ascii="Arial" w:hAnsi="Arial" w:cs="Arial"/>
                <w:i/>
                <w:sz w:val="22"/>
                <w:szCs w:val="22"/>
              </w:rPr>
            </w:pPr>
          </w:p>
        </w:tc>
        <w:tc>
          <w:tcPr>
            <w:tcW w:w="732" w:type="pct"/>
          </w:tcPr>
          <w:p w14:paraId="19EE9878" w14:textId="77777777" w:rsidR="0055531D" w:rsidRPr="00F230E3" w:rsidRDefault="0055531D" w:rsidP="0055531D">
            <w:pPr>
              <w:ind w:right="162"/>
              <w:rPr>
                <w:rFonts w:ascii="Arial" w:hAnsi="Arial" w:cs="Arial"/>
                <w:i/>
                <w:sz w:val="22"/>
                <w:szCs w:val="22"/>
              </w:rPr>
            </w:pPr>
          </w:p>
        </w:tc>
      </w:tr>
      <w:permEnd w:id="1127027500"/>
      <w:permEnd w:id="334718302"/>
      <w:permEnd w:id="527567158"/>
      <w:permEnd w:id="287966284"/>
      <w:permEnd w:id="1142496993"/>
    </w:tbl>
    <w:p w14:paraId="72513A71" w14:textId="77777777" w:rsidR="0055531D" w:rsidRPr="00F230E3" w:rsidRDefault="0055531D" w:rsidP="0055531D">
      <w:pPr>
        <w:ind w:right="720"/>
        <w:jc w:val="center"/>
        <w:rPr>
          <w:rFonts w:ascii="Arial" w:hAnsi="Arial" w:cs="Arial"/>
          <w:sz w:val="22"/>
          <w:szCs w:val="22"/>
          <w:lang w:val="fr-FR"/>
        </w:rPr>
      </w:pPr>
    </w:p>
    <w:p w14:paraId="62715638" w14:textId="77777777" w:rsidR="00457146" w:rsidRPr="00F230E3" w:rsidRDefault="00457146" w:rsidP="0055531D">
      <w:pPr>
        <w:ind w:right="720"/>
        <w:rPr>
          <w:rFonts w:ascii="Arial" w:hAnsi="Arial" w:cs="Arial"/>
          <w:sz w:val="22"/>
          <w:szCs w:val="22"/>
          <w:lang w:val="fr-FR"/>
        </w:rPr>
      </w:pPr>
    </w:p>
    <w:p w14:paraId="62715639" w14:textId="77777777" w:rsidR="00457146" w:rsidRPr="00F230E3" w:rsidRDefault="00457146">
      <w:pPr>
        <w:ind w:right="720"/>
        <w:jc w:val="center"/>
        <w:rPr>
          <w:rFonts w:ascii="Arial" w:hAnsi="Arial" w:cs="Arial"/>
          <w:sz w:val="22"/>
          <w:szCs w:val="22"/>
          <w:lang w:val="fr-FR"/>
        </w:rPr>
      </w:pPr>
    </w:p>
    <w:p w14:paraId="6271563A" w14:textId="77777777" w:rsidR="000752EC" w:rsidRPr="00F230E3" w:rsidRDefault="000752EC">
      <w:pPr>
        <w:ind w:right="720"/>
        <w:jc w:val="center"/>
        <w:rPr>
          <w:rFonts w:ascii="Arial" w:hAnsi="Arial" w:cs="Arial"/>
          <w:sz w:val="22"/>
          <w:szCs w:val="22"/>
          <w:lang w:val="fr-FR"/>
        </w:rPr>
      </w:pPr>
    </w:p>
    <w:p w14:paraId="6271563B" w14:textId="77777777" w:rsidR="006F4B46" w:rsidRPr="00F230E3" w:rsidRDefault="006F4B46">
      <w:pPr>
        <w:pStyle w:val="Heading2"/>
        <w:rPr>
          <w:rFonts w:ascii="Arial" w:hAnsi="Arial" w:cs="Arial"/>
          <w:sz w:val="22"/>
          <w:szCs w:val="22"/>
        </w:rPr>
      </w:pPr>
      <w:bookmarkStart w:id="103" w:name="_Toc204759182"/>
      <w:bookmarkStart w:id="104" w:name="_Toc22728263"/>
      <w:r w:rsidRPr="00F230E3">
        <w:rPr>
          <w:rFonts w:ascii="Arial" w:hAnsi="Arial" w:cs="Arial"/>
          <w:sz w:val="22"/>
          <w:szCs w:val="22"/>
        </w:rPr>
        <w:t xml:space="preserve">Team </w:t>
      </w:r>
      <w:bookmarkEnd w:id="103"/>
      <w:r w:rsidR="007A1662" w:rsidRPr="00F230E3">
        <w:rPr>
          <w:rFonts w:ascii="Arial" w:hAnsi="Arial" w:cs="Arial"/>
          <w:sz w:val="22"/>
          <w:szCs w:val="22"/>
        </w:rPr>
        <w:t>Coordination and Communications</w:t>
      </w:r>
      <w:bookmarkEnd w:id="104"/>
    </w:p>
    <w:p w14:paraId="6271563C" w14:textId="77777777" w:rsidR="00A6520B" w:rsidRPr="00F230E3" w:rsidRDefault="00A6520B">
      <w:pPr>
        <w:pStyle w:val="BodyText"/>
        <w:rPr>
          <w:rFonts w:ascii="Arial" w:hAnsi="Arial" w:cs="Arial"/>
          <w:sz w:val="22"/>
          <w:szCs w:val="22"/>
        </w:rPr>
      </w:pPr>
    </w:p>
    <w:p w14:paraId="6271563D" w14:textId="77777777" w:rsidR="006F4B46" w:rsidRPr="00F230E3" w:rsidRDefault="006F4B46">
      <w:pPr>
        <w:pStyle w:val="BodyText"/>
        <w:rPr>
          <w:rFonts w:ascii="Arial" w:hAnsi="Arial" w:cs="Arial"/>
          <w:color w:val="FF0000"/>
          <w:sz w:val="22"/>
          <w:szCs w:val="22"/>
        </w:rPr>
      </w:pPr>
      <w:permStart w:id="61561878" w:edGrp="everyone"/>
      <w:r w:rsidRPr="00F230E3">
        <w:rPr>
          <w:rFonts w:ascii="Arial" w:hAnsi="Arial" w:cs="Arial"/>
          <w:color w:val="FF0000"/>
          <w:sz w:val="22"/>
          <w:szCs w:val="22"/>
        </w:rPr>
        <w:t>Describe the methods to be used for regular coordination and collaboration.  Include information as appropriate on items such as standard team meetings, decision-making processes, and team member status reporting.</w:t>
      </w:r>
    </w:p>
    <w:permEnd w:id="61561878"/>
    <w:p w14:paraId="6271563E" w14:textId="77777777" w:rsidR="00174F06" w:rsidRDefault="00174F06">
      <w:pPr>
        <w:pStyle w:val="BodyText"/>
        <w:rPr>
          <w:rFonts w:ascii="Arial" w:hAnsi="Arial" w:cs="Arial"/>
          <w:sz w:val="22"/>
          <w:szCs w:val="22"/>
        </w:rPr>
      </w:pPr>
    </w:p>
    <w:p w14:paraId="65EB139E" w14:textId="17C47D7E" w:rsidR="00663E2E" w:rsidRDefault="00F4103E">
      <w:pPr>
        <w:pStyle w:val="BodyText"/>
        <w:rPr>
          <w:rFonts w:ascii="Arial" w:hAnsi="Arial" w:cs="Arial"/>
          <w:sz w:val="22"/>
          <w:szCs w:val="22"/>
        </w:rPr>
      </w:pPr>
      <w:r>
        <w:rPr>
          <w:rFonts w:ascii="Arial" w:hAnsi="Arial" w:cs="Arial"/>
          <w:sz w:val="22"/>
          <w:szCs w:val="22"/>
        </w:rPr>
        <w:t xml:space="preserve">Supplier </w:t>
      </w:r>
      <w:r w:rsidR="002730AB">
        <w:rPr>
          <w:rFonts w:ascii="Arial" w:hAnsi="Arial" w:cs="Arial"/>
          <w:sz w:val="22"/>
          <w:szCs w:val="22"/>
        </w:rPr>
        <w:t>will host</w:t>
      </w:r>
      <w:r w:rsidR="008940C6">
        <w:rPr>
          <w:rFonts w:ascii="Arial" w:hAnsi="Arial" w:cs="Arial"/>
          <w:sz w:val="22"/>
          <w:szCs w:val="22"/>
        </w:rPr>
        <w:t xml:space="preserve"> weekly</w:t>
      </w:r>
      <w:r w:rsidR="002730AB">
        <w:rPr>
          <w:rFonts w:ascii="Arial" w:hAnsi="Arial" w:cs="Arial"/>
          <w:sz w:val="22"/>
          <w:szCs w:val="22"/>
        </w:rPr>
        <w:t xml:space="preserve"> </w:t>
      </w:r>
      <w:r w:rsidR="00CD6FE4">
        <w:rPr>
          <w:rFonts w:ascii="Arial" w:hAnsi="Arial" w:cs="Arial"/>
          <w:sz w:val="22"/>
          <w:szCs w:val="22"/>
        </w:rPr>
        <w:t>meetings with Company and</w:t>
      </w:r>
      <w:r w:rsidR="00BC4B1E">
        <w:rPr>
          <w:rFonts w:ascii="Arial" w:hAnsi="Arial" w:cs="Arial"/>
          <w:sz w:val="22"/>
          <w:szCs w:val="22"/>
        </w:rPr>
        <w:t>/or</w:t>
      </w:r>
      <w:r w:rsidR="00CD6FE4">
        <w:rPr>
          <w:rFonts w:ascii="Arial" w:hAnsi="Arial" w:cs="Arial"/>
          <w:sz w:val="22"/>
          <w:szCs w:val="22"/>
        </w:rPr>
        <w:t xml:space="preserve"> future </w:t>
      </w:r>
      <w:r w:rsidR="00E91849">
        <w:rPr>
          <w:rFonts w:ascii="Arial" w:hAnsi="Arial" w:cs="Arial"/>
          <w:sz w:val="22"/>
          <w:szCs w:val="22"/>
        </w:rPr>
        <w:t>V</w:t>
      </w:r>
      <w:r w:rsidR="00CD6FE4">
        <w:rPr>
          <w:rFonts w:ascii="Arial" w:hAnsi="Arial" w:cs="Arial"/>
          <w:sz w:val="22"/>
          <w:szCs w:val="22"/>
        </w:rPr>
        <w:t>endor</w:t>
      </w:r>
      <w:r w:rsidR="00FD49B6">
        <w:rPr>
          <w:rFonts w:ascii="Arial" w:hAnsi="Arial" w:cs="Arial"/>
          <w:sz w:val="22"/>
          <w:szCs w:val="22"/>
        </w:rPr>
        <w:t xml:space="preserve"> </w:t>
      </w:r>
      <w:r w:rsidR="00BC4B1E">
        <w:rPr>
          <w:rFonts w:ascii="Arial" w:hAnsi="Arial" w:cs="Arial"/>
          <w:sz w:val="22"/>
          <w:szCs w:val="22"/>
        </w:rPr>
        <w:t xml:space="preserve">via </w:t>
      </w:r>
      <w:r w:rsidR="0073103A">
        <w:rPr>
          <w:rFonts w:ascii="Arial" w:hAnsi="Arial" w:cs="Arial"/>
          <w:sz w:val="22"/>
          <w:szCs w:val="22"/>
        </w:rPr>
        <w:t xml:space="preserve">Microsoft </w:t>
      </w:r>
      <w:r w:rsidR="00BC4B1E">
        <w:rPr>
          <w:rFonts w:ascii="Arial" w:hAnsi="Arial" w:cs="Arial"/>
          <w:sz w:val="22"/>
          <w:szCs w:val="22"/>
        </w:rPr>
        <w:t>Teams or Zoom calls.</w:t>
      </w:r>
      <w:r w:rsidR="00E71B9B">
        <w:rPr>
          <w:rFonts w:ascii="Arial" w:hAnsi="Arial" w:cs="Arial"/>
          <w:sz w:val="22"/>
          <w:szCs w:val="22"/>
        </w:rPr>
        <w:t xml:space="preserve"> Supplier will record meetings minutes</w:t>
      </w:r>
      <w:r w:rsidR="006C147A">
        <w:rPr>
          <w:rFonts w:ascii="Arial" w:hAnsi="Arial" w:cs="Arial"/>
          <w:sz w:val="22"/>
          <w:szCs w:val="22"/>
        </w:rPr>
        <w:t xml:space="preserve"> during the call</w:t>
      </w:r>
      <w:r w:rsidR="006E4BD7">
        <w:rPr>
          <w:rFonts w:ascii="Arial" w:hAnsi="Arial" w:cs="Arial"/>
          <w:sz w:val="22"/>
          <w:szCs w:val="22"/>
        </w:rPr>
        <w:t xml:space="preserve">, including detailed action items, </w:t>
      </w:r>
      <w:r w:rsidR="006C147A">
        <w:rPr>
          <w:rFonts w:ascii="Arial" w:hAnsi="Arial" w:cs="Arial"/>
          <w:sz w:val="22"/>
          <w:szCs w:val="22"/>
        </w:rPr>
        <w:t xml:space="preserve">and will submit </w:t>
      </w:r>
      <w:r w:rsidR="00713294">
        <w:rPr>
          <w:rFonts w:ascii="Arial" w:hAnsi="Arial" w:cs="Arial"/>
          <w:sz w:val="22"/>
          <w:szCs w:val="22"/>
        </w:rPr>
        <w:t>to Company in a designated document sharing platform.</w:t>
      </w:r>
      <w:r w:rsidR="002619AE">
        <w:rPr>
          <w:rFonts w:ascii="Arial" w:hAnsi="Arial" w:cs="Arial"/>
          <w:sz w:val="22"/>
          <w:szCs w:val="22"/>
        </w:rPr>
        <w:t xml:space="preserve"> Document sharing platform</w:t>
      </w:r>
      <w:r w:rsidR="00345497">
        <w:rPr>
          <w:rFonts w:ascii="Arial" w:hAnsi="Arial" w:cs="Arial"/>
          <w:sz w:val="22"/>
          <w:szCs w:val="22"/>
        </w:rPr>
        <w:t xml:space="preserve"> and process</w:t>
      </w:r>
      <w:r w:rsidR="002619AE">
        <w:rPr>
          <w:rFonts w:ascii="Arial" w:hAnsi="Arial" w:cs="Arial"/>
          <w:sz w:val="22"/>
          <w:szCs w:val="22"/>
        </w:rPr>
        <w:t xml:space="preserve"> will be defined by Company</w:t>
      </w:r>
      <w:r w:rsidR="000C7FA3">
        <w:rPr>
          <w:rFonts w:ascii="Arial" w:hAnsi="Arial" w:cs="Arial"/>
          <w:sz w:val="22"/>
          <w:szCs w:val="22"/>
        </w:rPr>
        <w:t>.</w:t>
      </w:r>
    </w:p>
    <w:p w14:paraId="4F606C55" w14:textId="5EFB3347" w:rsidR="002F01C6" w:rsidRPr="00F230E3" w:rsidRDefault="00E1027A">
      <w:pPr>
        <w:pStyle w:val="BodyText"/>
        <w:rPr>
          <w:rFonts w:ascii="Arial" w:hAnsi="Arial" w:cs="Arial"/>
          <w:sz w:val="22"/>
          <w:szCs w:val="22"/>
        </w:rPr>
      </w:pPr>
      <w:r>
        <w:rPr>
          <w:rFonts w:ascii="Arial" w:hAnsi="Arial" w:cs="Arial"/>
          <w:sz w:val="22"/>
          <w:szCs w:val="22"/>
        </w:rPr>
        <w:t>Supplier will update project schedule monthly</w:t>
      </w:r>
      <w:r w:rsidR="00A4106E">
        <w:rPr>
          <w:rFonts w:ascii="Arial" w:hAnsi="Arial" w:cs="Arial"/>
          <w:sz w:val="22"/>
          <w:szCs w:val="22"/>
        </w:rPr>
        <w:t xml:space="preserve"> and submit the updated schedule to Company for review. Supplier will create and maintain a project contact list that includes key stakeholders f</w:t>
      </w:r>
      <w:r w:rsidR="00E73F4E">
        <w:rPr>
          <w:rFonts w:ascii="Arial" w:hAnsi="Arial" w:cs="Arial"/>
          <w:sz w:val="22"/>
          <w:szCs w:val="22"/>
        </w:rPr>
        <w:t>or Company, Supplier, and Vendor.</w:t>
      </w:r>
    </w:p>
    <w:p w14:paraId="6271563F" w14:textId="77777777" w:rsidR="00037082" w:rsidRPr="00F230E3" w:rsidRDefault="00037082" w:rsidP="00037082">
      <w:pPr>
        <w:pStyle w:val="Heading1"/>
        <w:rPr>
          <w:rFonts w:ascii="Arial" w:hAnsi="Arial" w:cs="Arial"/>
          <w:sz w:val="22"/>
          <w:szCs w:val="22"/>
        </w:rPr>
      </w:pPr>
      <w:bookmarkStart w:id="105" w:name="_Toc22728264"/>
      <w:r w:rsidRPr="00F230E3">
        <w:rPr>
          <w:rFonts w:ascii="Arial" w:hAnsi="Arial" w:cs="Arial"/>
          <w:sz w:val="22"/>
          <w:szCs w:val="22"/>
        </w:rPr>
        <w:t>SOW Governance</w:t>
      </w:r>
      <w:bookmarkEnd w:id="105"/>
    </w:p>
    <w:p w14:paraId="62715640" w14:textId="77777777" w:rsidR="006F4B46" w:rsidRPr="00F230E3" w:rsidRDefault="006F4B46">
      <w:pPr>
        <w:rPr>
          <w:rFonts w:ascii="Arial" w:hAnsi="Arial" w:cs="Arial"/>
          <w:i/>
          <w:sz w:val="22"/>
          <w:szCs w:val="22"/>
        </w:rPr>
      </w:pPr>
    </w:p>
    <w:p w14:paraId="62715641" w14:textId="77777777" w:rsidR="009B2335" w:rsidRPr="00F230E3" w:rsidRDefault="009B2335" w:rsidP="009B2335">
      <w:pPr>
        <w:pStyle w:val="Heading2"/>
        <w:rPr>
          <w:rFonts w:ascii="Arial" w:hAnsi="Arial" w:cs="Arial"/>
          <w:color w:val="000000"/>
          <w:sz w:val="22"/>
          <w:szCs w:val="22"/>
        </w:rPr>
      </w:pPr>
      <w:bookmarkStart w:id="106" w:name="_Toc22728265"/>
      <w:r w:rsidRPr="00F230E3">
        <w:rPr>
          <w:rFonts w:ascii="Arial" w:hAnsi="Arial" w:cs="Arial"/>
          <w:color w:val="000000"/>
          <w:sz w:val="22"/>
          <w:szCs w:val="22"/>
        </w:rPr>
        <w:t>Change management</w:t>
      </w:r>
      <w:bookmarkEnd w:id="106"/>
    </w:p>
    <w:p w14:paraId="62715642" w14:textId="77777777" w:rsidR="009B2335" w:rsidRPr="00F230E3" w:rsidRDefault="009B2335" w:rsidP="009B2335">
      <w:pPr>
        <w:pStyle w:val="BodyText"/>
        <w:rPr>
          <w:rFonts w:ascii="Arial" w:hAnsi="Arial" w:cs="Arial"/>
          <w:color w:val="000000"/>
          <w:sz w:val="22"/>
          <w:szCs w:val="22"/>
        </w:rPr>
      </w:pPr>
    </w:p>
    <w:p w14:paraId="62715643" w14:textId="77777777" w:rsidR="009B2335" w:rsidRPr="00F230E3" w:rsidRDefault="009B2335" w:rsidP="009B2335">
      <w:pPr>
        <w:pStyle w:val="BodyText"/>
        <w:keepNext/>
        <w:rPr>
          <w:rFonts w:ascii="Arial" w:hAnsi="Arial" w:cs="Arial"/>
          <w:i w:val="0"/>
          <w:color w:val="000000"/>
          <w:sz w:val="22"/>
          <w:szCs w:val="22"/>
        </w:rPr>
      </w:pPr>
      <w:r w:rsidRPr="00F230E3">
        <w:rPr>
          <w:rFonts w:ascii="Arial" w:hAnsi="Arial" w:cs="Arial"/>
          <w:i w:val="0"/>
          <w:color w:val="000000"/>
          <w:sz w:val="22"/>
          <w:szCs w:val="22"/>
        </w:rPr>
        <w:t xml:space="preserve">Changes to this SOW will be handled in accordance with </w:t>
      </w:r>
      <w:r w:rsidR="00711886">
        <w:rPr>
          <w:rFonts w:ascii="Arial" w:hAnsi="Arial" w:cs="Arial"/>
          <w:i w:val="0"/>
          <w:color w:val="000000"/>
          <w:sz w:val="22"/>
          <w:szCs w:val="22"/>
        </w:rPr>
        <w:t xml:space="preserve">change management or change order requirements set forth in the Agreement. </w:t>
      </w:r>
    </w:p>
    <w:p w14:paraId="62715644" w14:textId="77777777" w:rsidR="009B2335" w:rsidRPr="00F230E3" w:rsidRDefault="009B2335">
      <w:pPr>
        <w:rPr>
          <w:rFonts w:ascii="Arial" w:hAnsi="Arial" w:cs="Arial"/>
          <w:i/>
          <w:sz w:val="22"/>
          <w:szCs w:val="22"/>
        </w:rPr>
      </w:pPr>
    </w:p>
    <w:p w14:paraId="62715645" w14:textId="77777777" w:rsidR="00037082" w:rsidRPr="00F230E3" w:rsidRDefault="00037082" w:rsidP="00037082">
      <w:pPr>
        <w:pStyle w:val="Heading2"/>
        <w:rPr>
          <w:rFonts w:ascii="Arial" w:hAnsi="Arial" w:cs="Arial"/>
          <w:sz w:val="22"/>
          <w:szCs w:val="22"/>
        </w:rPr>
      </w:pPr>
      <w:bookmarkStart w:id="107" w:name="_Toc204759190"/>
      <w:bookmarkStart w:id="108" w:name="_Toc22728266"/>
      <w:r w:rsidRPr="00F230E3">
        <w:rPr>
          <w:rFonts w:ascii="Arial" w:hAnsi="Arial" w:cs="Arial"/>
          <w:sz w:val="22"/>
          <w:szCs w:val="22"/>
        </w:rPr>
        <w:t>Quality Assurance Plan</w:t>
      </w:r>
      <w:bookmarkEnd w:id="107"/>
      <w:bookmarkEnd w:id="108"/>
    </w:p>
    <w:p w14:paraId="62715646" w14:textId="77777777" w:rsidR="00A6520B" w:rsidRPr="00F230E3" w:rsidRDefault="00A6520B" w:rsidP="00037082">
      <w:pPr>
        <w:pStyle w:val="BodyText"/>
        <w:rPr>
          <w:rFonts w:ascii="Arial" w:hAnsi="Arial" w:cs="Arial"/>
          <w:sz w:val="22"/>
          <w:szCs w:val="22"/>
        </w:rPr>
      </w:pPr>
    </w:p>
    <w:p w14:paraId="62715647" w14:textId="0A3AC873" w:rsidR="00A46D74" w:rsidRPr="00AE1767" w:rsidRDefault="0042260B" w:rsidP="00AE1767">
      <w:pPr>
        <w:rPr>
          <w:rFonts w:ascii="Arial" w:hAnsi="Arial" w:cs="Arial"/>
          <w:sz w:val="22"/>
          <w:szCs w:val="22"/>
        </w:rPr>
      </w:pPr>
      <w:permStart w:id="2080207338" w:edGrp="everyone"/>
      <w:r w:rsidRPr="00AE1767">
        <w:rPr>
          <w:rFonts w:ascii="Arial" w:hAnsi="Arial" w:cs="Arial"/>
          <w:sz w:val="22"/>
          <w:szCs w:val="22"/>
        </w:rPr>
        <w:t>Supplier will follow</w:t>
      </w:r>
      <w:r w:rsidR="00C01B49" w:rsidRPr="00AE1767">
        <w:rPr>
          <w:rFonts w:ascii="Arial" w:hAnsi="Arial" w:cs="Arial"/>
          <w:sz w:val="22"/>
          <w:szCs w:val="22"/>
        </w:rPr>
        <w:t xml:space="preserve"> Supplier’s</w:t>
      </w:r>
      <w:r w:rsidRPr="00AE1767">
        <w:rPr>
          <w:rFonts w:ascii="Arial" w:hAnsi="Arial" w:cs="Arial"/>
          <w:sz w:val="22"/>
          <w:szCs w:val="22"/>
        </w:rPr>
        <w:t xml:space="preserve"> </w:t>
      </w:r>
      <w:r w:rsidR="00C01B49" w:rsidRPr="00AE1767">
        <w:rPr>
          <w:rFonts w:ascii="Arial" w:hAnsi="Arial" w:cs="Arial"/>
          <w:sz w:val="22"/>
          <w:szCs w:val="22"/>
        </w:rPr>
        <w:t xml:space="preserve">established, ISO 9001:2015 certified quality management system. This includes the </w:t>
      </w:r>
      <w:r w:rsidR="00D4594F" w:rsidRPr="00AE1767">
        <w:rPr>
          <w:rFonts w:ascii="Arial" w:hAnsi="Arial" w:cs="Arial"/>
          <w:sz w:val="22"/>
          <w:szCs w:val="22"/>
        </w:rPr>
        <w:t xml:space="preserve">deliverable review process: </w:t>
      </w:r>
    </w:p>
    <w:p w14:paraId="46F6055E" w14:textId="77777777" w:rsidR="00885379" w:rsidRPr="00AE1767" w:rsidRDefault="00885379" w:rsidP="00AE1767">
      <w:pPr>
        <w:rPr>
          <w:rFonts w:ascii="Arial" w:hAnsi="Arial" w:cs="Arial"/>
          <w:sz w:val="22"/>
          <w:szCs w:val="22"/>
        </w:rPr>
      </w:pPr>
    </w:p>
    <w:p w14:paraId="1F2EC0BA" w14:textId="77777777" w:rsidR="00DE6F53" w:rsidRPr="00AE1767" w:rsidRDefault="00DE6F53" w:rsidP="00AE1767">
      <w:pPr>
        <w:rPr>
          <w:rFonts w:ascii="Arial" w:hAnsi="Arial" w:cs="Arial"/>
          <w:sz w:val="22"/>
          <w:szCs w:val="22"/>
        </w:rPr>
      </w:pPr>
      <w:r w:rsidRPr="00AE1767">
        <w:rPr>
          <w:rFonts w:ascii="Arial" w:hAnsi="Arial" w:cs="Arial"/>
          <w:sz w:val="22"/>
          <w:szCs w:val="22"/>
        </w:rPr>
        <w:t>Q3 – Deliverable Review</w:t>
      </w:r>
    </w:p>
    <w:p w14:paraId="5FA47031" w14:textId="77777777" w:rsidR="00DE6F53" w:rsidRPr="00AE1767" w:rsidRDefault="00DE6F53" w:rsidP="00AE1767">
      <w:pPr>
        <w:rPr>
          <w:rFonts w:ascii="Arial" w:hAnsi="Arial" w:cs="Arial"/>
          <w:sz w:val="22"/>
          <w:szCs w:val="22"/>
        </w:rPr>
      </w:pPr>
      <w:r w:rsidRPr="00AE1767">
        <w:rPr>
          <w:rFonts w:ascii="Arial" w:hAnsi="Arial" w:cs="Arial"/>
          <w:sz w:val="22"/>
          <w:szCs w:val="22"/>
        </w:rPr>
        <w:t>The Q3 is a design assessment of deliverables (such as drawings, specifications, and models) for</w:t>
      </w:r>
    </w:p>
    <w:p w14:paraId="4270F2B9" w14:textId="77777777" w:rsidR="00DE6F53" w:rsidRPr="00AE1767" w:rsidRDefault="00DE6F53" w:rsidP="00AE1767">
      <w:pPr>
        <w:rPr>
          <w:rFonts w:ascii="Arial" w:hAnsi="Arial" w:cs="Arial"/>
          <w:sz w:val="22"/>
          <w:szCs w:val="22"/>
        </w:rPr>
      </w:pPr>
      <w:r w:rsidRPr="00AE1767">
        <w:rPr>
          <w:rFonts w:ascii="Arial" w:hAnsi="Arial" w:cs="Arial"/>
          <w:sz w:val="22"/>
          <w:szCs w:val="22"/>
        </w:rPr>
        <w:t>compliance with project requirements and is performed at distinct milestones of the life of the project.</w:t>
      </w:r>
    </w:p>
    <w:p w14:paraId="021C84C5" w14:textId="77777777" w:rsidR="00DE6F53" w:rsidRPr="00AE1767" w:rsidRDefault="00DE6F53" w:rsidP="00AE1767">
      <w:pPr>
        <w:rPr>
          <w:rFonts w:ascii="Arial" w:hAnsi="Arial" w:cs="Arial"/>
          <w:sz w:val="22"/>
          <w:szCs w:val="22"/>
        </w:rPr>
      </w:pPr>
      <w:r w:rsidRPr="00AE1767">
        <w:rPr>
          <w:rFonts w:ascii="Arial" w:hAnsi="Arial" w:cs="Arial"/>
          <w:sz w:val="22"/>
          <w:szCs w:val="22"/>
        </w:rPr>
        <w:t>For multi-discipline projects, Q3 Reviewers may also include team members from other disciplines.</w:t>
      </w:r>
    </w:p>
    <w:p w14:paraId="1B1E19B7" w14:textId="77777777" w:rsidR="00DE6F53" w:rsidRPr="00AE1767" w:rsidRDefault="00DE6F53" w:rsidP="00AE1767">
      <w:pPr>
        <w:rPr>
          <w:rFonts w:ascii="Arial" w:hAnsi="Arial" w:cs="Arial"/>
          <w:sz w:val="22"/>
          <w:szCs w:val="22"/>
        </w:rPr>
      </w:pPr>
      <w:r w:rsidRPr="00AE1767">
        <w:rPr>
          <w:rFonts w:ascii="Arial" w:hAnsi="Arial" w:cs="Arial"/>
          <w:sz w:val="22"/>
          <w:szCs w:val="22"/>
        </w:rPr>
        <w:t>Multiple Q3 Reviews are typically completed on projects, one for each distinct design output type.</w:t>
      </w:r>
    </w:p>
    <w:p w14:paraId="23F00255" w14:textId="77777777" w:rsidR="00DE6F53" w:rsidRPr="00AE1767" w:rsidRDefault="00DE6F53" w:rsidP="00AE1767">
      <w:pPr>
        <w:rPr>
          <w:rFonts w:ascii="Arial" w:hAnsi="Arial" w:cs="Arial"/>
          <w:sz w:val="22"/>
          <w:szCs w:val="22"/>
        </w:rPr>
      </w:pPr>
    </w:p>
    <w:p w14:paraId="170568BA" w14:textId="77777777" w:rsidR="00DE6F53" w:rsidRPr="00AE1767" w:rsidRDefault="00DE6F53" w:rsidP="00AE1767">
      <w:pPr>
        <w:rPr>
          <w:rFonts w:ascii="Arial" w:hAnsi="Arial" w:cs="Arial"/>
          <w:sz w:val="22"/>
          <w:szCs w:val="22"/>
        </w:rPr>
      </w:pPr>
      <w:r w:rsidRPr="00AE1767">
        <w:rPr>
          <w:rFonts w:ascii="Arial" w:hAnsi="Arial" w:cs="Arial"/>
          <w:sz w:val="22"/>
          <w:szCs w:val="22"/>
        </w:rPr>
        <w:t>Q4 – Independent Deliverable Review</w:t>
      </w:r>
    </w:p>
    <w:p w14:paraId="458F58CC" w14:textId="77777777" w:rsidR="00DE6F53" w:rsidRPr="00AE1767" w:rsidRDefault="00DE6F53" w:rsidP="00AE1767">
      <w:pPr>
        <w:rPr>
          <w:rFonts w:ascii="Arial" w:hAnsi="Arial" w:cs="Arial"/>
          <w:sz w:val="22"/>
          <w:szCs w:val="22"/>
        </w:rPr>
      </w:pPr>
      <w:r w:rsidRPr="00AE1767">
        <w:rPr>
          <w:rFonts w:ascii="Arial" w:hAnsi="Arial" w:cs="Arial"/>
          <w:sz w:val="22"/>
          <w:szCs w:val="22"/>
        </w:rPr>
        <w:t>Performed by either a reviewer independent from the development of the output or the sealing</w:t>
      </w:r>
    </w:p>
    <w:p w14:paraId="274E70EA" w14:textId="77777777" w:rsidR="00DE6F53" w:rsidRPr="00AE1767" w:rsidRDefault="00DE6F53" w:rsidP="00AE1767">
      <w:pPr>
        <w:rPr>
          <w:rFonts w:ascii="Arial" w:hAnsi="Arial" w:cs="Arial"/>
          <w:sz w:val="22"/>
          <w:szCs w:val="22"/>
        </w:rPr>
      </w:pPr>
      <w:r w:rsidRPr="00AE1767">
        <w:rPr>
          <w:rFonts w:ascii="Arial" w:hAnsi="Arial" w:cs="Arial"/>
          <w:sz w:val="22"/>
          <w:szCs w:val="22"/>
        </w:rPr>
        <w:t>licensed professional, Q4 Reviews are verification that design output is complete, accurate, consistent</w:t>
      </w:r>
    </w:p>
    <w:p w14:paraId="074E7C94" w14:textId="77777777" w:rsidR="00DE6F53" w:rsidRPr="00AE1767" w:rsidRDefault="00DE6F53" w:rsidP="00AE1767">
      <w:pPr>
        <w:rPr>
          <w:rFonts w:ascii="Arial" w:hAnsi="Arial" w:cs="Arial"/>
          <w:sz w:val="22"/>
          <w:szCs w:val="22"/>
        </w:rPr>
      </w:pPr>
      <w:r w:rsidRPr="00AE1767">
        <w:rPr>
          <w:rFonts w:ascii="Arial" w:hAnsi="Arial" w:cs="Arial"/>
          <w:sz w:val="22"/>
          <w:szCs w:val="22"/>
        </w:rPr>
        <w:t>with project requirements and ready for use. Multiple Q4 Reviews are typically completed on projects,</w:t>
      </w:r>
    </w:p>
    <w:p w14:paraId="690DFCC0" w14:textId="77777777" w:rsidR="00DE6F53" w:rsidRDefault="00DE6F53" w:rsidP="00AE1767">
      <w:pPr>
        <w:rPr>
          <w:rFonts w:ascii="Arial" w:hAnsi="Arial" w:cs="Arial"/>
          <w:sz w:val="22"/>
          <w:szCs w:val="22"/>
        </w:rPr>
      </w:pPr>
      <w:r w:rsidRPr="00AE1767">
        <w:rPr>
          <w:rFonts w:ascii="Arial" w:hAnsi="Arial" w:cs="Arial"/>
          <w:sz w:val="22"/>
          <w:szCs w:val="22"/>
        </w:rPr>
        <w:t>one for each distinct design output type.</w:t>
      </w:r>
    </w:p>
    <w:p w14:paraId="0D3377AD" w14:textId="77777777" w:rsidR="00D444A7" w:rsidRPr="00AE1767" w:rsidRDefault="00D444A7" w:rsidP="00AE1767">
      <w:pPr>
        <w:rPr>
          <w:rFonts w:ascii="Arial" w:hAnsi="Arial" w:cs="Arial"/>
          <w:sz w:val="22"/>
          <w:szCs w:val="22"/>
        </w:rPr>
      </w:pPr>
    </w:p>
    <w:p w14:paraId="58A63A6C" w14:textId="77777777" w:rsidR="00DE6F53" w:rsidRPr="00AE1767" w:rsidRDefault="00DE6F53" w:rsidP="00AE1767">
      <w:pPr>
        <w:rPr>
          <w:rFonts w:ascii="Arial" w:hAnsi="Arial" w:cs="Arial"/>
          <w:sz w:val="22"/>
          <w:szCs w:val="22"/>
        </w:rPr>
      </w:pPr>
      <w:r w:rsidRPr="00AE1767">
        <w:rPr>
          <w:rFonts w:ascii="Arial" w:hAnsi="Arial" w:cs="Arial"/>
          <w:sz w:val="22"/>
          <w:szCs w:val="22"/>
        </w:rPr>
        <w:t>Once a Q4 Review is performed, feedback resulting from the review will be returned to the project</w:t>
      </w:r>
    </w:p>
    <w:p w14:paraId="7C1C37EB" w14:textId="77777777" w:rsidR="00DE6F53" w:rsidRPr="00AE1767" w:rsidRDefault="00DE6F53" w:rsidP="00AE1767">
      <w:pPr>
        <w:rPr>
          <w:rFonts w:ascii="Arial" w:hAnsi="Arial" w:cs="Arial"/>
          <w:sz w:val="22"/>
          <w:szCs w:val="22"/>
        </w:rPr>
      </w:pPr>
      <w:r w:rsidRPr="00AE1767">
        <w:rPr>
          <w:rFonts w:ascii="Arial" w:hAnsi="Arial" w:cs="Arial"/>
          <w:sz w:val="22"/>
          <w:szCs w:val="22"/>
        </w:rPr>
        <w:t>team to address comments and make updates as required. This allows the project team to understand</w:t>
      </w:r>
    </w:p>
    <w:p w14:paraId="3000A1C3" w14:textId="619A27C8" w:rsidR="00DE6F53" w:rsidRPr="00AE1767" w:rsidRDefault="00DE6F53" w:rsidP="00AE1767">
      <w:pPr>
        <w:rPr>
          <w:rFonts w:ascii="Arial" w:hAnsi="Arial" w:cs="Arial"/>
          <w:sz w:val="22"/>
          <w:szCs w:val="22"/>
        </w:rPr>
      </w:pPr>
      <w:r w:rsidRPr="00AE1767">
        <w:rPr>
          <w:rFonts w:ascii="Arial" w:hAnsi="Arial" w:cs="Arial"/>
          <w:sz w:val="22"/>
          <w:szCs w:val="22"/>
        </w:rPr>
        <w:t>discrepancies and fosters continual learning and improvement.</w:t>
      </w:r>
    </w:p>
    <w:permEnd w:id="2080207338"/>
    <w:p w14:paraId="62715648" w14:textId="77777777" w:rsidR="00A46D74" w:rsidRPr="00F230E3" w:rsidRDefault="00A46D74" w:rsidP="00A46D74">
      <w:pPr>
        <w:rPr>
          <w:rFonts w:ascii="Arial" w:hAnsi="Arial" w:cs="Arial"/>
          <w:sz w:val="22"/>
          <w:szCs w:val="22"/>
        </w:rPr>
      </w:pPr>
    </w:p>
    <w:p w14:paraId="62715649" w14:textId="77777777" w:rsidR="00A46D74" w:rsidRPr="00F230E3" w:rsidRDefault="00A46D74" w:rsidP="00A46D74">
      <w:pPr>
        <w:pStyle w:val="Heading3"/>
        <w:rPr>
          <w:rFonts w:ascii="Arial" w:hAnsi="Arial" w:cs="Arial"/>
          <w:sz w:val="22"/>
          <w:szCs w:val="22"/>
        </w:rPr>
      </w:pPr>
      <w:r w:rsidRPr="00F230E3">
        <w:rPr>
          <w:rFonts w:ascii="Arial" w:hAnsi="Arial" w:cs="Arial"/>
          <w:sz w:val="22"/>
          <w:szCs w:val="22"/>
        </w:rPr>
        <w:t>Process Compliance Reviews</w:t>
      </w:r>
    </w:p>
    <w:p w14:paraId="6271564A" w14:textId="77777777" w:rsidR="000752EC" w:rsidRDefault="009168A6" w:rsidP="00A46D74">
      <w:pPr>
        <w:rPr>
          <w:rFonts w:ascii="Arial" w:hAnsi="Arial" w:cs="Arial"/>
          <w:sz w:val="22"/>
          <w:szCs w:val="22"/>
        </w:rPr>
      </w:pPr>
      <w:r w:rsidRPr="00F230E3">
        <w:rPr>
          <w:rFonts w:ascii="Arial" w:hAnsi="Arial" w:cs="Arial"/>
          <w:sz w:val="22"/>
          <w:szCs w:val="22"/>
        </w:rPr>
        <w:t xml:space="preserve">Process Compliance Reviews of a project </w:t>
      </w:r>
      <w:r w:rsidR="00A46D74" w:rsidRPr="00F230E3">
        <w:rPr>
          <w:rFonts w:ascii="Arial" w:hAnsi="Arial" w:cs="Arial"/>
          <w:sz w:val="22"/>
          <w:szCs w:val="22"/>
        </w:rPr>
        <w:t xml:space="preserve">are randomly performed by </w:t>
      </w:r>
      <w:r w:rsidR="00F950B3" w:rsidRPr="00F230E3">
        <w:rPr>
          <w:rFonts w:ascii="Arial" w:hAnsi="Arial" w:cs="Arial"/>
          <w:color w:val="000000"/>
          <w:sz w:val="22"/>
          <w:szCs w:val="22"/>
        </w:rPr>
        <w:t>Company</w:t>
      </w:r>
      <w:r w:rsidR="00A46D74" w:rsidRPr="00F230E3">
        <w:rPr>
          <w:rFonts w:ascii="Arial" w:hAnsi="Arial" w:cs="Arial"/>
          <w:sz w:val="22"/>
          <w:szCs w:val="22"/>
        </w:rPr>
        <w:t xml:space="preserve"> Quality Assurance team. The </w:t>
      </w:r>
      <w:r w:rsidR="00F93E6A">
        <w:rPr>
          <w:rFonts w:ascii="Arial" w:hAnsi="Arial" w:cs="Arial"/>
          <w:sz w:val="22"/>
          <w:szCs w:val="22"/>
        </w:rPr>
        <w:t xml:space="preserve">services </w:t>
      </w:r>
      <w:r w:rsidR="00A46D74" w:rsidRPr="00F230E3">
        <w:rPr>
          <w:rFonts w:ascii="Arial" w:hAnsi="Arial" w:cs="Arial"/>
          <w:sz w:val="22"/>
          <w:szCs w:val="22"/>
        </w:rPr>
        <w:t>deliverables in this S</w:t>
      </w:r>
      <w:r w:rsidR="00774F74" w:rsidRPr="00F230E3">
        <w:rPr>
          <w:rFonts w:ascii="Arial" w:hAnsi="Arial" w:cs="Arial"/>
          <w:sz w:val="22"/>
          <w:szCs w:val="22"/>
        </w:rPr>
        <w:t>tatement of Work</w:t>
      </w:r>
      <w:r w:rsidR="00A46D74" w:rsidRPr="00F230E3">
        <w:rPr>
          <w:rFonts w:ascii="Arial" w:hAnsi="Arial" w:cs="Arial"/>
          <w:sz w:val="22"/>
          <w:szCs w:val="22"/>
        </w:rPr>
        <w:t xml:space="preserve"> are subject to </w:t>
      </w:r>
      <w:r w:rsidR="00F93E6A">
        <w:rPr>
          <w:rFonts w:ascii="Arial" w:hAnsi="Arial" w:cs="Arial"/>
          <w:sz w:val="22"/>
          <w:szCs w:val="22"/>
        </w:rPr>
        <w:t>Company</w:t>
      </w:r>
      <w:r w:rsidR="00F93E6A" w:rsidRPr="00F230E3">
        <w:rPr>
          <w:rFonts w:ascii="Arial" w:hAnsi="Arial" w:cs="Arial"/>
          <w:sz w:val="22"/>
          <w:szCs w:val="22"/>
        </w:rPr>
        <w:t xml:space="preserve"> </w:t>
      </w:r>
      <w:r w:rsidR="00A46D74" w:rsidRPr="00F230E3">
        <w:rPr>
          <w:rFonts w:ascii="Arial" w:hAnsi="Arial" w:cs="Arial"/>
          <w:sz w:val="22"/>
          <w:szCs w:val="22"/>
        </w:rPr>
        <w:t>process compliance reviews</w:t>
      </w:r>
      <w:r w:rsidR="00E677D6" w:rsidRPr="00F230E3">
        <w:rPr>
          <w:rFonts w:ascii="Arial" w:hAnsi="Arial" w:cs="Arial"/>
          <w:sz w:val="22"/>
          <w:szCs w:val="22"/>
        </w:rPr>
        <w:t xml:space="preserve">. </w:t>
      </w:r>
      <w:r w:rsidR="00F93E6A">
        <w:rPr>
          <w:rFonts w:ascii="Arial" w:hAnsi="Arial" w:cs="Arial"/>
          <w:sz w:val="22"/>
          <w:szCs w:val="22"/>
        </w:rPr>
        <w:t xml:space="preserve">Supplier shall follow all </w:t>
      </w:r>
      <w:r w:rsidR="00F950B3" w:rsidRPr="00F230E3">
        <w:rPr>
          <w:rFonts w:ascii="Arial" w:hAnsi="Arial" w:cs="Arial"/>
          <w:color w:val="000000"/>
          <w:sz w:val="22"/>
          <w:szCs w:val="22"/>
        </w:rPr>
        <w:t>Company</w:t>
      </w:r>
      <w:r w:rsidR="00A46D74" w:rsidRPr="00F230E3">
        <w:rPr>
          <w:rFonts w:ascii="Arial" w:hAnsi="Arial" w:cs="Arial"/>
          <w:sz w:val="22"/>
          <w:szCs w:val="22"/>
        </w:rPr>
        <w:t xml:space="preserve"> processes while producing the </w:t>
      </w:r>
      <w:r w:rsidR="00F93E6A">
        <w:rPr>
          <w:rFonts w:ascii="Arial" w:hAnsi="Arial" w:cs="Arial"/>
          <w:sz w:val="22"/>
          <w:szCs w:val="22"/>
        </w:rPr>
        <w:t xml:space="preserve">services and </w:t>
      </w:r>
      <w:r w:rsidR="00A46D74" w:rsidRPr="00F230E3">
        <w:rPr>
          <w:rFonts w:ascii="Arial" w:hAnsi="Arial" w:cs="Arial"/>
          <w:sz w:val="22"/>
          <w:szCs w:val="22"/>
        </w:rPr>
        <w:t>deliverables</w:t>
      </w:r>
      <w:r w:rsidR="00F93E6A">
        <w:rPr>
          <w:rFonts w:ascii="Arial" w:hAnsi="Arial" w:cs="Arial"/>
          <w:sz w:val="22"/>
          <w:szCs w:val="22"/>
        </w:rPr>
        <w:t>,</w:t>
      </w:r>
      <w:r w:rsidR="00A46D74" w:rsidRPr="00F230E3">
        <w:rPr>
          <w:rFonts w:ascii="Arial" w:hAnsi="Arial" w:cs="Arial"/>
          <w:sz w:val="22"/>
          <w:szCs w:val="22"/>
        </w:rPr>
        <w:t xml:space="preserve"> as applicable.</w:t>
      </w:r>
      <w:r w:rsidR="008A583C" w:rsidRPr="00F230E3">
        <w:rPr>
          <w:rFonts w:ascii="Arial" w:hAnsi="Arial" w:cs="Arial"/>
          <w:sz w:val="22"/>
          <w:szCs w:val="22"/>
        </w:rPr>
        <w:t xml:space="preserve"> </w:t>
      </w:r>
    </w:p>
    <w:p w14:paraId="6271564B" w14:textId="77777777" w:rsidR="005E2DA3" w:rsidRDefault="005E2DA3" w:rsidP="00A46D74">
      <w:pPr>
        <w:rPr>
          <w:rFonts w:ascii="Arial" w:hAnsi="Arial" w:cs="Arial"/>
          <w:sz w:val="22"/>
          <w:szCs w:val="22"/>
        </w:rPr>
      </w:pPr>
    </w:p>
    <w:p w14:paraId="6271564C" w14:textId="77777777" w:rsidR="005E2DA3" w:rsidRPr="00201DB4" w:rsidRDefault="005E2DA3" w:rsidP="005E2DA3">
      <w:pPr>
        <w:pStyle w:val="Heading3"/>
        <w:rPr>
          <w:rFonts w:ascii="Arial" w:hAnsi="Arial" w:cs="Arial"/>
        </w:rPr>
      </w:pPr>
      <w:r w:rsidRPr="00201DB4">
        <w:rPr>
          <w:rFonts w:ascii="Arial" w:hAnsi="Arial" w:cs="Arial"/>
        </w:rPr>
        <w:t>Peer Reviews</w:t>
      </w:r>
    </w:p>
    <w:p w14:paraId="6271564D" w14:textId="77777777" w:rsidR="005E2DA3" w:rsidRDefault="005E2DA3" w:rsidP="005E2DA3">
      <w:pPr>
        <w:rPr>
          <w:sz w:val="22"/>
        </w:rPr>
      </w:pPr>
    </w:p>
    <w:p w14:paraId="6271564E" w14:textId="77777777" w:rsidR="005E2DA3" w:rsidRPr="00F230E3" w:rsidRDefault="005E2DA3" w:rsidP="005E2DA3">
      <w:pPr>
        <w:rPr>
          <w:rFonts w:ascii="Arial" w:hAnsi="Arial" w:cs="Arial"/>
          <w:sz w:val="22"/>
          <w:szCs w:val="22"/>
        </w:rPr>
      </w:pPr>
      <w:r>
        <w:rPr>
          <w:rFonts w:ascii="Arial" w:hAnsi="Arial" w:cs="Arial"/>
          <w:color w:val="000000"/>
          <w:sz w:val="22"/>
          <w:szCs w:val="24"/>
        </w:rPr>
        <w:t>Key</w:t>
      </w:r>
      <w:r w:rsidRPr="00374E2E">
        <w:rPr>
          <w:rFonts w:ascii="Arial" w:hAnsi="Arial" w:cs="Arial"/>
          <w:color w:val="000000"/>
          <w:sz w:val="22"/>
          <w:szCs w:val="24"/>
        </w:rPr>
        <w:t xml:space="preserve"> deliverables developed by the Supplier / Vendor </w:t>
      </w:r>
      <w:r>
        <w:rPr>
          <w:rFonts w:ascii="Arial" w:hAnsi="Arial" w:cs="Arial"/>
          <w:color w:val="000000"/>
          <w:sz w:val="22"/>
          <w:szCs w:val="24"/>
        </w:rPr>
        <w:t>shall</w:t>
      </w:r>
      <w:r w:rsidRPr="00374E2E">
        <w:rPr>
          <w:rFonts w:ascii="Arial" w:hAnsi="Arial" w:cs="Arial"/>
          <w:color w:val="000000"/>
          <w:sz w:val="22"/>
          <w:szCs w:val="24"/>
        </w:rPr>
        <w:t xml:space="preserve"> be peer reviewed </w:t>
      </w:r>
      <w:r w:rsidRPr="00026E31">
        <w:rPr>
          <w:rFonts w:ascii="Arial" w:hAnsi="Arial" w:cs="Arial"/>
          <w:color w:val="000000"/>
          <w:sz w:val="22"/>
          <w:szCs w:val="24"/>
        </w:rPr>
        <w:t>by the vendor</w:t>
      </w:r>
      <w:r>
        <w:rPr>
          <w:rFonts w:ascii="Arial" w:hAnsi="Arial" w:cs="Arial"/>
          <w:color w:val="000000"/>
          <w:sz w:val="22"/>
          <w:szCs w:val="24"/>
        </w:rPr>
        <w:t xml:space="preserve"> </w:t>
      </w:r>
      <w:r w:rsidRPr="00374E2E">
        <w:rPr>
          <w:rFonts w:ascii="Arial" w:hAnsi="Arial" w:cs="Arial"/>
          <w:color w:val="000000"/>
          <w:sz w:val="22"/>
          <w:szCs w:val="24"/>
        </w:rPr>
        <w:t>with an objective of detecting issues early in the execution of the contract, in order to prevent their ill effects/ adverse effects on the project.</w:t>
      </w:r>
    </w:p>
    <w:p w14:paraId="6271564F" w14:textId="77777777" w:rsidR="004A3A88" w:rsidRPr="00F230E3" w:rsidRDefault="004A3A88" w:rsidP="004A3A88">
      <w:pPr>
        <w:pStyle w:val="BodyText"/>
        <w:rPr>
          <w:rFonts w:ascii="Arial" w:hAnsi="Arial" w:cs="Arial"/>
          <w:sz w:val="22"/>
          <w:szCs w:val="22"/>
        </w:rPr>
      </w:pPr>
    </w:p>
    <w:p w14:paraId="62715650" w14:textId="77777777" w:rsidR="00D50C3F" w:rsidRPr="00F230E3" w:rsidRDefault="00024C29" w:rsidP="00D50C3F">
      <w:pPr>
        <w:pStyle w:val="Heading2"/>
        <w:rPr>
          <w:rFonts w:ascii="Arial" w:hAnsi="Arial" w:cs="Arial"/>
          <w:sz w:val="22"/>
          <w:szCs w:val="22"/>
        </w:rPr>
      </w:pPr>
      <w:bookmarkStart w:id="109" w:name="_Toc22728267"/>
      <w:commentRangeStart w:id="110"/>
      <w:commentRangeStart w:id="111"/>
      <w:r w:rsidRPr="00F230E3">
        <w:rPr>
          <w:rFonts w:ascii="Arial" w:hAnsi="Arial" w:cs="Arial"/>
          <w:sz w:val="22"/>
          <w:szCs w:val="22"/>
        </w:rPr>
        <w:t>transition plan</w:t>
      </w:r>
      <w:bookmarkEnd w:id="109"/>
      <w:commentRangeEnd w:id="110"/>
      <w:r w:rsidR="00243FC3">
        <w:rPr>
          <w:rStyle w:val="CommentReference"/>
          <w:b w:val="0"/>
          <w:smallCaps w:val="0"/>
        </w:rPr>
        <w:commentReference w:id="110"/>
      </w:r>
      <w:commentRangeEnd w:id="111"/>
      <w:r w:rsidR="00AB745E">
        <w:rPr>
          <w:rStyle w:val="CommentReference"/>
          <w:b w:val="0"/>
          <w:smallCaps w:val="0"/>
        </w:rPr>
        <w:commentReference w:id="111"/>
      </w:r>
    </w:p>
    <w:p w14:paraId="62715651" w14:textId="77777777" w:rsidR="000752EC" w:rsidRPr="00F230E3" w:rsidRDefault="000752EC" w:rsidP="00D50C3F">
      <w:pPr>
        <w:pStyle w:val="BodyText"/>
        <w:rPr>
          <w:rFonts w:ascii="Arial" w:hAnsi="Arial" w:cs="Arial"/>
          <w:color w:val="FF0000"/>
          <w:sz w:val="22"/>
          <w:szCs w:val="22"/>
        </w:rPr>
      </w:pPr>
    </w:p>
    <w:p w14:paraId="62715652" w14:textId="77777777" w:rsidR="00D50C3F" w:rsidRPr="00F230E3" w:rsidRDefault="00D50C3F" w:rsidP="00D50C3F">
      <w:pPr>
        <w:pStyle w:val="BodyText"/>
        <w:rPr>
          <w:rFonts w:ascii="Arial" w:hAnsi="Arial" w:cs="Arial"/>
          <w:color w:val="FF0000"/>
          <w:sz w:val="22"/>
          <w:szCs w:val="22"/>
        </w:rPr>
      </w:pPr>
      <w:permStart w:id="939159290" w:edGrp="everyone"/>
      <w:r w:rsidRPr="00F230E3">
        <w:rPr>
          <w:rFonts w:ascii="Arial" w:hAnsi="Arial" w:cs="Arial"/>
          <w:color w:val="FF0000"/>
          <w:sz w:val="22"/>
          <w:szCs w:val="22"/>
        </w:rPr>
        <w:t xml:space="preserve">Describe the </w:t>
      </w:r>
      <w:r w:rsidR="00274B1E" w:rsidRPr="00F230E3">
        <w:rPr>
          <w:rFonts w:ascii="Arial" w:hAnsi="Arial" w:cs="Arial"/>
          <w:color w:val="FF0000"/>
          <w:sz w:val="22"/>
          <w:szCs w:val="22"/>
        </w:rPr>
        <w:t>deliverables</w:t>
      </w:r>
      <w:r w:rsidR="008D6C48" w:rsidRPr="00F230E3">
        <w:rPr>
          <w:rFonts w:ascii="Arial" w:hAnsi="Arial" w:cs="Arial"/>
          <w:color w:val="FF0000"/>
          <w:sz w:val="22"/>
          <w:szCs w:val="22"/>
        </w:rPr>
        <w:t>/tools</w:t>
      </w:r>
      <w:r w:rsidR="00274B1E" w:rsidRPr="00F230E3">
        <w:rPr>
          <w:rFonts w:ascii="Arial" w:hAnsi="Arial" w:cs="Arial"/>
          <w:color w:val="FF0000"/>
          <w:sz w:val="22"/>
          <w:szCs w:val="22"/>
        </w:rPr>
        <w:t xml:space="preserve"> to be transitioned to</w:t>
      </w:r>
      <w:r w:rsidRPr="00F230E3">
        <w:rPr>
          <w:rFonts w:ascii="Arial" w:hAnsi="Arial" w:cs="Arial"/>
          <w:color w:val="FF0000"/>
          <w:sz w:val="22"/>
          <w:szCs w:val="22"/>
        </w:rPr>
        <w:t xml:space="preserve"> </w:t>
      </w:r>
      <w:r w:rsidR="00F950B3" w:rsidRPr="00F230E3">
        <w:rPr>
          <w:rFonts w:ascii="Arial" w:hAnsi="Arial" w:cs="Arial"/>
          <w:color w:val="FF0000"/>
          <w:sz w:val="22"/>
          <w:szCs w:val="22"/>
        </w:rPr>
        <w:t>Company</w:t>
      </w:r>
      <w:r w:rsidR="00274B1E" w:rsidRPr="00F230E3">
        <w:rPr>
          <w:rFonts w:ascii="Arial" w:hAnsi="Arial" w:cs="Arial"/>
          <w:color w:val="FF0000"/>
          <w:sz w:val="22"/>
          <w:szCs w:val="22"/>
        </w:rPr>
        <w:t xml:space="preserve"> or the support vendor</w:t>
      </w:r>
      <w:r w:rsidRPr="00F230E3">
        <w:rPr>
          <w:rFonts w:ascii="Arial" w:hAnsi="Arial" w:cs="Arial"/>
          <w:color w:val="FF0000"/>
          <w:sz w:val="22"/>
          <w:szCs w:val="22"/>
        </w:rPr>
        <w:t xml:space="preserve">.  Identify </w:t>
      </w:r>
      <w:r w:rsidR="008D6C48" w:rsidRPr="00F230E3">
        <w:rPr>
          <w:rFonts w:ascii="Arial" w:hAnsi="Arial" w:cs="Arial"/>
          <w:color w:val="FF0000"/>
          <w:sz w:val="22"/>
          <w:szCs w:val="22"/>
        </w:rPr>
        <w:t xml:space="preserve">the relevant stakeholders (such as business, IT, vendor, and support vendor) </w:t>
      </w:r>
      <w:r w:rsidRPr="00F230E3">
        <w:rPr>
          <w:rFonts w:ascii="Arial" w:hAnsi="Arial" w:cs="Arial"/>
          <w:color w:val="FF0000"/>
          <w:sz w:val="22"/>
          <w:szCs w:val="22"/>
        </w:rPr>
        <w:t xml:space="preserve">who will be responsible for </w:t>
      </w:r>
      <w:r w:rsidR="00274B1E" w:rsidRPr="00F230E3">
        <w:rPr>
          <w:rFonts w:ascii="Arial" w:hAnsi="Arial" w:cs="Arial"/>
          <w:color w:val="FF0000"/>
          <w:sz w:val="22"/>
          <w:szCs w:val="22"/>
        </w:rPr>
        <w:t>performing the transition and how it will be done (e.g. training</w:t>
      </w:r>
      <w:r w:rsidR="008D6C48" w:rsidRPr="00F230E3">
        <w:rPr>
          <w:rFonts w:ascii="Arial" w:hAnsi="Arial" w:cs="Arial"/>
          <w:color w:val="FF0000"/>
          <w:sz w:val="22"/>
          <w:szCs w:val="22"/>
        </w:rPr>
        <w:t xml:space="preserve"> sessions, knowledge transfer sessions, etc.)</w:t>
      </w:r>
      <w:r w:rsidRPr="00F230E3">
        <w:rPr>
          <w:rFonts w:ascii="Arial" w:hAnsi="Arial" w:cs="Arial"/>
          <w:color w:val="FF0000"/>
          <w:sz w:val="22"/>
          <w:szCs w:val="22"/>
        </w:rPr>
        <w:t xml:space="preserve">.  </w:t>
      </w:r>
      <w:permEnd w:id="939159290"/>
    </w:p>
    <w:p w14:paraId="62715653" w14:textId="77777777" w:rsidR="000752EC" w:rsidRPr="00F230E3" w:rsidRDefault="000752EC" w:rsidP="00D50C3F">
      <w:pPr>
        <w:pStyle w:val="BodyText"/>
        <w:rPr>
          <w:rFonts w:ascii="Arial" w:hAnsi="Arial" w:cs="Arial"/>
          <w:color w:val="FF0000"/>
          <w:sz w:val="22"/>
          <w:szCs w:val="22"/>
        </w:rPr>
      </w:pPr>
    </w:p>
    <w:tbl>
      <w:tblPr>
        <w:tblW w:w="9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60"/>
        <w:gridCol w:w="1646"/>
        <w:gridCol w:w="1584"/>
        <w:gridCol w:w="1751"/>
        <w:gridCol w:w="2203"/>
      </w:tblGrid>
      <w:tr w:rsidR="00836B68" w:rsidRPr="00F230E3" w14:paraId="62715659" w14:textId="77777777" w:rsidTr="0055531D">
        <w:trPr>
          <w:cantSplit/>
          <w:trHeight w:val="503"/>
          <w:tblHeader/>
          <w:jc w:val="center"/>
        </w:trPr>
        <w:tc>
          <w:tcPr>
            <w:tcW w:w="2560" w:type="dxa"/>
            <w:tcBorders>
              <w:bottom w:val="nil"/>
            </w:tcBorders>
            <w:shd w:val="clear" w:color="auto" w:fill="auto"/>
          </w:tcPr>
          <w:p w14:paraId="62715654" w14:textId="77777777" w:rsidR="00836B68" w:rsidRPr="00F230E3" w:rsidRDefault="00836B68" w:rsidP="002761D5">
            <w:pPr>
              <w:numPr>
                <w:ilvl w:val="12"/>
                <w:numId w:val="0"/>
              </w:numPr>
              <w:jc w:val="center"/>
              <w:rPr>
                <w:rFonts w:ascii="Arial" w:hAnsi="Arial" w:cs="Arial"/>
                <w:b/>
                <w:sz w:val="22"/>
                <w:szCs w:val="22"/>
              </w:rPr>
            </w:pPr>
            <w:r w:rsidRPr="00F230E3">
              <w:rPr>
                <w:rFonts w:ascii="Arial" w:hAnsi="Arial" w:cs="Arial"/>
                <w:b/>
                <w:sz w:val="22"/>
                <w:szCs w:val="22"/>
              </w:rPr>
              <w:t>Deliverables / Tools to be transitioned</w:t>
            </w:r>
          </w:p>
        </w:tc>
        <w:tc>
          <w:tcPr>
            <w:tcW w:w="1646" w:type="dxa"/>
            <w:tcBorders>
              <w:bottom w:val="nil"/>
            </w:tcBorders>
            <w:shd w:val="clear" w:color="auto" w:fill="auto"/>
          </w:tcPr>
          <w:p w14:paraId="62715655" w14:textId="77777777" w:rsidR="00836B68" w:rsidRPr="00F230E3" w:rsidRDefault="00836B68" w:rsidP="002761D5">
            <w:pPr>
              <w:numPr>
                <w:ilvl w:val="12"/>
                <w:numId w:val="0"/>
              </w:numPr>
              <w:jc w:val="center"/>
              <w:rPr>
                <w:rFonts w:ascii="Arial" w:hAnsi="Arial" w:cs="Arial"/>
                <w:b/>
                <w:sz w:val="22"/>
                <w:szCs w:val="22"/>
              </w:rPr>
            </w:pPr>
            <w:r w:rsidRPr="00F230E3">
              <w:rPr>
                <w:rFonts w:ascii="Arial" w:hAnsi="Arial" w:cs="Arial"/>
                <w:b/>
                <w:sz w:val="22"/>
                <w:szCs w:val="22"/>
              </w:rPr>
              <w:t>Transition From</w:t>
            </w:r>
          </w:p>
        </w:tc>
        <w:tc>
          <w:tcPr>
            <w:tcW w:w="1584" w:type="dxa"/>
            <w:tcBorders>
              <w:bottom w:val="nil"/>
            </w:tcBorders>
            <w:shd w:val="clear" w:color="auto" w:fill="auto"/>
          </w:tcPr>
          <w:p w14:paraId="62715656" w14:textId="77777777" w:rsidR="00836B68" w:rsidRPr="00F230E3" w:rsidRDefault="00836B68" w:rsidP="002761D5">
            <w:pPr>
              <w:numPr>
                <w:ilvl w:val="12"/>
                <w:numId w:val="0"/>
              </w:numPr>
              <w:jc w:val="center"/>
              <w:rPr>
                <w:rFonts w:ascii="Arial" w:hAnsi="Arial" w:cs="Arial"/>
                <w:b/>
                <w:sz w:val="22"/>
                <w:szCs w:val="22"/>
              </w:rPr>
            </w:pPr>
            <w:r w:rsidRPr="00F230E3">
              <w:rPr>
                <w:rFonts w:ascii="Arial" w:hAnsi="Arial" w:cs="Arial"/>
                <w:b/>
                <w:sz w:val="22"/>
                <w:szCs w:val="22"/>
              </w:rPr>
              <w:t>Transition To</w:t>
            </w:r>
          </w:p>
        </w:tc>
        <w:tc>
          <w:tcPr>
            <w:tcW w:w="1751" w:type="dxa"/>
            <w:tcBorders>
              <w:bottom w:val="nil"/>
            </w:tcBorders>
            <w:shd w:val="clear" w:color="auto" w:fill="auto"/>
          </w:tcPr>
          <w:p w14:paraId="62715657" w14:textId="77777777" w:rsidR="00836B68" w:rsidRPr="00F230E3" w:rsidRDefault="00836B68" w:rsidP="00E077DC">
            <w:pPr>
              <w:numPr>
                <w:ilvl w:val="12"/>
                <w:numId w:val="0"/>
              </w:numPr>
              <w:jc w:val="center"/>
              <w:rPr>
                <w:rFonts w:ascii="Arial" w:hAnsi="Arial" w:cs="Arial"/>
                <w:b/>
                <w:sz w:val="22"/>
                <w:szCs w:val="22"/>
              </w:rPr>
            </w:pPr>
            <w:r w:rsidRPr="00F230E3">
              <w:rPr>
                <w:rFonts w:ascii="Arial" w:hAnsi="Arial" w:cs="Arial"/>
                <w:b/>
                <w:sz w:val="22"/>
                <w:szCs w:val="22"/>
              </w:rPr>
              <w:t>Transition Method</w:t>
            </w:r>
          </w:p>
        </w:tc>
        <w:tc>
          <w:tcPr>
            <w:tcW w:w="2203" w:type="dxa"/>
            <w:tcBorders>
              <w:bottom w:val="nil"/>
            </w:tcBorders>
            <w:shd w:val="clear" w:color="auto" w:fill="auto"/>
          </w:tcPr>
          <w:p w14:paraId="62715658" w14:textId="77777777" w:rsidR="00836B68" w:rsidRPr="00F230E3" w:rsidRDefault="00836B68" w:rsidP="002761D5">
            <w:pPr>
              <w:numPr>
                <w:ilvl w:val="12"/>
                <w:numId w:val="0"/>
              </w:numPr>
              <w:jc w:val="center"/>
              <w:rPr>
                <w:rFonts w:ascii="Arial" w:hAnsi="Arial" w:cs="Arial"/>
                <w:b/>
                <w:sz w:val="22"/>
                <w:szCs w:val="22"/>
              </w:rPr>
            </w:pPr>
            <w:r w:rsidRPr="00F230E3">
              <w:rPr>
                <w:rFonts w:ascii="Arial" w:hAnsi="Arial" w:cs="Arial"/>
                <w:b/>
                <w:sz w:val="22"/>
                <w:szCs w:val="22"/>
              </w:rPr>
              <w:t>Criteria for Completion</w:t>
            </w:r>
          </w:p>
        </w:tc>
      </w:tr>
      <w:tr w:rsidR="00836B68" w:rsidRPr="00F230E3" w14:paraId="6271565F" w14:textId="77777777" w:rsidTr="0055531D">
        <w:trPr>
          <w:cantSplit/>
          <w:trHeight w:val="490"/>
          <w:jc w:val="center"/>
        </w:trPr>
        <w:tc>
          <w:tcPr>
            <w:tcW w:w="2560" w:type="dxa"/>
            <w:tcBorders>
              <w:top w:val="single" w:sz="4" w:space="0" w:color="auto"/>
              <w:left w:val="single" w:sz="4" w:space="0" w:color="auto"/>
              <w:bottom w:val="single" w:sz="4" w:space="0" w:color="auto"/>
            </w:tcBorders>
            <w:vAlign w:val="center"/>
          </w:tcPr>
          <w:p w14:paraId="6271565A" w14:textId="77777777" w:rsidR="00836B68" w:rsidRPr="00F230E3" w:rsidRDefault="00836B68" w:rsidP="000C3ED6">
            <w:pPr>
              <w:pStyle w:val="Header"/>
              <w:tabs>
                <w:tab w:val="clear" w:pos="4320"/>
                <w:tab w:val="clear" w:pos="8640"/>
              </w:tabs>
              <w:ind w:right="-68"/>
              <w:rPr>
                <w:rFonts w:ascii="Arial" w:hAnsi="Arial" w:cs="Arial"/>
                <w:i/>
                <w:color w:val="0000FF"/>
                <w:sz w:val="22"/>
                <w:szCs w:val="22"/>
              </w:rPr>
            </w:pPr>
            <w:permStart w:id="651900802" w:edGrp="everyone"/>
            <w:permStart w:id="1534675474" w:edGrp="everyone"/>
            <w:permStart w:id="168259197" w:edGrp="everyone"/>
            <w:permStart w:id="1565749060" w:edGrp="everyone"/>
            <w:permStart w:id="1438451206" w:edGrp="everyone"/>
            <w:r w:rsidRPr="00F230E3">
              <w:rPr>
                <w:rFonts w:ascii="Arial" w:hAnsi="Arial" w:cs="Arial"/>
                <w:i/>
                <w:color w:val="0000FF"/>
                <w:sz w:val="22"/>
                <w:szCs w:val="22"/>
              </w:rPr>
              <w:t xml:space="preserve">&lt;identify the deliverables and tools that need to be transitioned&gt; </w:t>
            </w:r>
          </w:p>
        </w:tc>
        <w:tc>
          <w:tcPr>
            <w:tcW w:w="1646" w:type="dxa"/>
            <w:tcBorders>
              <w:top w:val="single" w:sz="4" w:space="0" w:color="auto"/>
              <w:bottom w:val="single" w:sz="4" w:space="0" w:color="auto"/>
            </w:tcBorders>
            <w:vAlign w:val="center"/>
          </w:tcPr>
          <w:p w14:paraId="6271565B" w14:textId="77777777" w:rsidR="00836B68" w:rsidRPr="00F230E3" w:rsidRDefault="00836B68" w:rsidP="000C3ED6">
            <w:pPr>
              <w:pStyle w:val="BodyText"/>
              <w:ind w:right="-68"/>
              <w:rPr>
                <w:rFonts w:ascii="Arial" w:hAnsi="Arial" w:cs="Arial"/>
                <w:iCs/>
                <w:color w:val="0000FF"/>
                <w:sz w:val="22"/>
                <w:szCs w:val="22"/>
              </w:rPr>
            </w:pPr>
            <w:r w:rsidRPr="00F230E3">
              <w:rPr>
                <w:rFonts w:ascii="Arial" w:hAnsi="Arial" w:cs="Arial"/>
                <w:iCs/>
                <w:color w:val="0000FF"/>
                <w:sz w:val="22"/>
                <w:szCs w:val="22"/>
              </w:rPr>
              <w:t>&lt;who will provide the transition&gt;</w:t>
            </w:r>
          </w:p>
        </w:tc>
        <w:tc>
          <w:tcPr>
            <w:tcW w:w="1584" w:type="dxa"/>
            <w:tcBorders>
              <w:top w:val="single" w:sz="4" w:space="0" w:color="auto"/>
              <w:bottom w:val="single" w:sz="4" w:space="0" w:color="auto"/>
            </w:tcBorders>
          </w:tcPr>
          <w:p w14:paraId="6271565C" w14:textId="77777777" w:rsidR="00836B68" w:rsidRPr="00F230E3" w:rsidRDefault="00836B68" w:rsidP="000C3ED6">
            <w:pPr>
              <w:pStyle w:val="BodyText"/>
              <w:ind w:right="-68"/>
              <w:rPr>
                <w:rFonts w:ascii="Arial" w:hAnsi="Arial" w:cs="Arial"/>
                <w:sz w:val="22"/>
                <w:szCs w:val="22"/>
              </w:rPr>
            </w:pPr>
            <w:r w:rsidRPr="00F230E3">
              <w:rPr>
                <w:rFonts w:ascii="Arial" w:hAnsi="Arial" w:cs="Arial"/>
                <w:iCs/>
                <w:color w:val="0000FF"/>
                <w:sz w:val="22"/>
                <w:szCs w:val="22"/>
              </w:rPr>
              <w:t>&lt;who will receive the transition&gt;</w:t>
            </w:r>
          </w:p>
        </w:tc>
        <w:tc>
          <w:tcPr>
            <w:tcW w:w="1751" w:type="dxa"/>
            <w:tcBorders>
              <w:top w:val="single" w:sz="4" w:space="0" w:color="auto"/>
              <w:bottom w:val="single" w:sz="4" w:space="0" w:color="auto"/>
            </w:tcBorders>
          </w:tcPr>
          <w:p w14:paraId="6271565D" w14:textId="77777777" w:rsidR="00836B68" w:rsidRPr="00F230E3" w:rsidRDefault="00836B68" w:rsidP="000C3ED6">
            <w:pPr>
              <w:pStyle w:val="BodyText"/>
              <w:ind w:right="-68"/>
              <w:rPr>
                <w:rFonts w:ascii="Arial" w:hAnsi="Arial" w:cs="Arial"/>
                <w:sz w:val="22"/>
                <w:szCs w:val="22"/>
              </w:rPr>
            </w:pPr>
            <w:r w:rsidRPr="00F230E3">
              <w:rPr>
                <w:rFonts w:ascii="Arial" w:hAnsi="Arial" w:cs="Arial"/>
                <w:iCs/>
                <w:color w:val="0000FF"/>
                <w:sz w:val="22"/>
                <w:szCs w:val="22"/>
              </w:rPr>
              <w:t>&lt;how will the transition be provided i.e. meetings, trainings&gt;</w:t>
            </w:r>
          </w:p>
        </w:tc>
        <w:tc>
          <w:tcPr>
            <w:tcW w:w="2203" w:type="dxa"/>
            <w:tcBorders>
              <w:top w:val="single" w:sz="4" w:space="0" w:color="auto"/>
              <w:bottom w:val="single" w:sz="4" w:space="0" w:color="auto"/>
            </w:tcBorders>
          </w:tcPr>
          <w:p w14:paraId="6271565E" w14:textId="77777777" w:rsidR="00836B68" w:rsidRPr="00F230E3" w:rsidRDefault="00836B68" w:rsidP="000C3ED6">
            <w:pPr>
              <w:pStyle w:val="BodyText"/>
              <w:ind w:right="-68"/>
              <w:rPr>
                <w:rFonts w:ascii="Arial" w:hAnsi="Arial" w:cs="Arial"/>
                <w:sz w:val="22"/>
                <w:szCs w:val="22"/>
              </w:rPr>
            </w:pPr>
            <w:r w:rsidRPr="00F230E3">
              <w:rPr>
                <w:rFonts w:ascii="Arial" w:hAnsi="Arial" w:cs="Arial"/>
                <w:iCs/>
                <w:color w:val="0000FF"/>
                <w:sz w:val="22"/>
                <w:szCs w:val="22"/>
              </w:rPr>
              <w:t>&lt;what is the criteria for completion of  transition&gt;</w:t>
            </w:r>
          </w:p>
        </w:tc>
      </w:tr>
      <w:tr w:rsidR="00836B68" w:rsidRPr="00F230E3" w14:paraId="62715665" w14:textId="77777777" w:rsidTr="0055531D">
        <w:trPr>
          <w:cantSplit/>
          <w:trHeight w:val="264"/>
          <w:jc w:val="center"/>
        </w:trPr>
        <w:tc>
          <w:tcPr>
            <w:tcW w:w="2560" w:type="dxa"/>
            <w:tcBorders>
              <w:top w:val="single" w:sz="4" w:space="0" w:color="auto"/>
              <w:left w:val="single" w:sz="4" w:space="0" w:color="auto"/>
              <w:bottom w:val="single" w:sz="4" w:space="0" w:color="auto"/>
            </w:tcBorders>
            <w:vAlign w:val="center"/>
          </w:tcPr>
          <w:p w14:paraId="62715660" w14:textId="77777777" w:rsidR="00836B68" w:rsidRPr="00F230E3" w:rsidRDefault="00836B68" w:rsidP="002761D5">
            <w:pPr>
              <w:pStyle w:val="Header"/>
              <w:tabs>
                <w:tab w:val="clear" w:pos="4320"/>
                <w:tab w:val="clear" w:pos="8640"/>
              </w:tabs>
              <w:rPr>
                <w:rFonts w:ascii="Arial" w:hAnsi="Arial" w:cs="Arial"/>
                <w:i/>
                <w:color w:val="0000FF"/>
                <w:sz w:val="22"/>
                <w:szCs w:val="22"/>
              </w:rPr>
            </w:pPr>
            <w:permStart w:id="1586525811" w:edGrp="everyone"/>
            <w:permStart w:id="1382943846" w:edGrp="everyone"/>
            <w:permStart w:id="491393175" w:edGrp="everyone"/>
            <w:permStart w:id="2108710827" w:edGrp="everyone"/>
            <w:permStart w:id="355863082" w:edGrp="everyone"/>
            <w:permEnd w:id="651900802"/>
            <w:permEnd w:id="1534675474"/>
            <w:permEnd w:id="168259197"/>
            <w:permEnd w:id="1565749060"/>
            <w:permEnd w:id="1438451206"/>
          </w:p>
        </w:tc>
        <w:tc>
          <w:tcPr>
            <w:tcW w:w="1646" w:type="dxa"/>
            <w:tcBorders>
              <w:top w:val="single" w:sz="4" w:space="0" w:color="auto"/>
              <w:bottom w:val="single" w:sz="4" w:space="0" w:color="auto"/>
            </w:tcBorders>
            <w:vAlign w:val="center"/>
          </w:tcPr>
          <w:p w14:paraId="62715661" w14:textId="77777777" w:rsidR="00836B68" w:rsidRPr="00F230E3" w:rsidRDefault="00836B68" w:rsidP="0095021C">
            <w:pPr>
              <w:pStyle w:val="BodyText"/>
              <w:rPr>
                <w:rFonts w:ascii="Arial" w:hAnsi="Arial" w:cs="Arial"/>
                <w:iCs/>
                <w:color w:val="0000FF"/>
                <w:sz w:val="22"/>
                <w:szCs w:val="22"/>
              </w:rPr>
            </w:pPr>
          </w:p>
        </w:tc>
        <w:tc>
          <w:tcPr>
            <w:tcW w:w="1584" w:type="dxa"/>
            <w:tcBorders>
              <w:top w:val="single" w:sz="4" w:space="0" w:color="auto"/>
              <w:bottom w:val="single" w:sz="4" w:space="0" w:color="auto"/>
            </w:tcBorders>
          </w:tcPr>
          <w:p w14:paraId="62715662" w14:textId="77777777" w:rsidR="00836B68" w:rsidRPr="00F230E3" w:rsidRDefault="00836B68" w:rsidP="0095021C">
            <w:pPr>
              <w:pStyle w:val="BodyText"/>
              <w:rPr>
                <w:rFonts w:ascii="Arial" w:hAnsi="Arial" w:cs="Arial"/>
                <w:iCs/>
                <w:color w:val="0000FF"/>
                <w:sz w:val="22"/>
                <w:szCs w:val="22"/>
              </w:rPr>
            </w:pPr>
          </w:p>
        </w:tc>
        <w:tc>
          <w:tcPr>
            <w:tcW w:w="1751" w:type="dxa"/>
            <w:tcBorders>
              <w:top w:val="single" w:sz="4" w:space="0" w:color="auto"/>
              <w:bottom w:val="single" w:sz="4" w:space="0" w:color="auto"/>
            </w:tcBorders>
          </w:tcPr>
          <w:p w14:paraId="62715663" w14:textId="77777777" w:rsidR="00836B68" w:rsidRPr="00F230E3" w:rsidRDefault="00836B68" w:rsidP="002761D5">
            <w:pPr>
              <w:pStyle w:val="BodyText"/>
              <w:rPr>
                <w:rFonts w:ascii="Arial" w:hAnsi="Arial" w:cs="Arial"/>
                <w:sz w:val="22"/>
                <w:szCs w:val="22"/>
              </w:rPr>
            </w:pPr>
          </w:p>
        </w:tc>
        <w:tc>
          <w:tcPr>
            <w:tcW w:w="2203" w:type="dxa"/>
            <w:tcBorders>
              <w:top w:val="single" w:sz="4" w:space="0" w:color="auto"/>
              <w:bottom w:val="single" w:sz="4" w:space="0" w:color="auto"/>
            </w:tcBorders>
          </w:tcPr>
          <w:p w14:paraId="62715664" w14:textId="77777777" w:rsidR="00836B68" w:rsidRPr="00F230E3" w:rsidRDefault="00836B68" w:rsidP="002761D5">
            <w:pPr>
              <w:pStyle w:val="BodyText"/>
              <w:rPr>
                <w:rFonts w:ascii="Arial" w:hAnsi="Arial" w:cs="Arial"/>
                <w:sz w:val="22"/>
                <w:szCs w:val="22"/>
              </w:rPr>
            </w:pPr>
          </w:p>
        </w:tc>
      </w:tr>
      <w:tr w:rsidR="0055531D" w:rsidRPr="00F230E3" w14:paraId="00C2A8ED" w14:textId="77777777" w:rsidTr="0055531D">
        <w:trPr>
          <w:cantSplit/>
          <w:trHeight w:val="264"/>
          <w:jc w:val="center"/>
        </w:trPr>
        <w:tc>
          <w:tcPr>
            <w:tcW w:w="2560" w:type="dxa"/>
            <w:tcBorders>
              <w:top w:val="single" w:sz="4" w:space="0" w:color="auto"/>
              <w:left w:val="single" w:sz="4" w:space="0" w:color="auto"/>
              <w:bottom w:val="single" w:sz="4" w:space="0" w:color="auto"/>
            </w:tcBorders>
            <w:vAlign w:val="center"/>
          </w:tcPr>
          <w:p w14:paraId="70707D85" w14:textId="77777777" w:rsidR="0055531D" w:rsidRPr="00F230E3" w:rsidRDefault="0055531D" w:rsidP="002761D5">
            <w:pPr>
              <w:pStyle w:val="Header"/>
              <w:tabs>
                <w:tab w:val="clear" w:pos="4320"/>
                <w:tab w:val="clear" w:pos="8640"/>
              </w:tabs>
              <w:rPr>
                <w:rFonts w:ascii="Arial" w:hAnsi="Arial" w:cs="Arial"/>
                <w:i/>
                <w:color w:val="0000FF"/>
                <w:sz w:val="22"/>
                <w:szCs w:val="22"/>
              </w:rPr>
            </w:pPr>
            <w:permStart w:id="1264600790" w:edGrp="everyone"/>
            <w:permStart w:id="2053595518" w:edGrp="everyone"/>
            <w:permStart w:id="261822348" w:edGrp="everyone"/>
            <w:permStart w:id="975989514" w:edGrp="everyone"/>
            <w:permStart w:id="1348893862" w:edGrp="everyone"/>
            <w:permStart w:id="1845960084" w:edGrp="everyone"/>
            <w:permEnd w:id="1586525811"/>
            <w:permEnd w:id="1382943846"/>
            <w:permEnd w:id="491393175"/>
            <w:permEnd w:id="2108710827"/>
            <w:permEnd w:id="355863082"/>
          </w:p>
        </w:tc>
        <w:tc>
          <w:tcPr>
            <w:tcW w:w="1646" w:type="dxa"/>
            <w:tcBorders>
              <w:top w:val="single" w:sz="4" w:space="0" w:color="auto"/>
              <w:bottom w:val="single" w:sz="4" w:space="0" w:color="auto"/>
            </w:tcBorders>
            <w:vAlign w:val="center"/>
          </w:tcPr>
          <w:p w14:paraId="268C4CA8" w14:textId="77777777" w:rsidR="0055531D" w:rsidRPr="00F230E3" w:rsidRDefault="0055531D" w:rsidP="0095021C">
            <w:pPr>
              <w:pStyle w:val="BodyText"/>
              <w:rPr>
                <w:rFonts w:ascii="Arial" w:hAnsi="Arial" w:cs="Arial"/>
                <w:iCs/>
                <w:color w:val="0000FF"/>
                <w:sz w:val="22"/>
                <w:szCs w:val="22"/>
              </w:rPr>
            </w:pPr>
          </w:p>
        </w:tc>
        <w:tc>
          <w:tcPr>
            <w:tcW w:w="1584" w:type="dxa"/>
            <w:tcBorders>
              <w:top w:val="single" w:sz="4" w:space="0" w:color="auto"/>
              <w:bottom w:val="single" w:sz="4" w:space="0" w:color="auto"/>
            </w:tcBorders>
          </w:tcPr>
          <w:p w14:paraId="6F658DE3" w14:textId="77777777" w:rsidR="0055531D" w:rsidRPr="00F230E3" w:rsidRDefault="0055531D" w:rsidP="0095021C">
            <w:pPr>
              <w:pStyle w:val="BodyText"/>
              <w:rPr>
                <w:rFonts w:ascii="Arial" w:hAnsi="Arial" w:cs="Arial"/>
                <w:iCs/>
                <w:color w:val="0000FF"/>
                <w:sz w:val="22"/>
                <w:szCs w:val="22"/>
              </w:rPr>
            </w:pPr>
          </w:p>
        </w:tc>
        <w:tc>
          <w:tcPr>
            <w:tcW w:w="1751" w:type="dxa"/>
            <w:tcBorders>
              <w:top w:val="single" w:sz="4" w:space="0" w:color="auto"/>
              <w:bottom w:val="single" w:sz="4" w:space="0" w:color="auto"/>
            </w:tcBorders>
          </w:tcPr>
          <w:p w14:paraId="26013AE6" w14:textId="77777777" w:rsidR="0055531D" w:rsidRPr="00F230E3" w:rsidRDefault="0055531D" w:rsidP="002761D5">
            <w:pPr>
              <w:pStyle w:val="BodyText"/>
              <w:rPr>
                <w:rFonts w:ascii="Arial" w:hAnsi="Arial" w:cs="Arial"/>
                <w:sz w:val="22"/>
                <w:szCs w:val="22"/>
              </w:rPr>
            </w:pPr>
          </w:p>
        </w:tc>
        <w:tc>
          <w:tcPr>
            <w:tcW w:w="2203" w:type="dxa"/>
            <w:tcBorders>
              <w:top w:val="single" w:sz="4" w:space="0" w:color="auto"/>
              <w:bottom w:val="single" w:sz="4" w:space="0" w:color="auto"/>
            </w:tcBorders>
          </w:tcPr>
          <w:p w14:paraId="183D3FBB" w14:textId="77777777" w:rsidR="0055531D" w:rsidRPr="00F230E3" w:rsidRDefault="0055531D" w:rsidP="002761D5">
            <w:pPr>
              <w:pStyle w:val="BodyText"/>
              <w:rPr>
                <w:rFonts w:ascii="Arial" w:hAnsi="Arial" w:cs="Arial"/>
                <w:sz w:val="22"/>
                <w:szCs w:val="22"/>
              </w:rPr>
            </w:pPr>
          </w:p>
        </w:tc>
      </w:tr>
      <w:tr w:rsidR="0055531D" w:rsidRPr="00F230E3" w14:paraId="44C72339" w14:textId="77777777" w:rsidTr="0055531D">
        <w:trPr>
          <w:cantSplit/>
          <w:trHeight w:val="264"/>
          <w:jc w:val="center"/>
        </w:trPr>
        <w:tc>
          <w:tcPr>
            <w:tcW w:w="2560" w:type="dxa"/>
            <w:tcBorders>
              <w:top w:val="single" w:sz="4" w:space="0" w:color="auto"/>
              <w:left w:val="single" w:sz="4" w:space="0" w:color="auto"/>
              <w:bottom w:val="single" w:sz="4" w:space="0" w:color="auto"/>
            </w:tcBorders>
            <w:vAlign w:val="center"/>
          </w:tcPr>
          <w:p w14:paraId="19E60484" w14:textId="77777777" w:rsidR="0055531D" w:rsidRPr="00F230E3" w:rsidRDefault="0055531D" w:rsidP="002761D5">
            <w:pPr>
              <w:pStyle w:val="Header"/>
              <w:tabs>
                <w:tab w:val="clear" w:pos="4320"/>
                <w:tab w:val="clear" w:pos="8640"/>
              </w:tabs>
              <w:rPr>
                <w:rFonts w:ascii="Arial" w:hAnsi="Arial" w:cs="Arial"/>
                <w:i/>
                <w:color w:val="0000FF"/>
                <w:sz w:val="22"/>
                <w:szCs w:val="22"/>
              </w:rPr>
            </w:pPr>
            <w:permStart w:id="1127491230" w:edGrp="everyone"/>
            <w:permStart w:id="1130917146" w:edGrp="everyone"/>
            <w:permStart w:id="1556168376" w:edGrp="everyone"/>
            <w:permStart w:id="292819558" w:edGrp="everyone"/>
            <w:permStart w:id="1651066259" w:edGrp="everyone"/>
            <w:permStart w:id="1041698521" w:edGrp="everyone"/>
            <w:permEnd w:id="1264600790"/>
            <w:permEnd w:id="2053595518"/>
            <w:permEnd w:id="261822348"/>
            <w:permEnd w:id="975989514"/>
            <w:permEnd w:id="1348893862"/>
            <w:permEnd w:id="1845960084"/>
          </w:p>
        </w:tc>
        <w:tc>
          <w:tcPr>
            <w:tcW w:w="1646" w:type="dxa"/>
            <w:tcBorders>
              <w:top w:val="single" w:sz="4" w:space="0" w:color="auto"/>
              <w:bottom w:val="single" w:sz="4" w:space="0" w:color="auto"/>
            </w:tcBorders>
            <w:vAlign w:val="center"/>
          </w:tcPr>
          <w:p w14:paraId="2847FA98" w14:textId="77777777" w:rsidR="0055531D" w:rsidRPr="00F230E3" w:rsidRDefault="0055531D" w:rsidP="0095021C">
            <w:pPr>
              <w:pStyle w:val="BodyText"/>
              <w:rPr>
                <w:rFonts w:ascii="Arial" w:hAnsi="Arial" w:cs="Arial"/>
                <w:iCs/>
                <w:color w:val="0000FF"/>
                <w:sz w:val="22"/>
                <w:szCs w:val="22"/>
              </w:rPr>
            </w:pPr>
          </w:p>
        </w:tc>
        <w:tc>
          <w:tcPr>
            <w:tcW w:w="1584" w:type="dxa"/>
            <w:tcBorders>
              <w:top w:val="single" w:sz="4" w:space="0" w:color="auto"/>
              <w:bottom w:val="single" w:sz="4" w:space="0" w:color="auto"/>
            </w:tcBorders>
          </w:tcPr>
          <w:p w14:paraId="6C656D5C" w14:textId="77777777" w:rsidR="0055531D" w:rsidRPr="00F230E3" w:rsidRDefault="0055531D" w:rsidP="0095021C">
            <w:pPr>
              <w:pStyle w:val="BodyText"/>
              <w:rPr>
                <w:rFonts w:ascii="Arial" w:hAnsi="Arial" w:cs="Arial"/>
                <w:iCs/>
                <w:color w:val="0000FF"/>
                <w:sz w:val="22"/>
                <w:szCs w:val="22"/>
              </w:rPr>
            </w:pPr>
          </w:p>
        </w:tc>
        <w:tc>
          <w:tcPr>
            <w:tcW w:w="1751" w:type="dxa"/>
            <w:tcBorders>
              <w:top w:val="single" w:sz="4" w:space="0" w:color="auto"/>
              <w:bottom w:val="single" w:sz="4" w:space="0" w:color="auto"/>
            </w:tcBorders>
          </w:tcPr>
          <w:p w14:paraId="0A2161F4" w14:textId="77777777" w:rsidR="0055531D" w:rsidRPr="00F230E3" w:rsidRDefault="0055531D" w:rsidP="002761D5">
            <w:pPr>
              <w:pStyle w:val="BodyText"/>
              <w:rPr>
                <w:rFonts w:ascii="Arial" w:hAnsi="Arial" w:cs="Arial"/>
                <w:sz w:val="22"/>
                <w:szCs w:val="22"/>
              </w:rPr>
            </w:pPr>
          </w:p>
        </w:tc>
        <w:tc>
          <w:tcPr>
            <w:tcW w:w="2203" w:type="dxa"/>
            <w:tcBorders>
              <w:top w:val="single" w:sz="4" w:space="0" w:color="auto"/>
              <w:bottom w:val="single" w:sz="4" w:space="0" w:color="auto"/>
            </w:tcBorders>
          </w:tcPr>
          <w:p w14:paraId="3DB7871C" w14:textId="77777777" w:rsidR="0055531D" w:rsidRPr="00F230E3" w:rsidRDefault="0055531D" w:rsidP="002761D5">
            <w:pPr>
              <w:pStyle w:val="BodyText"/>
              <w:rPr>
                <w:rFonts w:ascii="Arial" w:hAnsi="Arial" w:cs="Arial"/>
                <w:sz w:val="22"/>
                <w:szCs w:val="22"/>
              </w:rPr>
            </w:pPr>
          </w:p>
        </w:tc>
      </w:tr>
      <w:tr w:rsidR="0055531D" w:rsidRPr="00F230E3" w14:paraId="75C3FB83" w14:textId="77777777" w:rsidTr="0055531D">
        <w:trPr>
          <w:cantSplit/>
          <w:trHeight w:val="264"/>
          <w:jc w:val="center"/>
        </w:trPr>
        <w:tc>
          <w:tcPr>
            <w:tcW w:w="2560" w:type="dxa"/>
            <w:tcBorders>
              <w:top w:val="single" w:sz="4" w:space="0" w:color="auto"/>
              <w:left w:val="single" w:sz="4" w:space="0" w:color="auto"/>
              <w:bottom w:val="single" w:sz="4" w:space="0" w:color="auto"/>
            </w:tcBorders>
            <w:vAlign w:val="center"/>
          </w:tcPr>
          <w:p w14:paraId="196000A8" w14:textId="77777777" w:rsidR="0055531D" w:rsidRPr="00F230E3" w:rsidRDefault="0055531D" w:rsidP="002761D5">
            <w:pPr>
              <w:pStyle w:val="Header"/>
              <w:tabs>
                <w:tab w:val="clear" w:pos="4320"/>
                <w:tab w:val="clear" w:pos="8640"/>
              </w:tabs>
              <w:rPr>
                <w:rFonts w:ascii="Arial" w:hAnsi="Arial" w:cs="Arial"/>
                <w:i/>
                <w:color w:val="0000FF"/>
                <w:sz w:val="22"/>
                <w:szCs w:val="22"/>
              </w:rPr>
            </w:pPr>
            <w:permStart w:id="989297299" w:edGrp="everyone"/>
            <w:permStart w:id="393960564" w:edGrp="everyone"/>
            <w:permStart w:id="1635649371" w:edGrp="everyone"/>
            <w:permStart w:id="422664021" w:edGrp="everyone"/>
            <w:permStart w:id="1021644902" w:edGrp="everyone"/>
            <w:permStart w:id="387276339" w:edGrp="everyone"/>
            <w:permEnd w:id="1127491230"/>
            <w:permEnd w:id="1130917146"/>
            <w:permEnd w:id="1556168376"/>
            <w:permEnd w:id="292819558"/>
            <w:permEnd w:id="1651066259"/>
            <w:permEnd w:id="1041698521"/>
          </w:p>
        </w:tc>
        <w:tc>
          <w:tcPr>
            <w:tcW w:w="1646" w:type="dxa"/>
            <w:tcBorders>
              <w:top w:val="single" w:sz="4" w:space="0" w:color="auto"/>
              <w:bottom w:val="single" w:sz="4" w:space="0" w:color="auto"/>
            </w:tcBorders>
            <w:vAlign w:val="center"/>
          </w:tcPr>
          <w:p w14:paraId="1305E78E" w14:textId="77777777" w:rsidR="0055531D" w:rsidRPr="00F230E3" w:rsidRDefault="0055531D" w:rsidP="0095021C">
            <w:pPr>
              <w:pStyle w:val="BodyText"/>
              <w:rPr>
                <w:rFonts w:ascii="Arial" w:hAnsi="Arial" w:cs="Arial"/>
                <w:iCs/>
                <w:color w:val="0000FF"/>
                <w:sz w:val="22"/>
                <w:szCs w:val="22"/>
              </w:rPr>
            </w:pPr>
          </w:p>
        </w:tc>
        <w:tc>
          <w:tcPr>
            <w:tcW w:w="1584" w:type="dxa"/>
            <w:tcBorders>
              <w:top w:val="single" w:sz="4" w:space="0" w:color="auto"/>
              <w:bottom w:val="single" w:sz="4" w:space="0" w:color="auto"/>
            </w:tcBorders>
          </w:tcPr>
          <w:p w14:paraId="6490E0BD" w14:textId="77777777" w:rsidR="0055531D" w:rsidRPr="00F230E3" w:rsidRDefault="0055531D" w:rsidP="0095021C">
            <w:pPr>
              <w:pStyle w:val="BodyText"/>
              <w:rPr>
                <w:rFonts w:ascii="Arial" w:hAnsi="Arial" w:cs="Arial"/>
                <w:iCs/>
                <w:color w:val="0000FF"/>
                <w:sz w:val="22"/>
                <w:szCs w:val="22"/>
              </w:rPr>
            </w:pPr>
          </w:p>
        </w:tc>
        <w:tc>
          <w:tcPr>
            <w:tcW w:w="1751" w:type="dxa"/>
            <w:tcBorders>
              <w:top w:val="single" w:sz="4" w:space="0" w:color="auto"/>
              <w:bottom w:val="single" w:sz="4" w:space="0" w:color="auto"/>
            </w:tcBorders>
          </w:tcPr>
          <w:p w14:paraId="250AAEAB" w14:textId="77777777" w:rsidR="0055531D" w:rsidRPr="00F230E3" w:rsidRDefault="0055531D" w:rsidP="002761D5">
            <w:pPr>
              <w:pStyle w:val="BodyText"/>
              <w:rPr>
                <w:rFonts w:ascii="Arial" w:hAnsi="Arial" w:cs="Arial"/>
                <w:sz w:val="22"/>
                <w:szCs w:val="22"/>
              </w:rPr>
            </w:pPr>
          </w:p>
        </w:tc>
        <w:tc>
          <w:tcPr>
            <w:tcW w:w="2203" w:type="dxa"/>
            <w:tcBorders>
              <w:top w:val="single" w:sz="4" w:space="0" w:color="auto"/>
              <w:bottom w:val="single" w:sz="4" w:space="0" w:color="auto"/>
            </w:tcBorders>
          </w:tcPr>
          <w:p w14:paraId="25DBA133" w14:textId="77777777" w:rsidR="0055531D" w:rsidRPr="00F230E3" w:rsidRDefault="0055531D" w:rsidP="002761D5">
            <w:pPr>
              <w:pStyle w:val="BodyText"/>
              <w:rPr>
                <w:rFonts w:ascii="Arial" w:hAnsi="Arial" w:cs="Arial"/>
                <w:sz w:val="22"/>
                <w:szCs w:val="22"/>
              </w:rPr>
            </w:pPr>
          </w:p>
        </w:tc>
      </w:tr>
      <w:permEnd w:id="989297299"/>
      <w:permEnd w:id="393960564"/>
      <w:permEnd w:id="1635649371"/>
      <w:permEnd w:id="422664021"/>
      <w:permEnd w:id="1021644902"/>
      <w:permEnd w:id="387276339"/>
    </w:tbl>
    <w:p w14:paraId="62715666" w14:textId="77777777" w:rsidR="00D50C3F" w:rsidRPr="00F230E3" w:rsidRDefault="00D50C3F" w:rsidP="004A3A88">
      <w:pPr>
        <w:pStyle w:val="BodyText"/>
        <w:rPr>
          <w:rFonts w:ascii="Arial" w:hAnsi="Arial" w:cs="Arial"/>
          <w:sz w:val="22"/>
          <w:szCs w:val="22"/>
        </w:rPr>
      </w:pPr>
    </w:p>
    <w:p w14:paraId="62715667" w14:textId="77777777" w:rsidR="000752EC" w:rsidRPr="00F230E3" w:rsidRDefault="000752EC" w:rsidP="004A3A88">
      <w:pPr>
        <w:pStyle w:val="BodyText"/>
        <w:rPr>
          <w:rFonts w:ascii="Arial" w:hAnsi="Arial" w:cs="Arial"/>
          <w:sz w:val="22"/>
          <w:szCs w:val="22"/>
        </w:rPr>
      </w:pPr>
    </w:p>
    <w:p w14:paraId="62715668" w14:textId="77777777" w:rsidR="000752EC" w:rsidRPr="00F230E3" w:rsidRDefault="000752EC" w:rsidP="004A3A88">
      <w:pPr>
        <w:pStyle w:val="BodyText"/>
        <w:rPr>
          <w:rFonts w:ascii="Arial" w:hAnsi="Arial" w:cs="Arial"/>
          <w:sz w:val="22"/>
          <w:szCs w:val="22"/>
        </w:rPr>
      </w:pPr>
    </w:p>
    <w:p w14:paraId="62715669" w14:textId="77777777" w:rsidR="00796DBF" w:rsidRPr="00F230E3" w:rsidRDefault="00796DBF" w:rsidP="00796DBF">
      <w:pPr>
        <w:pStyle w:val="Heading2"/>
        <w:rPr>
          <w:rFonts w:ascii="Arial" w:hAnsi="Arial" w:cs="Arial"/>
          <w:sz w:val="22"/>
          <w:szCs w:val="22"/>
        </w:rPr>
      </w:pPr>
      <w:bookmarkStart w:id="112" w:name="_Toc204759193"/>
      <w:bookmarkStart w:id="113" w:name="_Toc22728268"/>
      <w:commentRangeStart w:id="114"/>
      <w:r w:rsidRPr="00F230E3">
        <w:rPr>
          <w:rFonts w:ascii="Arial" w:hAnsi="Arial" w:cs="Arial"/>
          <w:sz w:val="22"/>
          <w:szCs w:val="22"/>
        </w:rPr>
        <w:t xml:space="preserve">Closeout </w:t>
      </w:r>
      <w:commentRangeStart w:id="115"/>
      <w:r w:rsidRPr="00F230E3">
        <w:rPr>
          <w:rFonts w:ascii="Arial" w:hAnsi="Arial" w:cs="Arial"/>
          <w:sz w:val="22"/>
          <w:szCs w:val="22"/>
        </w:rPr>
        <w:t>Plan</w:t>
      </w:r>
      <w:bookmarkEnd w:id="112"/>
      <w:bookmarkEnd w:id="113"/>
      <w:commentRangeEnd w:id="114"/>
      <w:r w:rsidR="00243FC3">
        <w:rPr>
          <w:rStyle w:val="CommentReference"/>
          <w:b w:val="0"/>
          <w:smallCaps w:val="0"/>
        </w:rPr>
        <w:commentReference w:id="114"/>
      </w:r>
      <w:commentRangeEnd w:id="115"/>
      <w:r w:rsidR="00AB745E">
        <w:rPr>
          <w:rStyle w:val="CommentReference"/>
          <w:b w:val="0"/>
          <w:smallCaps w:val="0"/>
        </w:rPr>
        <w:commentReference w:id="115"/>
      </w:r>
    </w:p>
    <w:p w14:paraId="6271566A" w14:textId="1513F47F" w:rsidR="00A6520B" w:rsidRPr="00F230E3" w:rsidDel="00E94173" w:rsidRDefault="00E94173" w:rsidP="00796DBF">
      <w:pPr>
        <w:pStyle w:val="BodyText"/>
        <w:rPr>
          <w:del w:id="116" w:author="Gately, Martin" w:date="2024-03-19T16:18:00Z"/>
          <w:rFonts w:ascii="Arial" w:hAnsi="Arial" w:cs="Arial"/>
          <w:sz w:val="22"/>
          <w:szCs w:val="22"/>
        </w:rPr>
      </w:pPr>
      <w:ins w:id="117" w:author="Gately, Martin" w:date="2024-03-19T16:19:00Z">
        <w:r>
          <w:rPr>
            <w:rFonts w:ascii="Arial" w:hAnsi="Arial" w:cs="Arial"/>
            <w:color w:val="FF0000"/>
            <w:sz w:val="22"/>
            <w:szCs w:val="22"/>
          </w:rPr>
          <w:t>En</w:t>
        </w:r>
      </w:ins>
      <w:ins w:id="118" w:author="Gately, Martin" w:date="2024-03-19T16:23:00Z">
        <w:r>
          <w:rPr>
            <w:rFonts w:ascii="Arial" w:hAnsi="Arial" w:cs="Arial"/>
            <w:color w:val="FF0000"/>
            <w:sz w:val="22"/>
            <w:szCs w:val="22"/>
          </w:rPr>
          <w:t>s</w:t>
        </w:r>
      </w:ins>
      <w:ins w:id="119" w:author="Gately, Martin" w:date="2024-03-19T16:19:00Z">
        <w:r>
          <w:rPr>
            <w:rFonts w:ascii="Arial" w:hAnsi="Arial" w:cs="Arial"/>
            <w:color w:val="FF0000"/>
            <w:sz w:val="22"/>
            <w:szCs w:val="22"/>
          </w:rPr>
          <w:t xml:space="preserve">ure that all of the milestones above are </w:t>
        </w:r>
      </w:ins>
      <w:ins w:id="120" w:author="Gately, Martin" w:date="2024-03-19T16:20:00Z">
        <w:r>
          <w:rPr>
            <w:rFonts w:ascii="Arial" w:hAnsi="Arial" w:cs="Arial"/>
            <w:color w:val="FF0000"/>
            <w:sz w:val="22"/>
            <w:szCs w:val="22"/>
          </w:rPr>
          <w:t>successfully</w:t>
        </w:r>
      </w:ins>
      <w:ins w:id="121" w:author="Gately, Martin" w:date="2024-03-19T16:19:00Z">
        <w:r>
          <w:rPr>
            <w:rFonts w:ascii="Arial" w:hAnsi="Arial" w:cs="Arial"/>
            <w:color w:val="FF0000"/>
            <w:sz w:val="22"/>
            <w:szCs w:val="22"/>
          </w:rPr>
          <w:t xml:space="preserve"> </w:t>
        </w:r>
      </w:ins>
      <w:ins w:id="122" w:author="Gately, Martin" w:date="2024-03-19T16:20:00Z">
        <w:r>
          <w:rPr>
            <w:rFonts w:ascii="Arial" w:hAnsi="Arial" w:cs="Arial"/>
            <w:color w:val="FF0000"/>
            <w:sz w:val="22"/>
            <w:szCs w:val="22"/>
          </w:rPr>
          <w:t>completed and approved by PSEGLI.</w:t>
        </w:r>
      </w:ins>
      <w:ins w:id="123" w:author="Gately, Martin" w:date="2024-03-19T16:19:00Z">
        <w:r>
          <w:rPr>
            <w:rFonts w:ascii="Arial" w:hAnsi="Arial" w:cs="Arial"/>
            <w:color w:val="FF0000"/>
            <w:sz w:val="22"/>
            <w:szCs w:val="22"/>
          </w:rPr>
          <w:t xml:space="preserve"> </w:t>
        </w:r>
      </w:ins>
    </w:p>
    <w:p w14:paraId="6271566B" w14:textId="77777777" w:rsidR="00796DBF" w:rsidRPr="00F230E3" w:rsidRDefault="00796DBF" w:rsidP="00796DBF">
      <w:pPr>
        <w:pStyle w:val="BodyText"/>
        <w:rPr>
          <w:rFonts w:ascii="Arial" w:hAnsi="Arial" w:cs="Arial"/>
          <w:color w:val="FF0000"/>
          <w:sz w:val="22"/>
          <w:szCs w:val="22"/>
        </w:rPr>
      </w:pPr>
      <w:permStart w:id="1540718342" w:edGrp="everyone"/>
      <w:del w:id="124" w:author="Gately, Martin" w:date="2024-03-19T16:18:00Z">
        <w:r w:rsidRPr="00F230E3" w:rsidDel="00E94173">
          <w:rPr>
            <w:rFonts w:ascii="Arial" w:hAnsi="Arial" w:cs="Arial"/>
            <w:color w:val="FF0000"/>
            <w:sz w:val="22"/>
            <w:szCs w:val="22"/>
          </w:rPr>
          <w:delText xml:space="preserve">Describe the plan for closing out this </w:delText>
        </w:r>
        <w:r w:rsidR="006B5614" w:rsidRPr="00F230E3" w:rsidDel="00E94173">
          <w:rPr>
            <w:rFonts w:ascii="Arial" w:hAnsi="Arial" w:cs="Arial"/>
            <w:color w:val="FF0000"/>
            <w:sz w:val="22"/>
            <w:szCs w:val="22"/>
          </w:rPr>
          <w:delText>SOW</w:delText>
        </w:r>
        <w:r w:rsidRPr="00F230E3" w:rsidDel="00E94173">
          <w:rPr>
            <w:rFonts w:ascii="Arial" w:hAnsi="Arial" w:cs="Arial"/>
            <w:color w:val="FF0000"/>
            <w:sz w:val="22"/>
            <w:szCs w:val="22"/>
          </w:rPr>
          <w:delText xml:space="preserve">. </w:delText>
        </w:r>
      </w:del>
    </w:p>
    <w:permEnd w:id="1540718342"/>
    <w:p w14:paraId="6271566C" w14:textId="77777777" w:rsidR="00803AA1" w:rsidRPr="00F230E3" w:rsidRDefault="00803AA1" w:rsidP="00796DBF">
      <w:pPr>
        <w:pStyle w:val="BodyText"/>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9" w:type="dxa"/>
          <w:right w:w="79" w:type="dxa"/>
        </w:tblCellMar>
        <w:tblLook w:val="0000" w:firstRow="0" w:lastRow="0" w:firstColumn="0" w:lastColumn="0" w:noHBand="0" w:noVBand="0"/>
      </w:tblPr>
      <w:tblGrid>
        <w:gridCol w:w="7282"/>
        <w:gridCol w:w="1768"/>
        <w:tblGridChange w:id="125">
          <w:tblGrid>
            <w:gridCol w:w="7282"/>
            <w:gridCol w:w="1768"/>
          </w:tblGrid>
        </w:tblGridChange>
      </w:tblGrid>
      <w:tr w:rsidR="004441F0" w:rsidRPr="00F230E3" w14:paraId="62715672" w14:textId="77777777" w:rsidTr="00BD4B77">
        <w:trPr>
          <w:cantSplit/>
          <w:tblHeader/>
          <w:jc w:val="center"/>
        </w:trPr>
        <w:tc>
          <w:tcPr>
            <w:tcW w:w="7282" w:type="dxa"/>
            <w:shd w:val="clear" w:color="auto" w:fill="auto"/>
          </w:tcPr>
          <w:p w14:paraId="6271566D" w14:textId="77777777" w:rsidR="004441F0" w:rsidRPr="00F230E3" w:rsidRDefault="004441F0" w:rsidP="006D6A93">
            <w:pPr>
              <w:numPr>
                <w:ilvl w:val="12"/>
                <w:numId w:val="0"/>
              </w:numPr>
              <w:jc w:val="center"/>
              <w:rPr>
                <w:rFonts w:ascii="Arial" w:hAnsi="Arial" w:cs="Arial"/>
                <w:b/>
                <w:sz w:val="22"/>
                <w:szCs w:val="22"/>
              </w:rPr>
            </w:pPr>
          </w:p>
          <w:p w14:paraId="6271566E" w14:textId="77777777" w:rsidR="004441F0" w:rsidRPr="00F230E3" w:rsidRDefault="004441F0" w:rsidP="006D6A93">
            <w:pPr>
              <w:numPr>
                <w:ilvl w:val="12"/>
                <w:numId w:val="0"/>
              </w:numPr>
              <w:jc w:val="center"/>
              <w:rPr>
                <w:rFonts w:ascii="Arial" w:hAnsi="Arial" w:cs="Arial"/>
                <w:b/>
                <w:sz w:val="22"/>
                <w:szCs w:val="22"/>
              </w:rPr>
            </w:pPr>
            <w:r w:rsidRPr="00F230E3">
              <w:rPr>
                <w:rFonts w:ascii="Arial" w:hAnsi="Arial" w:cs="Arial"/>
                <w:b/>
                <w:sz w:val="22"/>
                <w:szCs w:val="22"/>
              </w:rPr>
              <w:t>Closeout Activities</w:t>
            </w:r>
          </w:p>
        </w:tc>
        <w:tc>
          <w:tcPr>
            <w:tcW w:w="1768" w:type="dxa"/>
            <w:shd w:val="clear" w:color="auto" w:fill="auto"/>
          </w:tcPr>
          <w:p w14:paraId="6271566F" w14:textId="77777777" w:rsidR="004441F0" w:rsidRPr="00F230E3" w:rsidRDefault="004441F0" w:rsidP="006D6A93">
            <w:pPr>
              <w:numPr>
                <w:ilvl w:val="12"/>
                <w:numId w:val="0"/>
              </w:numPr>
              <w:jc w:val="center"/>
              <w:rPr>
                <w:rFonts w:ascii="Arial" w:hAnsi="Arial" w:cs="Arial"/>
                <w:b/>
                <w:sz w:val="22"/>
                <w:szCs w:val="22"/>
              </w:rPr>
            </w:pPr>
          </w:p>
          <w:p w14:paraId="62715670" w14:textId="77777777" w:rsidR="004441F0" w:rsidRPr="00F230E3" w:rsidRDefault="004441F0" w:rsidP="006D6A93">
            <w:pPr>
              <w:numPr>
                <w:ilvl w:val="12"/>
                <w:numId w:val="0"/>
              </w:numPr>
              <w:jc w:val="center"/>
              <w:rPr>
                <w:rFonts w:ascii="Arial" w:hAnsi="Arial" w:cs="Arial"/>
                <w:b/>
                <w:sz w:val="22"/>
                <w:szCs w:val="22"/>
              </w:rPr>
            </w:pPr>
            <w:r w:rsidRPr="00F230E3">
              <w:rPr>
                <w:rFonts w:ascii="Arial" w:hAnsi="Arial" w:cs="Arial"/>
                <w:b/>
                <w:sz w:val="22"/>
                <w:szCs w:val="22"/>
              </w:rPr>
              <w:t>Performed By Whom</w:t>
            </w:r>
          </w:p>
          <w:p w14:paraId="62715671" w14:textId="77777777" w:rsidR="004441F0" w:rsidRPr="00F230E3" w:rsidRDefault="004441F0" w:rsidP="006D6A93">
            <w:pPr>
              <w:numPr>
                <w:ilvl w:val="12"/>
                <w:numId w:val="0"/>
              </w:numPr>
              <w:jc w:val="center"/>
              <w:rPr>
                <w:rFonts w:ascii="Arial" w:hAnsi="Arial" w:cs="Arial"/>
                <w:b/>
                <w:sz w:val="22"/>
                <w:szCs w:val="22"/>
              </w:rPr>
            </w:pPr>
          </w:p>
        </w:tc>
      </w:tr>
      <w:tr w:rsidR="004441F0" w:rsidRPr="00F230E3" w14:paraId="62715675" w14:textId="77777777" w:rsidTr="004441F0">
        <w:trPr>
          <w:cantSplit/>
          <w:jc w:val="center"/>
        </w:trPr>
        <w:tc>
          <w:tcPr>
            <w:tcW w:w="7282" w:type="dxa"/>
            <w:vAlign w:val="center"/>
          </w:tcPr>
          <w:p w14:paraId="62715673" w14:textId="5FE999C7" w:rsidR="004441F0" w:rsidRPr="00F230E3" w:rsidRDefault="00E94173" w:rsidP="005E6B18">
            <w:pPr>
              <w:pStyle w:val="BodyText"/>
              <w:rPr>
                <w:rFonts w:ascii="Arial" w:hAnsi="Arial" w:cs="Arial"/>
                <w:color w:val="0000FF"/>
                <w:sz w:val="22"/>
                <w:szCs w:val="22"/>
              </w:rPr>
            </w:pPr>
            <w:permStart w:id="1023563075" w:edGrp="everyone"/>
            <w:permStart w:id="2081565267" w:edGrp="everyone"/>
            <w:ins w:id="126" w:author="Gately, Martin" w:date="2024-03-19T16:20:00Z">
              <w:r>
                <w:rPr>
                  <w:rFonts w:ascii="Arial" w:hAnsi="Arial" w:cs="Arial"/>
                  <w:i w:val="0"/>
                  <w:color w:val="000000"/>
                  <w:sz w:val="22"/>
                  <w:szCs w:val="22"/>
                </w:rPr>
                <w:t>Network Equipment Requirements and Vendor Scope Specifications to Company</w:t>
              </w:r>
              <w:r w:rsidRPr="00F230E3" w:rsidDel="00E94173">
                <w:rPr>
                  <w:rFonts w:ascii="Arial" w:hAnsi="Arial" w:cs="Arial"/>
                  <w:color w:val="0000FF"/>
                  <w:sz w:val="22"/>
                  <w:szCs w:val="22"/>
                </w:rPr>
                <w:t xml:space="preserve"> </w:t>
              </w:r>
            </w:ins>
            <w:del w:id="127" w:author="Gately, Martin" w:date="2024-03-19T16:20:00Z">
              <w:r w:rsidR="004441F0" w:rsidRPr="00F230E3" w:rsidDel="00E94173">
                <w:rPr>
                  <w:rFonts w:ascii="Arial" w:hAnsi="Arial" w:cs="Arial"/>
                  <w:color w:val="0000FF"/>
                  <w:sz w:val="22"/>
                  <w:szCs w:val="22"/>
                </w:rPr>
                <w:delText>&lt;</w:delText>
              </w:r>
              <w:r w:rsidR="000E050D" w:rsidRPr="00F230E3" w:rsidDel="00E94173">
                <w:rPr>
                  <w:rFonts w:ascii="Arial" w:hAnsi="Arial" w:cs="Arial"/>
                  <w:color w:val="0000FF"/>
                  <w:sz w:val="22"/>
                  <w:szCs w:val="22"/>
                </w:rPr>
                <w:delText>all deferred and warranty defects closed</w:delText>
              </w:r>
              <w:r w:rsidR="005E6B18" w:rsidRPr="00F230E3" w:rsidDel="00E94173">
                <w:rPr>
                  <w:rFonts w:ascii="Arial" w:hAnsi="Arial" w:cs="Arial"/>
                  <w:color w:val="0000FF"/>
                  <w:sz w:val="22"/>
                  <w:szCs w:val="22"/>
                </w:rPr>
                <w:delText>.  Any</w:delText>
              </w:r>
              <w:r w:rsidR="000E050D" w:rsidRPr="00F230E3" w:rsidDel="00E94173">
                <w:rPr>
                  <w:rFonts w:ascii="Arial" w:hAnsi="Arial" w:cs="Arial"/>
                  <w:color w:val="0000FF"/>
                  <w:sz w:val="22"/>
                  <w:szCs w:val="22"/>
                </w:rPr>
                <w:delText xml:space="preserve"> exceptions</w:delText>
              </w:r>
              <w:r w:rsidR="005E6B18" w:rsidRPr="00F230E3" w:rsidDel="00E94173">
                <w:rPr>
                  <w:rFonts w:ascii="Arial" w:hAnsi="Arial" w:cs="Arial"/>
                  <w:color w:val="0000FF"/>
                  <w:sz w:val="22"/>
                  <w:szCs w:val="22"/>
                </w:rPr>
                <w:delText xml:space="preserve"> must be</w:delText>
              </w:r>
              <w:r w:rsidR="000E050D" w:rsidRPr="00F230E3" w:rsidDel="00E94173">
                <w:rPr>
                  <w:rFonts w:ascii="Arial" w:hAnsi="Arial" w:cs="Arial"/>
                  <w:color w:val="0000FF"/>
                  <w:sz w:val="22"/>
                  <w:szCs w:val="22"/>
                </w:rPr>
                <w:delText xml:space="preserve"> approved by ASO </w:delText>
              </w:r>
              <w:r w:rsidR="005E6B18" w:rsidRPr="00F230E3" w:rsidDel="00E94173">
                <w:rPr>
                  <w:rFonts w:ascii="Arial" w:hAnsi="Arial" w:cs="Arial"/>
                  <w:color w:val="0000FF"/>
                  <w:sz w:val="22"/>
                  <w:szCs w:val="22"/>
                </w:rPr>
                <w:delText>M</w:delText>
              </w:r>
              <w:r w:rsidR="000E050D" w:rsidRPr="00F230E3" w:rsidDel="00E94173">
                <w:rPr>
                  <w:rFonts w:ascii="Arial" w:hAnsi="Arial" w:cs="Arial"/>
                  <w:color w:val="0000FF"/>
                  <w:sz w:val="22"/>
                  <w:szCs w:val="22"/>
                </w:rPr>
                <w:delText>anager</w:delText>
              </w:r>
              <w:r w:rsidR="004441F0" w:rsidRPr="00F230E3" w:rsidDel="00E94173">
                <w:rPr>
                  <w:rFonts w:ascii="Arial" w:hAnsi="Arial" w:cs="Arial"/>
                  <w:color w:val="0000FF"/>
                  <w:sz w:val="22"/>
                  <w:szCs w:val="22"/>
                </w:rPr>
                <w:delText>&gt;</w:delText>
              </w:r>
            </w:del>
          </w:p>
        </w:tc>
        <w:tc>
          <w:tcPr>
            <w:tcW w:w="1768" w:type="dxa"/>
            <w:vAlign w:val="center"/>
          </w:tcPr>
          <w:p w14:paraId="62715674" w14:textId="063578F5" w:rsidR="004441F0" w:rsidRPr="00F230E3" w:rsidRDefault="00E94173" w:rsidP="006D6A93">
            <w:pPr>
              <w:pStyle w:val="BodyText"/>
              <w:rPr>
                <w:rFonts w:ascii="Arial" w:hAnsi="Arial" w:cs="Arial"/>
                <w:sz w:val="22"/>
                <w:szCs w:val="22"/>
              </w:rPr>
            </w:pPr>
            <w:ins w:id="128" w:author="Gately, Martin" w:date="2024-03-19T16:21:00Z">
              <w:r>
                <w:rPr>
                  <w:rFonts w:ascii="Arial" w:hAnsi="Arial" w:cs="Arial"/>
                  <w:sz w:val="22"/>
                  <w:szCs w:val="22"/>
                </w:rPr>
                <w:t xml:space="preserve">PSEGLI </w:t>
              </w:r>
            </w:ins>
          </w:p>
        </w:tc>
      </w:tr>
      <w:tr w:rsidR="00E94173" w:rsidRPr="00F230E3" w14:paraId="62715678" w14:textId="77777777" w:rsidTr="0092105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9" w:type="dxa"/>
            <w:right w:w="79" w:type="dxa"/>
          </w:tblCellMar>
          <w:tblLook w:val="0000" w:firstRow="0" w:lastRow="0" w:firstColumn="0" w:lastColumn="0" w:noHBand="0" w:noVBand="0"/>
          <w:tblPrExChange w:id="129" w:author="Gately, Martin" w:date="2024-03-19T16:22:00Z">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9" w:type="dxa"/>
                <w:right w:w="79" w:type="dxa"/>
              </w:tblCellMar>
              <w:tblLook w:val="0000" w:firstRow="0" w:lastRow="0" w:firstColumn="0" w:lastColumn="0" w:noHBand="0" w:noVBand="0"/>
            </w:tblPrEx>
          </w:tblPrExChange>
        </w:tblPrEx>
        <w:trPr>
          <w:cantSplit/>
          <w:trHeight w:val="890"/>
          <w:jc w:val="center"/>
          <w:trPrChange w:id="130" w:author="Gately, Martin" w:date="2024-03-19T16:22:00Z">
            <w:trPr>
              <w:cantSplit/>
              <w:trHeight w:val="890"/>
              <w:jc w:val="center"/>
            </w:trPr>
          </w:trPrChange>
        </w:trPr>
        <w:tc>
          <w:tcPr>
            <w:tcW w:w="7282" w:type="dxa"/>
            <w:tcPrChange w:id="131" w:author="Gately, Martin" w:date="2024-03-19T16:22:00Z">
              <w:tcPr>
                <w:tcW w:w="7282" w:type="dxa"/>
                <w:vAlign w:val="center"/>
              </w:tcPr>
            </w:tcPrChange>
          </w:tcPr>
          <w:p w14:paraId="62715676" w14:textId="262775B4" w:rsidR="00E94173" w:rsidRPr="00201DB4" w:rsidRDefault="00E94173" w:rsidP="00E94173">
            <w:pPr>
              <w:pStyle w:val="BodyText"/>
              <w:rPr>
                <w:rFonts w:ascii="Arial" w:hAnsi="Arial" w:cs="Arial"/>
                <w:color w:val="0000FF"/>
                <w:sz w:val="22"/>
                <w:szCs w:val="24"/>
              </w:rPr>
            </w:pPr>
            <w:permStart w:id="1996360023" w:edGrp="everyone"/>
            <w:permStart w:id="2126130592" w:edGrp="everyone"/>
            <w:permEnd w:id="1023563075"/>
            <w:permEnd w:id="2081565267"/>
            <w:ins w:id="132" w:author="Gately, Martin" w:date="2024-03-19T16:22:00Z">
              <w:r>
                <w:rPr>
                  <w:rFonts w:ascii="Arial" w:hAnsi="Arial" w:cs="Arial"/>
                  <w:i w:val="0"/>
                  <w:color w:val="000000"/>
                  <w:sz w:val="22"/>
                  <w:szCs w:val="22"/>
                </w:rPr>
                <w:lastRenderedPageBreak/>
                <w:t xml:space="preserve">Construction of the RFP for the ‘Equipment vendor’  </w:t>
              </w:r>
            </w:ins>
            <w:del w:id="133" w:author="Gately, Martin" w:date="2024-03-19T16:22:00Z">
              <w:r w:rsidRPr="00201DB4" w:rsidDel="00E94173">
                <w:rPr>
                  <w:rFonts w:ascii="Arial" w:hAnsi="Arial" w:cs="Arial"/>
                  <w:color w:val="0000FF"/>
                  <w:sz w:val="22"/>
                  <w:szCs w:val="24"/>
                </w:rPr>
                <w:delText>&lt;conduct post-project review and document lessons-learned&gt;</w:delText>
              </w:r>
            </w:del>
          </w:p>
        </w:tc>
        <w:tc>
          <w:tcPr>
            <w:tcW w:w="1768" w:type="dxa"/>
            <w:vAlign w:val="center"/>
            <w:tcPrChange w:id="134" w:author="Gately, Martin" w:date="2024-03-19T16:22:00Z">
              <w:tcPr>
                <w:tcW w:w="1768" w:type="dxa"/>
                <w:vAlign w:val="center"/>
              </w:tcPr>
            </w:tcPrChange>
          </w:tcPr>
          <w:p w14:paraId="62715677" w14:textId="287BF303" w:rsidR="00E94173" w:rsidRPr="00F230E3" w:rsidRDefault="00E94173" w:rsidP="00E94173">
            <w:pPr>
              <w:pStyle w:val="BodyText"/>
              <w:rPr>
                <w:rFonts w:ascii="Arial" w:hAnsi="Arial" w:cs="Arial"/>
                <w:sz w:val="22"/>
                <w:szCs w:val="22"/>
              </w:rPr>
            </w:pPr>
            <w:ins w:id="135" w:author="Gately, Martin" w:date="2024-03-19T16:22:00Z">
              <w:r>
                <w:rPr>
                  <w:rFonts w:ascii="Arial" w:hAnsi="Arial" w:cs="Arial"/>
                  <w:sz w:val="22"/>
                  <w:szCs w:val="22"/>
                </w:rPr>
                <w:t>PSEGLI</w:t>
              </w:r>
            </w:ins>
          </w:p>
        </w:tc>
      </w:tr>
      <w:tr w:rsidR="00E94173" w:rsidRPr="00F230E3" w14:paraId="6271567B" w14:textId="77777777" w:rsidTr="0092105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9" w:type="dxa"/>
            <w:right w:w="79" w:type="dxa"/>
          </w:tblCellMar>
          <w:tblLook w:val="0000" w:firstRow="0" w:lastRow="0" w:firstColumn="0" w:lastColumn="0" w:noHBand="0" w:noVBand="0"/>
          <w:tblPrExChange w:id="136" w:author="Gately, Martin" w:date="2024-03-19T16:22:00Z">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9" w:type="dxa"/>
                <w:right w:w="79" w:type="dxa"/>
              </w:tblCellMar>
              <w:tblLook w:val="0000" w:firstRow="0" w:lastRow="0" w:firstColumn="0" w:lastColumn="0" w:noHBand="0" w:noVBand="0"/>
            </w:tblPrEx>
          </w:tblPrExChange>
        </w:tblPrEx>
        <w:trPr>
          <w:cantSplit/>
          <w:trHeight w:val="890"/>
          <w:jc w:val="center"/>
          <w:trPrChange w:id="137" w:author="Gately, Martin" w:date="2024-03-19T16:22:00Z">
            <w:trPr>
              <w:cantSplit/>
              <w:trHeight w:val="890"/>
              <w:jc w:val="center"/>
            </w:trPr>
          </w:trPrChange>
        </w:trPr>
        <w:tc>
          <w:tcPr>
            <w:tcW w:w="7282" w:type="dxa"/>
            <w:tcPrChange w:id="138" w:author="Gately, Martin" w:date="2024-03-19T16:22:00Z">
              <w:tcPr>
                <w:tcW w:w="7282" w:type="dxa"/>
                <w:vAlign w:val="center"/>
              </w:tcPr>
            </w:tcPrChange>
          </w:tcPr>
          <w:p w14:paraId="62715679" w14:textId="1226B81E" w:rsidR="00E94173" w:rsidRPr="00201DB4" w:rsidRDefault="00E94173" w:rsidP="00E94173">
            <w:pPr>
              <w:pStyle w:val="BodyText"/>
              <w:rPr>
                <w:rFonts w:ascii="Arial" w:hAnsi="Arial" w:cs="Arial"/>
                <w:color w:val="0000FF"/>
                <w:sz w:val="22"/>
                <w:szCs w:val="24"/>
              </w:rPr>
            </w:pPr>
            <w:permStart w:id="1546585703" w:edGrp="everyone"/>
            <w:permStart w:id="1201288860" w:edGrp="everyone"/>
            <w:permEnd w:id="1996360023"/>
            <w:permEnd w:id="2126130592"/>
            <w:ins w:id="139" w:author="Gately, Martin" w:date="2024-03-19T16:22:00Z">
              <w:r>
                <w:rPr>
                  <w:rFonts w:ascii="Arial" w:hAnsi="Arial" w:cs="Arial"/>
                  <w:i w:val="0"/>
                  <w:color w:val="000000"/>
                  <w:sz w:val="22"/>
                  <w:szCs w:val="22"/>
                </w:rPr>
                <w:t>Vendor Request for Proposal Recommendation to Company</w:t>
              </w:r>
              <w:r w:rsidRPr="00201DB4" w:rsidDel="0092105C">
                <w:rPr>
                  <w:rFonts w:ascii="Arial" w:hAnsi="Arial" w:cs="Arial"/>
                  <w:color w:val="0000FF"/>
                  <w:sz w:val="22"/>
                  <w:szCs w:val="24"/>
                </w:rPr>
                <w:t xml:space="preserve"> </w:t>
              </w:r>
            </w:ins>
            <w:del w:id="140" w:author="Gately, Martin" w:date="2024-03-19T16:22:00Z">
              <w:r w:rsidRPr="00201DB4" w:rsidDel="0092105C">
                <w:rPr>
                  <w:rFonts w:ascii="Arial" w:hAnsi="Arial" w:cs="Arial"/>
                  <w:color w:val="0000FF"/>
                  <w:sz w:val="22"/>
                  <w:szCs w:val="24"/>
                </w:rPr>
                <w:delText>&lt;complete knowledge transfer and notify appropriate PSEG IT,  Application Support and Help Desk personnel&gt;</w:delText>
              </w:r>
            </w:del>
          </w:p>
        </w:tc>
        <w:tc>
          <w:tcPr>
            <w:tcW w:w="1768" w:type="dxa"/>
            <w:vAlign w:val="center"/>
            <w:tcPrChange w:id="141" w:author="Gately, Martin" w:date="2024-03-19T16:22:00Z">
              <w:tcPr>
                <w:tcW w:w="1768" w:type="dxa"/>
                <w:vAlign w:val="center"/>
              </w:tcPr>
            </w:tcPrChange>
          </w:tcPr>
          <w:p w14:paraId="6271567A" w14:textId="3FCD4602" w:rsidR="00E94173" w:rsidRPr="00F230E3" w:rsidRDefault="00E94173" w:rsidP="00E94173">
            <w:pPr>
              <w:pStyle w:val="BodyText"/>
              <w:rPr>
                <w:rFonts w:ascii="Arial" w:hAnsi="Arial" w:cs="Arial"/>
                <w:sz w:val="22"/>
                <w:szCs w:val="22"/>
              </w:rPr>
            </w:pPr>
            <w:ins w:id="142" w:author="Gately, Martin" w:date="2024-03-19T16:22:00Z">
              <w:r>
                <w:rPr>
                  <w:rFonts w:ascii="Arial" w:hAnsi="Arial" w:cs="Arial"/>
                  <w:sz w:val="22"/>
                  <w:szCs w:val="22"/>
                </w:rPr>
                <w:t>PSEGLI</w:t>
              </w:r>
            </w:ins>
          </w:p>
        </w:tc>
      </w:tr>
      <w:tr w:rsidR="00E94173" w:rsidRPr="00F230E3" w14:paraId="2678E8C6" w14:textId="77777777" w:rsidTr="0092105C">
        <w:trPr>
          <w:cantSplit/>
          <w:trHeight w:val="890"/>
          <w:jc w:val="center"/>
          <w:ins w:id="143" w:author="Gately, Martin" w:date="2024-03-19T16:22:00Z"/>
        </w:trPr>
        <w:tc>
          <w:tcPr>
            <w:tcW w:w="7282" w:type="dxa"/>
          </w:tcPr>
          <w:p w14:paraId="23A6E2F5" w14:textId="62917915" w:rsidR="00E94173" w:rsidRDefault="00E94173" w:rsidP="00E94173">
            <w:pPr>
              <w:pStyle w:val="BodyText"/>
              <w:rPr>
                <w:ins w:id="144" w:author="Gately, Martin" w:date="2024-03-19T16:22:00Z"/>
                <w:rFonts w:ascii="Arial" w:hAnsi="Arial" w:cs="Arial"/>
                <w:i w:val="0"/>
                <w:color w:val="000000"/>
                <w:sz w:val="22"/>
                <w:szCs w:val="22"/>
              </w:rPr>
            </w:pPr>
            <w:ins w:id="145" w:author="Gately, Martin" w:date="2024-03-19T16:22:00Z">
              <w:r>
                <w:rPr>
                  <w:rFonts w:ascii="Arial" w:hAnsi="Arial" w:cs="Arial"/>
                  <w:i w:val="0"/>
                  <w:color w:val="000000"/>
                  <w:sz w:val="22"/>
                  <w:szCs w:val="22"/>
                </w:rPr>
                <w:t>Substation Site Surveys Complete</w:t>
              </w:r>
            </w:ins>
          </w:p>
        </w:tc>
        <w:tc>
          <w:tcPr>
            <w:tcW w:w="1768" w:type="dxa"/>
            <w:vAlign w:val="center"/>
          </w:tcPr>
          <w:p w14:paraId="545D9DBB" w14:textId="5F4CB22C" w:rsidR="00E94173" w:rsidRPr="00F230E3" w:rsidRDefault="00E94173" w:rsidP="00E94173">
            <w:pPr>
              <w:pStyle w:val="BodyText"/>
              <w:rPr>
                <w:ins w:id="146" w:author="Gately, Martin" w:date="2024-03-19T16:22:00Z"/>
                <w:rFonts w:ascii="Arial" w:hAnsi="Arial" w:cs="Arial"/>
                <w:sz w:val="22"/>
                <w:szCs w:val="22"/>
              </w:rPr>
            </w:pPr>
            <w:ins w:id="147" w:author="Gately, Martin" w:date="2024-03-19T16:23:00Z">
              <w:r>
                <w:rPr>
                  <w:rFonts w:ascii="Arial" w:hAnsi="Arial" w:cs="Arial"/>
                  <w:sz w:val="22"/>
                  <w:szCs w:val="22"/>
                </w:rPr>
                <w:t xml:space="preserve">PSEGLI </w:t>
              </w:r>
            </w:ins>
          </w:p>
        </w:tc>
      </w:tr>
      <w:permEnd w:id="1546585703"/>
      <w:permEnd w:id="1201288860"/>
    </w:tbl>
    <w:p w14:paraId="6271567C" w14:textId="77777777" w:rsidR="00796DBF" w:rsidRPr="00F230E3" w:rsidRDefault="00796DBF" w:rsidP="00796DBF">
      <w:pPr>
        <w:ind w:right="720"/>
        <w:jc w:val="center"/>
        <w:rPr>
          <w:rFonts w:ascii="Arial" w:hAnsi="Arial" w:cs="Arial"/>
          <w:sz w:val="22"/>
          <w:szCs w:val="22"/>
        </w:rPr>
      </w:pPr>
    </w:p>
    <w:p w14:paraId="6271567D" w14:textId="77777777" w:rsidR="009B2335" w:rsidRPr="00F230E3" w:rsidRDefault="009B2335" w:rsidP="009B2335">
      <w:pPr>
        <w:pStyle w:val="Heading2"/>
        <w:rPr>
          <w:rFonts w:ascii="Arial" w:hAnsi="Arial" w:cs="Arial"/>
          <w:color w:val="000000"/>
          <w:sz w:val="22"/>
          <w:szCs w:val="22"/>
        </w:rPr>
      </w:pPr>
      <w:bookmarkStart w:id="148" w:name="_Toc22728269"/>
      <w:r w:rsidRPr="00F230E3">
        <w:rPr>
          <w:rFonts w:ascii="Arial" w:hAnsi="Arial" w:cs="Arial"/>
          <w:color w:val="000000"/>
          <w:sz w:val="22"/>
          <w:szCs w:val="22"/>
        </w:rPr>
        <w:t>Warranty</w:t>
      </w:r>
      <w:bookmarkEnd w:id="148"/>
    </w:p>
    <w:p w14:paraId="6271567E" w14:textId="77777777" w:rsidR="009B2335" w:rsidRPr="00F230E3" w:rsidRDefault="009B2335" w:rsidP="009B2335">
      <w:pPr>
        <w:pStyle w:val="BodyText"/>
        <w:rPr>
          <w:rFonts w:ascii="Arial" w:hAnsi="Arial" w:cs="Arial"/>
          <w:color w:val="000000"/>
          <w:sz w:val="22"/>
          <w:szCs w:val="22"/>
        </w:rPr>
      </w:pPr>
    </w:p>
    <w:p w14:paraId="6271567F" w14:textId="684394F9" w:rsidR="009B2335" w:rsidRDefault="009B2335" w:rsidP="009B2335">
      <w:pPr>
        <w:pStyle w:val="Header"/>
        <w:snapToGrid w:val="0"/>
        <w:jc w:val="both"/>
        <w:rPr>
          <w:rFonts w:ascii="Arial" w:hAnsi="Arial" w:cs="Arial"/>
          <w:color w:val="000000"/>
          <w:sz w:val="22"/>
          <w:szCs w:val="22"/>
        </w:rPr>
      </w:pPr>
      <w:r w:rsidRPr="00F230E3">
        <w:rPr>
          <w:rFonts w:ascii="Arial" w:hAnsi="Arial" w:cs="Arial"/>
          <w:color w:val="000000"/>
          <w:sz w:val="22"/>
          <w:szCs w:val="22"/>
        </w:rPr>
        <w:t xml:space="preserve">For the purposes of this SOW, </w:t>
      </w:r>
      <w:r w:rsidR="00F93E6A">
        <w:rPr>
          <w:rFonts w:ascii="Arial" w:hAnsi="Arial" w:cs="Arial"/>
          <w:color w:val="000000"/>
          <w:sz w:val="22"/>
          <w:szCs w:val="22"/>
        </w:rPr>
        <w:t xml:space="preserve">the warranty period </w:t>
      </w:r>
      <w:r w:rsidRPr="00F230E3">
        <w:rPr>
          <w:rFonts w:ascii="Arial" w:hAnsi="Arial" w:cs="Arial"/>
          <w:color w:val="000000"/>
          <w:sz w:val="22"/>
          <w:szCs w:val="22"/>
        </w:rPr>
        <w:t xml:space="preserve"> for </w:t>
      </w:r>
      <w:r w:rsidR="00F93E6A">
        <w:rPr>
          <w:rFonts w:ascii="Arial" w:hAnsi="Arial" w:cs="Arial"/>
          <w:color w:val="000000"/>
          <w:sz w:val="22"/>
          <w:szCs w:val="22"/>
        </w:rPr>
        <w:t>all d</w:t>
      </w:r>
      <w:r w:rsidRPr="00F230E3">
        <w:rPr>
          <w:rFonts w:ascii="Arial" w:hAnsi="Arial" w:cs="Arial"/>
          <w:color w:val="000000"/>
          <w:sz w:val="22"/>
          <w:szCs w:val="22"/>
        </w:rPr>
        <w:t>eliverables</w:t>
      </w:r>
      <w:r w:rsidR="00F93E6A">
        <w:rPr>
          <w:rFonts w:ascii="Arial" w:hAnsi="Arial" w:cs="Arial"/>
          <w:color w:val="000000"/>
          <w:sz w:val="22"/>
          <w:szCs w:val="22"/>
        </w:rPr>
        <w:t xml:space="preserve"> provided hereunder</w:t>
      </w:r>
      <w:r w:rsidRPr="00F230E3">
        <w:rPr>
          <w:rFonts w:ascii="Arial" w:hAnsi="Arial" w:cs="Arial"/>
          <w:color w:val="000000"/>
          <w:sz w:val="22"/>
          <w:szCs w:val="22"/>
        </w:rPr>
        <w:t xml:space="preserve"> shall commence on the day immediately following the</w:t>
      </w:r>
      <w:r w:rsidR="00F93E6A">
        <w:rPr>
          <w:rFonts w:ascii="Arial" w:hAnsi="Arial" w:cs="Arial"/>
          <w:color w:val="000000"/>
          <w:sz w:val="22"/>
          <w:szCs w:val="22"/>
        </w:rPr>
        <w:t xml:space="preserve"> date on which the last deliverable provided b</w:t>
      </w:r>
      <w:r w:rsidR="00A7047C">
        <w:rPr>
          <w:rFonts w:ascii="Arial" w:hAnsi="Arial" w:cs="Arial"/>
          <w:color w:val="000000"/>
          <w:sz w:val="22"/>
          <w:szCs w:val="22"/>
        </w:rPr>
        <w:t>y</w:t>
      </w:r>
      <w:r w:rsidR="00F93E6A">
        <w:rPr>
          <w:rFonts w:ascii="Arial" w:hAnsi="Arial" w:cs="Arial"/>
          <w:color w:val="000000"/>
          <w:sz w:val="22"/>
          <w:szCs w:val="22"/>
        </w:rPr>
        <w:t xml:space="preserve"> Supplier </w:t>
      </w:r>
      <w:r w:rsidR="008B40B5">
        <w:rPr>
          <w:rFonts w:ascii="Arial" w:hAnsi="Arial" w:cs="Arial"/>
          <w:color w:val="000000"/>
          <w:sz w:val="22"/>
          <w:szCs w:val="22"/>
        </w:rPr>
        <w:t>to Compan</w:t>
      </w:r>
      <w:r w:rsidR="004736DA">
        <w:rPr>
          <w:rFonts w:ascii="Arial" w:hAnsi="Arial" w:cs="Arial"/>
          <w:color w:val="000000"/>
          <w:sz w:val="22"/>
          <w:szCs w:val="22"/>
        </w:rPr>
        <w:t xml:space="preserve">y </w:t>
      </w:r>
      <w:r w:rsidR="00F93E6A">
        <w:rPr>
          <w:rFonts w:ascii="Arial" w:hAnsi="Arial" w:cs="Arial"/>
          <w:color w:val="000000"/>
          <w:sz w:val="22"/>
          <w:szCs w:val="22"/>
        </w:rPr>
        <w:t>and continue for ninety (90) days from such date</w:t>
      </w:r>
      <w:r w:rsidR="00A7047C">
        <w:rPr>
          <w:rFonts w:ascii="Arial" w:hAnsi="Arial" w:cs="Arial"/>
          <w:color w:val="000000"/>
          <w:sz w:val="22"/>
          <w:szCs w:val="22"/>
        </w:rPr>
        <w:t xml:space="preserve"> (the “Warranty Period”)</w:t>
      </w:r>
      <w:r w:rsidRPr="00F230E3">
        <w:rPr>
          <w:rFonts w:ascii="Arial" w:hAnsi="Arial" w:cs="Arial"/>
          <w:color w:val="000000"/>
          <w:sz w:val="22"/>
          <w:szCs w:val="22"/>
        </w:rPr>
        <w:t>.  Supplier project resources utilized to complete the services outlined in this SOW will be available to assist in the resolution of defects and issues during the Warranty Period as</w:t>
      </w:r>
      <w:r w:rsidR="00A7047C">
        <w:rPr>
          <w:rFonts w:ascii="Arial" w:hAnsi="Arial" w:cs="Arial"/>
          <w:color w:val="000000"/>
          <w:sz w:val="22"/>
          <w:szCs w:val="22"/>
        </w:rPr>
        <w:t xml:space="preserve"> may be further</w:t>
      </w:r>
      <w:r w:rsidRPr="00F230E3">
        <w:rPr>
          <w:rFonts w:ascii="Arial" w:hAnsi="Arial" w:cs="Arial"/>
          <w:color w:val="000000"/>
          <w:sz w:val="22"/>
          <w:szCs w:val="22"/>
        </w:rPr>
        <w:t xml:space="preserve"> specified in the Agreement.</w:t>
      </w:r>
    </w:p>
    <w:p w14:paraId="7052EAF9" w14:textId="77777777" w:rsidR="00D45009" w:rsidRDefault="00D45009" w:rsidP="009B2335">
      <w:pPr>
        <w:pStyle w:val="Header"/>
        <w:snapToGrid w:val="0"/>
        <w:jc w:val="both"/>
        <w:rPr>
          <w:rFonts w:ascii="Arial" w:hAnsi="Arial" w:cs="Arial"/>
          <w:color w:val="000000"/>
          <w:sz w:val="22"/>
          <w:szCs w:val="22"/>
        </w:rPr>
      </w:pPr>
    </w:p>
    <w:p w14:paraId="7B6DBC79" w14:textId="77777777" w:rsidR="00D45009" w:rsidRPr="006833A2" w:rsidRDefault="00D45009" w:rsidP="00D45009">
      <w:pPr>
        <w:pStyle w:val="Heading2"/>
        <w:rPr>
          <w:rFonts w:ascii="Arial" w:hAnsi="Arial" w:cs="Arial"/>
          <w:color w:val="000000"/>
          <w:szCs w:val="24"/>
        </w:rPr>
      </w:pPr>
      <w:bookmarkStart w:id="149" w:name="_Toc535411464"/>
      <w:bookmarkStart w:id="150" w:name="_Toc354089"/>
      <w:bookmarkStart w:id="151" w:name="_Toc22728270"/>
      <w:r>
        <w:rPr>
          <w:rFonts w:ascii="Arial" w:hAnsi="Arial" w:cs="Arial"/>
          <w:color w:val="000000"/>
          <w:szCs w:val="24"/>
        </w:rPr>
        <w:t>Secure coding standards</w:t>
      </w:r>
      <w:bookmarkEnd w:id="149"/>
      <w:bookmarkEnd w:id="150"/>
      <w:bookmarkEnd w:id="151"/>
    </w:p>
    <w:p w14:paraId="4B4D3CC8" w14:textId="77777777" w:rsidR="00D45009" w:rsidRPr="00F230E3" w:rsidRDefault="00D45009" w:rsidP="009B2335">
      <w:pPr>
        <w:pStyle w:val="Header"/>
        <w:snapToGrid w:val="0"/>
        <w:jc w:val="both"/>
        <w:rPr>
          <w:rFonts w:ascii="Arial" w:hAnsi="Arial" w:cs="Arial"/>
          <w:color w:val="000000"/>
          <w:sz w:val="22"/>
          <w:szCs w:val="22"/>
        </w:rPr>
      </w:pPr>
    </w:p>
    <w:p w14:paraId="62715680" w14:textId="77777777" w:rsidR="004711D9" w:rsidRPr="00F230E3" w:rsidRDefault="004711D9" w:rsidP="004711D9">
      <w:pPr>
        <w:pStyle w:val="Heading1"/>
        <w:rPr>
          <w:rFonts w:ascii="Arial" w:hAnsi="Arial" w:cs="Arial"/>
          <w:sz w:val="22"/>
          <w:szCs w:val="22"/>
        </w:rPr>
      </w:pPr>
      <w:bookmarkStart w:id="152" w:name="_Toc22728271"/>
      <w:r w:rsidRPr="00F230E3">
        <w:rPr>
          <w:rFonts w:ascii="Arial" w:hAnsi="Arial" w:cs="Arial"/>
          <w:sz w:val="22"/>
          <w:szCs w:val="22"/>
        </w:rPr>
        <w:t>Estimated Support Cost Increase</w:t>
      </w:r>
      <w:bookmarkEnd w:id="152"/>
    </w:p>
    <w:p w14:paraId="62715681" w14:textId="77777777" w:rsidR="004711D9" w:rsidRPr="00F230E3" w:rsidRDefault="004711D9" w:rsidP="004711D9">
      <w:pPr>
        <w:rPr>
          <w:rFonts w:ascii="Arial" w:hAnsi="Arial" w:cs="Arial"/>
          <w:i/>
          <w:sz w:val="22"/>
          <w:szCs w:val="22"/>
        </w:rPr>
      </w:pPr>
    </w:p>
    <w:p w14:paraId="62715687" w14:textId="77777777" w:rsidR="004A3A88" w:rsidRPr="00F230E3" w:rsidRDefault="004A3A88" w:rsidP="004A3A88">
      <w:pPr>
        <w:pStyle w:val="Heading1"/>
        <w:rPr>
          <w:rFonts w:ascii="Arial" w:hAnsi="Arial" w:cs="Arial"/>
          <w:sz w:val="22"/>
          <w:szCs w:val="22"/>
        </w:rPr>
      </w:pPr>
      <w:bookmarkStart w:id="153" w:name="_Toc204759196"/>
      <w:bookmarkStart w:id="154" w:name="_Toc22728273"/>
      <w:r w:rsidRPr="00F230E3">
        <w:rPr>
          <w:rFonts w:ascii="Arial" w:hAnsi="Arial" w:cs="Arial"/>
          <w:sz w:val="22"/>
          <w:szCs w:val="22"/>
        </w:rPr>
        <w:t>Definitions and Acronyms</w:t>
      </w:r>
      <w:bookmarkEnd w:id="153"/>
      <w:bookmarkEnd w:id="154"/>
    </w:p>
    <w:p w14:paraId="62715688" w14:textId="77777777" w:rsidR="004441F0" w:rsidRPr="00F230E3" w:rsidRDefault="004441F0" w:rsidP="004A3A88">
      <w:pPr>
        <w:pStyle w:val="BodyText"/>
        <w:rPr>
          <w:rFonts w:ascii="Arial" w:hAnsi="Arial" w:cs="Arial"/>
          <w:sz w:val="22"/>
          <w:szCs w:val="22"/>
        </w:rPr>
      </w:pPr>
    </w:p>
    <w:p w14:paraId="62715689" w14:textId="77777777" w:rsidR="004A3A88" w:rsidRPr="00F230E3" w:rsidRDefault="004A3A88" w:rsidP="004A3A88">
      <w:pPr>
        <w:pStyle w:val="BodyText"/>
        <w:rPr>
          <w:rFonts w:ascii="Arial" w:hAnsi="Arial" w:cs="Arial"/>
          <w:color w:val="FF0000"/>
          <w:sz w:val="22"/>
          <w:szCs w:val="22"/>
        </w:rPr>
      </w:pPr>
      <w:permStart w:id="1946103206" w:edGrp="everyone"/>
      <w:r w:rsidRPr="00F230E3">
        <w:rPr>
          <w:rFonts w:ascii="Arial" w:hAnsi="Arial" w:cs="Arial"/>
          <w:color w:val="FF0000"/>
          <w:sz w:val="22"/>
          <w:szCs w:val="22"/>
        </w:rPr>
        <w:t>Define all terms and acronyms required to properly interpret this plan.</w:t>
      </w:r>
    </w:p>
    <w:permEnd w:id="1946103206"/>
    <w:p w14:paraId="6271568A" w14:textId="77777777" w:rsidR="004A3A88" w:rsidRPr="00F230E3" w:rsidRDefault="004A3A88" w:rsidP="004A3A88">
      <w:pPr>
        <w:pStyle w:val="BodyText"/>
        <w:rPr>
          <w:rFonts w:ascii="Arial" w:hAnsi="Arial" w:cs="Arial"/>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10"/>
        <w:gridCol w:w="6030"/>
      </w:tblGrid>
      <w:tr w:rsidR="004A3A88" w:rsidRPr="00F230E3" w14:paraId="6271568D" w14:textId="77777777" w:rsidTr="00BD4B77">
        <w:trPr>
          <w:tblHeader/>
        </w:trPr>
        <w:tc>
          <w:tcPr>
            <w:tcW w:w="2610" w:type="dxa"/>
            <w:shd w:val="clear" w:color="auto" w:fill="auto"/>
          </w:tcPr>
          <w:p w14:paraId="6271568B" w14:textId="77777777" w:rsidR="004A3A88" w:rsidRPr="00F230E3" w:rsidRDefault="004A3A88" w:rsidP="006D6A93">
            <w:pPr>
              <w:ind w:left="-115"/>
              <w:jc w:val="center"/>
              <w:rPr>
                <w:rFonts w:ascii="Arial" w:hAnsi="Arial" w:cs="Arial"/>
                <w:b/>
                <w:sz w:val="22"/>
                <w:szCs w:val="22"/>
              </w:rPr>
            </w:pPr>
            <w:r w:rsidRPr="00F230E3">
              <w:rPr>
                <w:rFonts w:ascii="Arial" w:hAnsi="Arial" w:cs="Arial"/>
                <w:b/>
                <w:sz w:val="22"/>
                <w:szCs w:val="22"/>
              </w:rPr>
              <w:t>Term</w:t>
            </w:r>
          </w:p>
        </w:tc>
        <w:tc>
          <w:tcPr>
            <w:tcW w:w="6030" w:type="dxa"/>
            <w:shd w:val="clear" w:color="auto" w:fill="auto"/>
          </w:tcPr>
          <w:p w14:paraId="6271568C" w14:textId="77777777" w:rsidR="004A3A88" w:rsidRPr="00F230E3" w:rsidRDefault="004A3A88" w:rsidP="006D6A93">
            <w:pPr>
              <w:jc w:val="center"/>
              <w:rPr>
                <w:rFonts w:ascii="Arial" w:hAnsi="Arial" w:cs="Arial"/>
                <w:b/>
                <w:sz w:val="22"/>
                <w:szCs w:val="22"/>
              </w:rPr>
            </w:pPr>
            <w:r w:rsidRPr="00F230E3">
              <w:rPr>
                <w:rFonts w:ascii="Arial" w:hAnsi="Arial" w:cs="Arial"/>
                <w:b/>
                <w:sz w:val="22"/>
                <w:szCs w:val="22"/>
              </w:rPr>
              <w:t>Definition</w:t>
            </w:r>
          </w:p>
        </w:tc>
      </w:tr>
      <w:tr w:rsidR="004A3A88" w:rsidRPr="00F230E3" w14:paraId="62715690" w14:textId="77777777" w:rsidTr="00803AA1">
        <w:tc>
          <w:tcPr>
            <w:tcW w:w="2610" w:type="dxa"/>
          </w:tcPr>
          <w:p w14:paraId="6271568E" w14:textId="36C30D3D" w:rsidR="004A3A88" w:rsidRPr="00F230E3" w:rsidRDefault="004A3A88" w:rsidP="006D6A93">
            <w:pPr>
              <w:ind w:left="-115"/>
              <w:jc w:val="center"/>
              <w:rPr>
                <w:rFonts w:ascii="Arial" w:hAnsi="Arial" w:cs="Arial"/>
                <w:b/>
                <w:sz w:val="22"/>
                <w:szCs w:val="22"/>
              </w:rPr>
            </w:pPr>
            <w:permStart w:id="1811961680" w:edGrp="everyone"/>
            <w:permStart w:id="201857792" w:edGrp="everyone"/>
          </w:p>
        </w:tc>
        <w:tc>
          <w:tcPr>
            <w:tcW w:w="6030" w:type="dxa"/>
          </w:tcPr>
          <w:p w14:paraId="6271568F" w14:textId="77777777" w:rsidR="004A3A88" w:rsidRPr="00F230E3" w:rsidRDefault="004A3A88" w:rsidP="006D6A93">
            <w:pPr>
              <w:jc w:val="center"/>
              <w:rPr>
                <w:rFonts w:ascii="Arial" w:hAnsi="Arial" w:cs="Arial"/>
                <w:b/>
                <w:sz w:val="22"/>
                <w:szCs w:val="22"/>
              </w:rPr>
            </w:pPr>
          </w:p>
        </w:tc>
      </w:tr>
      <w:tr w:rsidR="004A3A88" w:rsidRPr="00F230E3" w14:paraId="62715693" w14:textId="77777777" w:rsidTr="00803AA1">
        <w:tc>
          <w:tcPr>
            <w:tcW w:w="2610" w:type="dxa"/>
          </w:tcPr>
          <w:p w14:paraId="62715691" w14:textId="77777777" w:rsidR="004A3A88" w:rsidRPr="00F230E3" w:rsidRDefault="004A3A88" w:rsidP="006D6A93">
            <w:pPr>
              <w:ind w:left="-115"/>
              <w:jc w:val="center"/>
              <w:rPr>
                <w:rFonts w:ascii="Arial" w:hAnsi="Arial" w:cs="Arial"/>
                <w:b/>
                <w:sz w:val="22"/>
                <w:szCs w:val="22"/>
              </w:rPr>
            </w:pPr>
            <w:permStart w:id="1350652191" w:edGrp="everyone"/>
            <w:permStart w:id="1522217665" w:edGrp="everyone"/>
            <w:permEnd w:id="1811961680"/>
            <w:permEnd w:id="201857792"/>
          </w:p>
        </w:tc>
        <w:tc>
          <w:tcPr>
            <w:tcW w:w="6030" w:type="dxa"/>
          </w:tcPr>
          <w:p w14:paraId="62715692" w14:textId="77777777" w:rsidR="004A3A88" w:rsidRPr="00F230E3" w:rsidRDefault="004A3A88" w:rsidP="006D6A93">
            <w:pPr>
              <w:jc w:val="center"/>
              <w:rPr>
                <w:rFonts w:ascii="Arial" w:hAnsi="Arial" w:cs="Arial"/>
                <w:b/>
                <w:sz w:val="22"/>
                <w:szCs w:val="22"/>
              </w:rPr>
            </w:pPr>
          </w:p>
        </w:tc>
      </w:tr>
      <w:tr w:rsidR="00833753" w:rsidRPr="00F230E3" w14:paraId="028A6326" w14:textId="77777777" w:rsidTr="00803AA1">
        <w:tc>
          <w:tcPr>
            <w:tcW w:w="2610" w:type="dxa"/>
          </w:tcPr>
          <w:p w14:paraId="1142EFDA" w14:textId="77777777" w:rsidR="00833753" w:rsidRPr="00F230E3" w:rsidRDefault="00833753" w:rsidP="006D6A93">
            <w:pPr>
              <w:ind w:left="-115"/>
              <w:jc w:val="center"/>
              <w:rPr>
                <w:rFonts w:ascii="Arial" w:hAnsi="Arial" w:cs="Arial"/>
                <w:b/>
                <w:sz w:val="22"/>
                <w:szCs w:val="22"/>
              </w:rPr>
            </w:pPr>
            <w:permStart w:id="821957130" w:edGrp="everyone"/>
            <w:permStart w:id="2114207917" w:edGrp="everyone"/>
            <w:permStart w:id="1950233225" w:edGrp="everyone"/>
            <w:permEnd w:id="1350652191"/>
            <w:permEnd w:id="1522217665"/>
          </w:p>
        </w:tc>
        <w:tc>
          <w:tcPr>
            <w:tcW w:w="6030" w:type="dxa"/>
          </w:tcPr>
          <w:p w14:paraId="4FF84560" w14:textId="77777777" w:rsidR="00833753" w:rsidRPr="00F230E3" w:rsidRDefault="00833753" w:rsidP="006D6A93">
            <w:pPr>
              <w:jc w:val="center"/>
              <w:rPr>
                <w:rFonts w:ascii="Arial" w:hAnsi="Arial" w:cs="Arial"/>
                <w:b/>
                <w:sz w:val="22"/>
                <w:szCs w:val="22"/>
              </w:rPr>
            </w:pPr>
          </w:p>
        </w:tc>
      </w:tr>
      <w:tr w:rsidR="00833753" w:rsidRPr="00F230E3" w14:paraId="31CB0CF7" w14:textId="77777777" w:rsidTr="00803AA1">
        <w:tc>
          <w:tcPr>
            <w:tcW w:w="2610" w:type="dxa"/>
          </w:tcPr>
          <w:p w14:paraId="7AA7CFBB" w14:textId="77777777" w:rsidR="00833753" w:rsidRPr="00F230E3" w:rsidRDefault="00833753" w:rsidP="006D6A93">
            <w:pPr>
              <w:ind w:left="-115"/>
              <w:jc w:val="center"/>
              <w:rPr>
                <w:rFonts w:ascii="Arial" w:hAnsi="Arial" w:cs="Arial"/>
                <w:b/>
                <w:sz w:val="22"/>
                <w:szCs w:val="22"/>
              </w:rPr>
            </w:pPr>
            <w:permStart w:id="1407407548" w:edGrp="everyone"/>
            <w:permStart w:id="782920291" w:edGrp="everyone"/>
            <w:permStart w:id="342587990" w:edGrp="everyone"/>
            <w:permEnd w:id="821957130"/>
            <w:permEnd w:id="2114207917"/>
            <w:permEnd w:id="1950233225"/>
          </w:p>
        </w:tc>
        <w:tc>
          <w:tcPr>
            <w:tcW w:w="6030" w:type="dxa"/>
          </w:tcPr>
          <w:p w14:paraId="12D934CB" w14:textId="77777777" w:rsidR="00833753" w:rsidRPr="00F230E3" w:rsidRDefault="00833753" w:rsidP="006D6A93">
            <w:pPr>
              <w:jc w:val="center"/>
              <w:rPr>
                <w:rFonts w:ascii="Arial" w:hAnsi="Arial" w:cs="Arial"/>
                <w:b/>
                <w:sz w:val="22"/>
                <w:szCs w:val="22"/>
              </w:rPr>
            </w:pPr>
          </w:p>
        </w:tc>
      </w:tr>
      <w:tr w:rsidR="00833753" w:rsidRPr="00F230E3" w14:paraId="0876A657" w14:textId="77777777" w:rsidTr="00803AA1">
        <w:tc>
          <w:tcPr>
            <w:tcW w:w="2610" w:type="dxa"/>
          </w:tcPr>
          <w:p w14:paraId="0F4BD13A" w14:textId="77777777" w:rsidR="00833753" w:rsidRPr="00F230E3" w:rsidRDefault="00833753" w:rsidP="006D6A93">
            <w:pPr>
              <w:ind w:left="-115"/>
              <w:jc w:val="center"/>
              <w:rPr>
                <w:rFonts w:ascii="Arial" w:hAnsi="Arial" w:cs="Arial"/>
                <w:b/>
                <w:sz w:val="22"/>
                <w:szCs w:val="22"/>
              </w:rPr>
            </w:pPr>
            <w:permStart w:id="1526876887" w:edGrp="everyone"/>
            <w:permStart w:id="919807032" w:edGrp="everyone"/>
            <w:permStart w:id="397348104" w:edGrp="everyone"/>
            <w:permEnd w:id="1407407548"/>
            <w:permEnd w:id="782920291"/>
            <w:permEnd w:id="342587990"/>
          </w:p>
        </w:tc>
        <w:tc>
          <w:tcPr>
            <w:tcW w:w="6030" w:type="dxa"/>
          </w:tcPr>
          <w:p w14:paraId="6AA64A20" w14:textId="77777777" w:rsidR="00833753" w:rsidRPr="00F230E3" w:rsidRDefault="00833753" w:rsidP="006D6A93">
            <w:pPr>
              <w:jc w:val="center"/>
              <w:rPr>
                <w:rFonts w:ascii="Arial" w:hAnsi="Arial" w:cs="Arial"/>
                <w:b/>
                <w:sz w:val="22"/>
                <w:szCs w:val="22"/>
              </w:rPr>
            </w:pPr>
          </w:p>
        </w:tc>
      </w:tr>
      <w:tr w:rsidR="00833753" w:rsidRPr="00F230E3" w14:paraId="4C422AB6" w14:textId="77777777" w:rsidTr="00803AA1">
        <w:tc>
          <w:tcPr>
            <w:tcW w:w="2610" w:type="dxa"/>
          </w:tcPr>
          <w:p w14:paraId="10E0FEFA" w14:textId="77777777" w:rsidR="00833753" w:rsidRPr="00F230E3" w:rsidRDefault="00833753" w:rsidP="006D6A93">
            <w:pPr>
              <w:ind w:left="-115"/>
              <w:jc w:val="center"/>
              <w:rPr>
                <w:rFonts w:ascii="Arial" w:hAnsi="Arial" w:cs="Arial"/>
                <w:b/>
                <w:sz w:val="22"/>
                <w:szCs w:val="22"/>
              </w:rPr>
            </w:pPr>
            <w:permStart w:id="2133991789" w:edGrp="everyone"/>
            <w:permStart w:id="1997896508" w:edGrp="everyone"/>
            <w:permStart w:id="1101086468" w:edGrp="everyone"/>
            <w:permEnd w:id="1526876887"/>
            <w:permEnd w:id="919807032"/>
            <w:permEnd w:id="397348104"/>
          </w:p>
        </w:tc>
        <w:tc>
          <w:tcPr>
            <w:tcW w:w="6030" w:type="dxa"/>
          </w:tcPr>
          <w:p w14:paraId="22A26D27" w14:textId="77777777" w:rsidR="00833753" w:rsidRPr="00F230E3" w:rsidRDefault="00833753" w:rsidP="006D6A93">
            <w:pPr>
              <w:jc w:val="center"/>
              <w:rPr>
                <w:rFonts w:ascii="Arial" w:hAnsi="Arial" w:cs="Arial"/>
                <w:b/>
                <w:sz w:val="22"/>
                <w:szCs w:val="22"/>
              </w:rPr>
            </w:pPr>
          </w:p>
        </w:tc>
      </w:tr>
      <w:tr w:rsidR="00833753" w:rsidRPr="00F230E3" w14:paraId="7FB0A53A" w14:textId="77777777" w:rsidTr="00803AA1">
        <w:tc>
          <w:tcPr>
            <w:tcW w:w="2610" w:type="dxa"/>
          </w:tcPr>
          <w:p w14:paraId="369C5714" w14:textId="77777777" w:rsidR="00833753" w:rsidRPr="00F230E3" w:rsidRDefault="00833753" w:rsidP="006D6A93">
            <w:pPr>
              <w:ind w:left="-115"/>
              <w:jc w:val="center"/>
              <w:rPr>
                <w:rFonts w:ascii="Arial" w:hAnsi="Arial" w:cs="Arial"/>
                <w:b/>
                <w:sz w:val="22"/>
                <w:szCs w:val="22"/>
              </w:rPr>
            </w:pPr>
            <w:permStart w:id="1901606591" w:edGrp="everyone"/>
            <w:permStart w:id="1429213670" w:edGrp="everyone"/>
            <w:permStart w:id="859588643" w:edGrp="everyone"/>
            <w:permEnd w:id="2133991789"/>
            <w:permEnd w:id="1997896508"/>
            <w:permEnd w:id="1101086468"/>
          </w:p>
        </w:tc>
        <w:tc>
          <w:tcPr>
            <w:tcW w:w="6030" w:type="dxa"/>
          </w:tcPr>
          <w:p w14:paraId="26C571EF" w14:textId="77777777" w:rsidR="00833753" w:rsidRPr="00F230E3" w:rsidRDefault="00833753" w:rsidP="006D6A93">
            <w:pPr>
              <w:jc w:val="center"/>
              <w:rPr>
                <w:rFonts w:ascii="Arial" w:hAnsi="Arial" w:cs="Arial"/>
                <w:b/>
                <w:sz w:val="22"/>
                <w:szCs w:val="22"/>
              </w:rPr>
            </w:pPr>
          </w:p>
        </w:tc>
      </w:tr>
      <w:tr w:rsidR="00833753" w:rsidRPr="00F230E3" w14:paraId="1F5DD630" w14:textId="77777777" w:rsidTr="00803AA1">
        <w:tc>
          <w:tcPr>
            <w:tcW w:w="2610" w:type="dxa"/>
          </w:tcPr>
          <w:p w14:paraId="36360269" w14:textId="77777777" w:rsidR="00833753" w:rsidRPr="00F230E3" w:rsidRDefault="00833753" w:rsidP="006D6A93">
            <w:pPr>
              <w:ind w:left="-115"/>
              <w:jc w:val="center"/>
              <w:rPr>
                <w:rFonts w:ascii="Arial" w:hAnsi="Arial" w:cs="Arial"/>
                <w:b/>
                <w:sz w:val="22"/>
                <w:szCs w:val="22"/>
              </w:rPr>
            </w:pPr>
            <w:permStart w:id="2052025837" w:edGrp="everyone"/>
            <w:permStart w:id="234949152" w:edGrp="everyone"/>
            <w:permStart w:id="1591834547" w:edGrp="everyone"/>
            <w:permEnd w:id="1901606591"/>
            <w:permEnd w:id="1429213670"/>
            <w:permEnd w:id="859588643"/>
          </w:p>
        </w:tc>
        <w:tc>
          <w:tcPr>
            <w:tcW w:w="6030" w:type="dxa"/>
          </w:tcPr>
          <w:p w14:paraId="510747E4" w14:textId="77777777" w:rsidR="00833753" w:rsidRPr="00F230E3" w:rsidRDefault="00833753" w:rsidP="006D6A93">
            <w:pPr>
              <w:jc w:val="center"/>
              <w:rPr>
                <w:rFonts w:ascii="Arial" w:hAnsi="Arial" w:cs="Arial"/>
                <w:b/>
                <w:sz w:val="22"/>
                <w:szCs w:val="22"/>
              </w:rPr>
            </w:pPr>
          </w:p>
        </w:tc>
      </w:tr>
      <w:permEnd w:id="2052025837"/>
      <w:permEnd w:id="234949152"/>
      <w:permEnd w:id="1591834547"/>
    </w:tbl>
    <w:p w14:paraId="62715694" w14:textId="77777777" w:rsidR="004A3A88" w:rsidRPr="00F230E3" w:rsidRDefault="004A3A88" w:rsidP="004A3A88">
      <w:pPr>
        <w:pStyle w:val="BodyText"/>
        <w:rPr>
          <w:rFonts w:ascii="Arial" w:hAnsi="Arial" w:cs="Arial"/>
          <w:sz w:val="22"/>
          <w:szCs w:val="22"/>
        </w:rPr>
      </w:pPr>
    </w:p>
    <w:p w14:paraId="62715695" w14:textId="77777777" w:rsidR="004441F0" w:rsidRPr="00F230E3" w:rsidRDefault="004441F0" w:rsidP="004A3A88">
      <w:pPr>
        <w:pStyle w:val="BodyText"/>
        <w:rPr>
          <w:rFonts w:ascii="Arial" w:hAnsi="Arial" w:cs="Arial"/>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10"/>
        <w:gridCol w:w="6030"/>
      </w:tblGrid>
      <w:tr w:rsidR="004441F0" w:rsidRPr="00F230E3" w14:paraId="62715698" w14:textId="77777777" w:rsidTr="00BD4B77">
        <w:trPr>
          <w:tblHeader/>
        </w:trPr>
        <w:tc>
          <w:tcPr>
            <w:tcW w:w="2610" w:type="dxa"/>
            <w:shd w:val="clear" w:color="auto" w:fill="auto"/>
          </w:tcPr>
          <w:p w14:paraId="62715696" w14:textId="77777777" w:rsidR="004441F0" w:rsidRPr="00F230E3" w:rsidRDefault="004441F0" w:rsidP="00E85EE7">
            <w:pPr>
              <w:ind w:left="-115"/>
              <w:jc w:val="center"/>
              <w:rPr>
                <w:rFonts w:ascii="Arial" w:hAnsi="Arial" w:cs="Arial"/>
                <w:b/>
                <w:sz w:val="22"/>
                <w:szCs w:val="22"/>
              </w:rPr>
            </w:pPr>
            <w:r w:rsidRPr="00F230E3">
              <w:rPr>
                <w:rFonts w:ascii="Arial" w:hAnsi="Arial" w:cs="Arial"/>
                <w:sz w:val="22"/>
                <w:szCs w:val="22"/>
              </w:rPr>
              <w:tab/>
            </w:r>
            <w:r w:rsidRPr="00F230E3">
              <w:rPr>
                <w:rFonts w:ascii="Arial" w:hAnsi="Arial" w:cs="Arial"/>
                <w:b/>
                <w:sz w:val="22"/>
                <w:szCs w:val="22"/>
              </w:rPr>
              <w:t>Acronym</w:t>
            </w:r>
          </w:p>
        </w:tc>
        <w:tc>
          <w:tcPr>
            <w:tcW w:w="6030" w:type="dxa"/>
            <w:shd w:val="clear" w:color="auto" w:fill="auto"/>
          </w:tcPr>
          <w:p w14:paraId="62715697" w14:textId="77777777" w:rsidR="004441F0" w:rsidRPr="00F230E3" w:rsidRDefault="004441F0" w:rsidP="00E85EE7">
            <w:pPr>
              <w:jc w:val="center"/>
              <w:rPr>
                <w:rFonts w:ascii="Arial" w:hAnsi="Arial" w:cs="Arial"/>
                <w:b/>
                <w:sz w:val="22"/>
                <w:szCs w:val="22"/>
              </w:rPr>
            </w:pPr>
            <w:r w:rsidRPr="00F230E3">
              <w:rPr>
                <w:rFonts w:ascii="Arial" w:hAnsi="Arial" w:cs="Arial"/>
                <w:b/>
                <w:sz w:val="22"/>
                <w:szCs w:val="22"/>
              </w:rPr>
              <w:t>Meaning</w:t>
            </w:r>
          </w:p>
        </w:tc>
      </w:tr>
      <w:tr w:rsidR="004441F0" w:rsidRPr="00F230E3" w14:paraId="6271569B" w14:textId="77777777" w:rsidTr="00E85EE7">
        <w:tc>
          <w:tcPr>
            <w:tcW w:w="2610" w:type="dxa"/>
          </w:tcPr>
          <w:p w14:paraId="62715699" w14:textId="73DFAD68" w:rsidR="004441F0" w:rsidRPr="00F230E3" w:rsidRDefault="00B65EAB" w:rsidP="00E85EE7">
            <w:pPr>
              <w:ind w:left="-115"/>
              <w:jc w:val="center"/>
              <w:rPr>
                <w:rFonts w:ascii="Arial" w:hAnsi="Arial" w:cs="Arial"/>
                <w:b/>
                <w:sz w:val="22"/>
                <w:szCs w:val="22"/>
              </w:rPr>
            </w:pPr>
            <w:permStart w:id="1237086524" w:edGrp="everyone"/>
            <w:permStart w:id="953550458" w:edGrp="everyone"/>
            <w:r>
              <w:rPr>
                <w:rFonts w:ascii="Arial" w:hAnsi="Arial" w:cs="Arial"/>
                <w:b/>
                <w:sz w:val="22"/>
                <w:szCs w:val="22"/>
              </w:rPr>
              <w:t>PPQA</w:t>
            </w:r>
          </w:p>
        </w:tc>
        <w:tc>
          <w:tcPr>
            <w:tcW w:w="6030" w:type="dxa"/>
          </w:tcPr>
          <w:p w14:paraId="6271569A" w14:textId="77777777" w:rsidR="004441F0" w:rsidRPr="00F230E3" w:rsidRDefault="004441F0" w:rsidP="00E85EE7">
            <w:pPr>
              <w:jc w:val="center"/>
              <w:rPr>
                <w:rFonts w:ascii="Arial" w:hAnsi="Arial" w:cs="Arial"/>
                <w:b/>
                <w:sz w:val="22"/>
                <w:szCs w:val="22"/>
              </w:rPr>
            </w:pPr>
          </w:p>
        </w:tc>
      </w:tr>
      <w:tr w:rsidR="004441F0" w:rsidRPr="00F230E3" w14:paraId="6271569E" w14:textId="77777777" w:rsidTr="00E85EE7">
        <w:tc>
          <w:tcPr>
            <w:tcW w:w="2610" w:type="dxa"/>
          </w:tcPr>
          <w:p w14:paraId="6271569C" w14:textId="53F128C4" w:rsidR="004441F0" w:rsidRPr="00F230E3" w:rsidRDefault="00B65EAB" w:rsidP="00E85EE7">
            <w:pPr>
              <w:ind w:left="-115"/>
              <w:jc w:val="center"/>
              <w:rPr>
                <w:rFonts w:ascii="Arial" w:hAnsi="Arial" w:cs="Arial"/>
                <w:b/>
                <w:sz w:val="22"/>
                <w:szCs w:val="22"/>
              </w:rPr>
            </w:pPr>
            <w:permStart w:id="1393760749" w:edGrp="everyone"/>
            <w:permStart w:id="645158865" w:edGrp="everyone"/>
            <w:permEnd w:id="1237086524"/>
            <w:permEnd w:id="953550458"/>
            <w:r>
              <w:rPr>
                <w:rFonts w:ascii="Arial" w:hAnsi="Arial" w:cs="Arial"/>
                <w:b/>
                <w:sz w:val="22"/>
                <w:szCs w:val="22"/>
              </w:rPr>
              <w:t>CMMI</w:t>
            </w:r>
          </w:p>
        </w:tc>
        <w:tc>
          <w:tcPr>
            <w:tcW w:w="6030" w:type="dxa"/>
          </w:tcPr>
          <w:p w14:paraId="6271569D" w14:textId="77777777" w:rsidR="004441F0" w:rsidRPr="00F230E3" w:rsidRDefault="004441F0" w:rsidP="00E85EE7">
            <w:pPr>
              <w:jc w:val="center"/>
              <w:rPr>
                <w:rFonts w:ascii="Arial" w:hAnsi="Arial" w:cs="Arial"/>
                <w:b/>
                <w:sz w:val="22"/>
                <w:szCs w:val="22"/>
              </w:rPr>
            </w:pPr>
          </w:p>
        </w:tc>
      </w:tr>
      <w:tr w:rsidR="00833753" w:rsidRPr="00F230E3" w14:paraId="286CB6CB" w14:textId="77777777" w:rsidTr="00E85EE7">
        <w:tc>
          <w:tcPr>
            <w:tcW w:w="2610" w:type="dxa"/>
          </w:tcPr>
          <w:p w14:paraId="0E7CBE74" w14:textId="4D994827" w:rsidR="00833753" w:rsidRPr="00F230E3" w:rsidRDefault="00D41B89" w:rsidP="00E85EE7">
            <w:pPr>
              <w:ind w:left="-115"/>
              <w:jc w:val="center"/>
              <w:rPr>
                <w:rFonts w:ascii="Arial" w:hAnsi="Arial" w:cs="Arial"/>
                <w:b/>
                <w:sz w:val="22"/>
                <w:szCs w:val="22"/>
              </w:rPr>
            </w:pPr>
            <w:permStart w:id="768765356" w:edGrp="everyone"/>
            <w:permStart w:id="1106183025" w:edGrp="everyone"/>
            <w:permStart w:id="719069149" w:edGrp="everyone"/>
            <w:permEnd w:id="1393760749"/>
            <w:permEnd w:id="645158865"/>
            <w:r>
              <w:rPr>
                <w:rFonts w:ascii="Arial" w:hAnsi="Arial" w:cs="Arial"/>
                <w:b/>
                <w:sz w:val="22"/>
                <w:szCs w:val="22"/>
              </w:rPr>
              <w:t>RFP</w:t>
            </w:r>
          </w:p>
        </w:tc>
        <w:tc>
          <w:tcPr>
            <w:tcW w:w="6030" w:type="dxa"/>
          </w:tcPr>
          <w:p w14:paraId="62A3291A" w14:textId="51620CEF" w:rsidR="00833753" w:rsidRPr="00F230E3" w:rsidRDefault="00D41B89" w:rsidP="00E85EE7">
            <w:pPr>
              <w:jc w:val="center"/>
              <w:rPr>
                <w:rFonts w:ascii="Arial" w:hAnsi="Arial" w:cs="Arial"/>
                <w:b/>
                <w:sz w:val="22"/>
                <w:szCs w:val="22"/>
              </w:rPr>
            </w:pPr>
            <w:r>
              <w:rPr>
                <w:rFonts w:ascii="Arial" w:hAnsi="Arial" w:cs="Arial"/>
                <w:b/>
                <w:sz w:val="22"/>
                <w:szCs w:val="22"/>
              </w:rPr>
              <w:t>Request for Proposal</w:t>
            </w:r>
          </w:p>
        </w:tc>
      </w:tr>
      <w:tr w:rsidR="00833753" w:rsidRPr="00F230E3" w14:paraId="70661B56" w14:textId="77777777" w:rsidTr="00E85EE7">
        <w:tc>
          <w:tcPr>
            <w:tcW w:w="2610" w:type="dxa"/>
          </w:tcPr>
          <w:p w14:paraId="5A0E0619" w14:textId="77777777" w:rsidR="00833753" w:rsidRPr="00F230E3" w:rsidRDefault="00833753" w:rsidP="00E85EE7">
            <w:pPr>
              <w:ind w:left="-115"/>
              <w:jc w:val="center"/>
              <w:rPr>
                <w:rFonts w:ascii="Arial" w:hAnsi="Arial" w:cs="Arial"/>
                <w:b/>
                <w:sz w:val="22"/>
                <w:szCs w:val="22"/>
              </w:rPr>
            </w:pPr>
            <w:permStart w:id="236853299" w:edGrp="everyone"/>
            <w:permStart w:id="995574619" w:edGrp="everyone"/>
            <w:permStart w:id="955923174" w:edGrp="everyone"/>
            <w:permEnd w:id="768765356"/>
            <w:permEnd w:id="1106183025"/>
            <w:permEnd w:id="719069149"/>
          </w:p>
        </w:tc>
        <w:tc>
          <w:tcPr>
            <w:tcW w:w="6030" w:type="dxa"/>
          </w:tcPr>
          <w:p w14:paraId="670CC81E" w14:textId="77777777" w:rsidR="00833753" w:rsidRPr="00F230E3" w:rsidRDefault="00833753" w:rsidP="00E85EE7">
            <w:pPr>
              <w:jc w:val="center"/>
              <w:rPr>
                <w:rFonts w:ascii="Arial" w:hAnsi="Arial" w:cs="Arial"/>
                <w:b/>
                <w:sz w:val="22"/>
                <w:szCs w:val="22"/>
              </w:rPr>
            </w:pPr>
          </w:p>
        </w:tc>
      </w:tr>
      <w:tr w:rsidR="00833753" w:rsidRPr="00F230E3" w14:paraId="71AAB39A" w14:textId="77777777" w:rsidTr="00E85EE7">
        <w:tc>
          <w:tcPr>
            <w:tcW w:w="2610" w:type="dxa"/>
          </w:tcPr>
          <w:p w14:paraId="0AA3909F" w14:textId="77777777" w:rsidR="00833753" w:rsidRPr="00F230E3" w:rsidRDefault="00833753" w:rsidP="00E85EE7">
            <w:pPr>
              <w:ind w:left="-115"/>
              <w:jc w:val="center"/>
              <w:rPr>
                <w:rFonts w:ascii="Arial" w:hAnsi="Arial" w:cs="Arial"/>
                <w:b/>
                <w:sz w:val="22"/>
                <w:szCs w:val="22"/>
              </w:rPr>
            </w:pPr>
            <w:permStart w:id="581516472" w:edGrp="everyone"/>
            <w:permStart w:id="1366911708" w:edGrp="everyone"/>
            <w:permStart w:id="1241670510" w:edGrp="everyone"/>
            <w:permEnd w:id="236853299"/>
            <w:permEnd w:id="995574619"/>
            <w:permEnd w:id="955923174"/>
          </w:p>
        </w:tc>
        <w:tc>
          <w:tcPr>
            <w:tcW w:w="6030" w:type="dxa"/>
          </w:tcPr>
          <w:p w14:paraId="3FEFE82C" w14:textId="77777777" w:rsidR="00833753" w:rsidRPr="00F230E3" w:rsidRDefault="00833753" w:rsidP="00E85EE7">
            <w:pPr>
              <w:jc w:val="center"/>
              <w:rPr>
                <w:rFonts w:ascii="Arial" w:hAnsi="Arial" w:cs="Arial"/>
                <w:b/>
                <w:sz w:val="22"/>
                <w:szCs w:val="22"/>
              </w:rPr>
            </w:pPr>
          </w:p>
        </w:tc>
      </w:tr>
      <w:tr w:rsidR="00833753" w:rsidRPr="00F230E3" w14:paraId="1A004E72" w14:textId="77777777" w:rsidTr="00E85EE7">
        <w:tc>
          <w:tcPr>
            <w:tcW w:w="2610" w:type="dxa"/>
          </w:tcPr>
          <w:p w14:paraId="6D4CBE5A" w14:textId="77777777" w:rsidR="00833753" w:rsidRPr="00F230E3" w:rsidRDefault="00833753" w:rsidP="00E85EE7">
            <w:pPr>
              <w:ind w:left="-115"/>
              <w:jc w:val="center"/>
              <w:rPr>
                <w:rFonts w:ascii="Arial" w:hAnsi="Arial" w:cs="Arial"/>
                <w:b/>
                <w:sz w:val="22"/>
                <w:szCs w:val="22"/>
              </w:rPr>
            </w:pPr>
            <w:permStart w:id="926423245" w:edGrp="everyone"/>
            <w:permStart w:id="1342775272" w:edGrp="everyone"/>
            <w:permStart w:id="1727995678" w:edGrp="everyone"/>
            <w:permEnd w:id="581516472"/>
            <w:permEnd w:id="1366911708"/>
            <w:permEnd w:id="1241670510"/>
          </w:p>
        </w:tc>
        <w:tc>
          <w:tcPr>
            <w:tcW w:w="6030" w:type="dxa"/>
          </w:tcPr>
          <w:p w14:paraId="342F69F3" w14:textId="77777777" w:rsidR="00833753" w:rsidRPr="00F230E3" w:rsidRDefault="00833753" w:rsidP="00E85EE7">
            <w:pPr>
              <w:jc w:val="center"/>
              <w:rPr>
                <w:rFonts w:ascii="Arial" w:hAnsi="Arial" w:cs="Arial"/>
                <w:b/>
                <w:sz w:val="22"/>
                <w:szCs w:val="22"/>
              </w:rPr>
            </w:pPr>
          </w:p>
        </w:tc>
      </w:tr>
      <w:tr w:rsidR="00833753" w:rsidRPr="00F230E3" w14:paraId="7499CDFF" w14:textId="77777777" w:rsidTr="00E85EE7">
        <w:tc>
          <w:tcPr>
            <w:tcW w:w="2610" w:type="dxa"/>
          </w:tcPr>
          <w:p w14:paraId="1959E021" w14:textId="77777777" w:rsidR="00833753" w:rsidRPr="00F230E3" w:rsidRDefault="00833753" w:rsidP="00E85EE7">
            <w:pPr>
              <w:ind w:left="-115"/>
              <w:jc w:val="center"/>
              <w:rPr>
                <w:rFonts w:ascii="Arial" w:hAnsi="Arial" w:cs="Arial"/>
                <w:b/>
                <w:sz w:val="22"/>
                <w:szCs w:val="22"/>
              </w:rPr>
            </w:pPr>
            <w:permStart w:id="603212672" w:edGrp="everyone"/>
            <w:permStart w:id="2140144119" w:edGrp="everyone"/>
            <w:permStart w:id="2079263710" w:edGrp="everyone"/>
            <w:permEnd w:id="926423245"/>
            <w:permEnd w:id="1342775272"/>
            <w:permEnd w:id="1727995678"/>
          </w:p>
        </w:tc>
        <w:tc>
          <w:tcPr>
            <w:tcW w:w="6030" w:type="dxa"/>
          </w:tcPr>
          <w:p w14:paraId="27F81DBE" w14:textId="77777777" w:rsidR="00833753" w:rsidRPr="00F230E3" w:rsidRDefault="00833753" w:rsidP="00E85EE7">
            <w:pPr>
              <w:jc w:val="center"/>
              <w:rPr>
                <w:rFonts w:ascii="Arial" w:hAnsi="Arial" w:cs="Arial"/>
                <w:b/>
                <w:sz w:val="22"/>
                <w:szCs w:val="22"/>
              </w:rPr>
            </w:pPr>
          </w:p>
        </w:tc>
      </w:tr>
      <w:tr w:rsidR="00833753" w:rsidRPr="00F230E3" w14:paraId="5F37E13D" w14:textId="77777777" w:rsidTr="00E85EE7">
        <w:tc>
          <w:tcPr>
            <w:tcW w:w="2610" w:type="dxa"/>
          </w:tcPr>
          <w:p w14:paraId="4237E24A" w14:textId="77777777" w:rsidR="00833753" w:rsidRPr="00F230E3" w:rsidRDefault="00833753" w:rsidP="00E85EE7">
            <w:pPr>
              <w:ind w:left="-115"/>
              <w:jc w:val="center"/>
              <w:rPr>
                <w:rFonts w:ascii="Arial" w:hAnsi="Arial" w:cs="Arial"/>
                <w:b/>
                <w:sz w:val="22"/>
                <w:szCs w:val="22"/>
              </w:rPr>
            </w:pPr>
            <w:permStart w:id="445742535" w:edGrp="everyone"/>
            <w:permStart w:id="1528394905" w:edGrp="everyone"/>
            <w:permStart w:id="1000673288" w:edGrp="everyone"/>
            <w:permEnd w:id="603212672"/>
            <w:permEnd w:id="2140144119"/>
            <w:permEnd w:id="2079263710"/>
          </w:p>
        </w:tc>
        <w:tc>
          <w:tcPr>
            <w:tcW w:w="6030" w:type="dxa"/>
          </w:tcPr>
          <w:p w14:paraId="74F11176" w14:textId="77777777" w:rsidR="00833753" w:rsidRPr="00F230E3" w:rsidRDefault="00833753" w:rsidP="00E85EE7">
            <w:pPr>
              <w:jc w:val="center"/>
              <w:rPr>
                <w:rFonts w:ascii="Arial" w:hAnsi="Arial" w:cs="Arial"/>
                <w:b/>
                <w:sz w:val="22"/>
                <w:szCs w:val="22"/>
              </w:rPr>
            </w:pPr>
          </w:p>
        </w:tc>
      </w:tr>
      <w:permEnd w:id="445742535"/>
      <w:permEnd w:id="1528394905"/>
      <w:permEnd w:id="1000673288"/>
    </w:tbl>
    <w:p w14:paraId="6271569F" w14:textId="77777777" w:rsidR="004441F0" w:rsidRPr="00F230E3" w:rsidRDefault="004441F0" w:rsidP="004A3A88">
      <w:pPr>
        <w:pStyle w:val="BodyText"/>
        <w:rPr>
          <w:rFonts w:ascii="Arial" w:hAnsi="Arial" w:cs="Arial"/>
          <w:sz w:val="22"/>
          <w:szCs w:val="22"/>
        </w:rPr>
      </w:pPr>
    </w:p>
    <w:p w14:paraId="627156A0" w14:textId="77777777" w:rsidR="006F4B46" w:rsidRPr="00F230E3" w:rsidRDefault="006F4B46">
      <w:pPr>
        <w:pStyle w:val="Heading1"/>
        <w:numPr>
          <w:ilvl w:val="0"/>
          <w:numId w:val="0"/>
        </w:numPr>
        <w:rPr>
          <w:rFonts w:ascii="Arial" w:hAnsi="Arial" w:cs="Arial"/>
          <w:sz w:val="22"/>
          <w:szCs w:val="22"/>
        </w:rPr>
      </w:pPr>
      <w:bookmarkStart w:id="155" w:name="_Toc204759197"/>
      <w:bookmarkStart w:id="156" w:name="_Toc22728274"/>
      <w:r w:rsidRPr="00F230E3">
        <w:rPr>
          <w:rFonts w:ascii="Arial" w:hAnsi="Arial" w:cs="Arial"/>
          <w:sz w:val="22"/>
          <w:szCs w:val="22"/>
        </w:rPr>
        <w:t>Appendices</w:t>
      </w:r>
      <w:bookmarkEnd w:id="155"/>
      <w:bookmarkEnd w:id="156"/>
    </w:p>
    <w:p w14:paraId="627156A1" w14:textId="77777777" w:rsidR="004441F0" w:rsidRPr="00F230E3" w:rsidRDefault="004441F0">
      <w:pPr>
        <w:pStyle w:val="BodyText"/>
        <w:rPr>
          <w:rFonts w:ascii="Arial" w:hAnsi="Arial" w:cs="Arial"/>
          <w:sz w:val="22"/>
          <w:szCs w:val="22"/>
        </w:rPr>
      </w:pPr>
    </w:p>
    <w:p w14:paraId="627156A3" w14:textId="77777777" w:rsidR="006F4B46" w:rsidRPr="00F230E3" w:rsidRDefault="006F4B46">
      <w:pPr>
        <w:rPr>
          <w:rFonts w:ascii="Arial" w:hAnsi="Arial" w:cs="Arial"/>
          <w:sz w:val="22"/>
          <w:szCs w:val="22"/>
        </w:rPr>
      </w:pPr>
      <w:permStart w:id="1554742135" w:edGrp="everyone"/>
      <w:permEnd w:id="1554742135"/>
    </w:p>
    <w:tbl>
      <w:tblPr>
        <w:tblW w:w="0" w:type="auto"/>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350"/>
        <w:gridCol w:w="3690"/>
        <w:gridCol w:w="3870"/>
      </w:tblGrid>
      <w:tr w:rsidR="006F4B46" w:rsidRPr="00F230E3" w14:paraId="627156A7" w14:textId="77777777" w:rsidTr="00BD4B77">
        <w:trPr>
          <w:trHeight w:val="70"/>
          <w:tblHeader/>
        </w:trPr>
        <w:tc>
          <w:tcPr>
            <w:tcW w:w="1350" w:type="dxa"/>
            <w:shd w:val="clear" w:color="auto" w:fill="auto"/>
          </w:tcPr>
          <w:p w14:paraId="627156A4" w14:textId="77777777" w:rsidR="006F4B46" w:rsidRPr="00F230E3" w:rsidRDefault="006F4B46">
            <w:pPr>
              <w:keepNext/>
              <w:jc w:val="center"/>
              <w:rPr>
                <w:rFonts w:ascii="Arial" w:hAnsi="Arial" w:cs="Arial"/>
                <w:b/>
                <w:sz w:val="22"/>
                <w:szCs w:val="22"/>
              </w:rPr>
            </w:pPr>
            <w:r w:rsidRPr="00F230E3">
              <w:rPr>
                <w:rFonts w:ascii="Arial" w:hAnsi="Arial" w:cs="Arial"/>
                <w:b/>
                <w:sz w:val="22"/>
                <w:szCs w:val="22"/>
              </w:rPr>
              <w:t>Appendix</w:t>
            </w:r>
          </w:p>
        </w:tc>
        <w:tc>
          <w:tcPr>
            <w:tcW w:w="3690" w:type="dxa"/>
            <w:shd w:val="clear" w:color="auto" w:fill="auto"/>
          </w:tcPr>
          <w:p w14:paraId="627156A5" w14:textId="77777777" w:rsidR="006F4B46" w:rsidRPr="00F230E3" w:rsidRDefault="006F4B46">
            <w:pPr>
              <w:keepNext/>
              <w:rPr>
                <w:rFonts w:ascii="Arial" w:hAnsi="Arial" w:cs="Arial"/>
                <w:b/>
                <w:sz w:val="22"/>
                <w:szCs w:val="22"/>
              </w:rPr>
            </w:pPr>
            <w:r w:rsidRPr="00F230E3">
              <w:rPr>
                <w:rFonts w:ascii="Arial" w:hAnsi="Arial" w:cs="Arial"/>
                <w:b/>
                <w:sz w:val="22"/>
                <w:szCs w:val="22"/>
              </w:rPr>
              <w:t>Title</w:t>
            </w:r>
          </w:p>
        </w:tc>
        <w:tc>
          <w:tcPr>
            <w:tcW w:w="3870" w:type="dxa"/>
            <w:shd w:val="clear" w:color="auto" w:fill="auto"/>
          </w:tcPr>
          <w:p w14:paraId="627156A6" w14:textId="77777777" w:rsidR="006F4B46" w:rsidRPr="00F230E3" w:rsidRDefault="006F4B46">
            <w:pPr>
              <w:keepNext/>
              <w:rPr>
                <w:rFonts w:ascii="Arial" w:hAnsi="Arial" w:cs="Arial"/>
                <w:b/>
                <w:sz w:val="22"/>
                <w:szCs w:val="22"/>
              </w:rPr>
            </w:pPr>
            <w:r w:rsidRPr="00F230E3">
              <w:rPr>
                <w:rFonts w:ascii="Arial" w:hAnsi="Arial" w:cs="Arial"/>
                <w:b/>
                <w:sz w:val="22"/>
                <w:szCs w:val="22"/>
              </w:rPr>
              <w:t>Location or Link</w:t>
            </w:r>
          </w:p>
        </w:tc>
      </w:tr>
      <w:tr w:rsidR="00E73EB3" w:rsidRPr="00F230E3" w14:paraId="627156AB" w14:textId="77777777">
        <w:tc>
          <w:tcPr>
            <w:tcW w:w="1350" w:type="dxa"/>
          </w:tcPr>
          <w:p w14:paraId="627156A8" w14:textId="77777777" w:rsidR="00E73EB3" w:rsidRPr="00F230E3" w:rsidRDefault="00E73EB3">
            <w:pPr>
              <w:keepNext/>
              <w:jc w:val="center"/>
              <w:rPr>
                <w:rFonts w:ascii="Arial" w:hAnsi="Arial" w:cs="Arial"/>
                <w:sz w:val="22"/>
                <w:szCs w:val="22"/>
              </w:rPr>
            </w:pPr>
            <w:r w:rsidRPr="00F230E3">
              <w:rPr>
                <w:rFonts w:ascii="Arial" w:hAnsi="Arial" w:cs="Arial"/>
                <w:sz w:val="22"/>
                <w:szCs w:val="22"/>
              </w:rPr>
              <w:t>A</w:t>
            </w:r>
          </w:p>
        </w:tc>
        <w:tc>
          <w:tcPr>
            <w:tcW w:w="3690" w:type="dxa"/>
          </w:tcPr>
          <w:p w14:paraId="627156A9" w14:textId="77777777" w:rsidR="00E73EB3" w:rsidRPr="00F230E3" w:rsidRDefault="00E73EB3" w:rsidP="00A43320">
            <w:pPr>
              <w:pStyle w:val="BodyText"/>
              <w:rPr>
                <w:rFonts w:ascii="Arial" w:hAnsi="Arial" w:cs="Arial"/>
                <w:i w:val="0"/>
                <w:color w:val="000000"/>
                <w:sz w:val="22"/>
                <w:szCs w:val="22"/>
              </w:rPr>
            </w:pPr>
            <w:r w:rsidRPr="00F230E3">
              <w:rPr>
                <w:rFonts w:ascii="Arial" w:hAnsi="Arial" w:cs="Arial"/>
                <w:i w:val="0"/>
                <w:color w:val="000000"/>
                <w:sz w:val="22"/>
                <w:szCs w:val="22"/>
              </w:rPr>
              <w:t>Activities in Scope of this SOW - Application Development Waterfall</w:t>
            </w:r>
          </w:p>
        </w:tc>
        <w:tc>
          <w:tcPr>
            <w:tcW w:w="3870" w:type="dxa"/>
          </w:tcPr>
          <w:p w14:paraId="627156AA" w14:textId="77777777" w:rsidR="00E73EB3" w:rsidRPr="00F230E3" w:rsidRDefault="00E73EB3" w:rsidP="00E73EB3">
            <w:pPr>
              <w:keepNext/>
              <w:rPr>
                <w:rFonts w:ascii="Arial" w:hAnsi="Arial" w:cs="Arial"/>
                <w:sz w:val="22"/>
                <w:szCs w:val="22"/>
              </w:rPr>
            </w:pPr>
            <w:r w:rsidRPr="00F230E3">
              <w:rPr>
                <w:rFonts w:ascii="Arial" w:hAnsi="Arial" w:cs="Arial"/>
                <w:sz w:val="22"/>
                <w:szCs w:val="22"/>
              </w:rPr>
              <w:t>Below</w:t>
            </w:r>
          </w:p>
        </w:tc>
      </w:tr>
      <w:tr w:rsidR="00E73EB3" w:rsidRPr="00F230E3" w14:paraId="627156AF" w14:textId="77777777">
        <w:tc>
          <w:tcPr>
            <w:tcW w:w="1350" w:type="dxa"/>
          </w:tcPr>
          <w:p w14:paraId="627156AC" w14:textId="77777777" w:rsidR="00E73EB3" w:rsidRPr="00F230E3" w:rsidRDefault="00F230E3" w:rsidP="00F230E3">
            <w:pPr>
              <w:keepNext/>
              <w:jc w:val="center"/>
              <w:rPr>
                <w:rFonts w:ascii="Arial" w:hAnsi="Arial" w:cs="Arial"/>
                <w:sz w:val="22"/>
                <w:szCs w:val="22"/>
              </w:rPr>
            </w:pPr>
            <w:r w:rsidRPr="00F230E3">
              <w:rPr>
                <w:rFonts w:ascii="Arial" w:hAnsi="Arial" w:cs="Arial"/>
                <w:sz w:val="22"/>
                <w:szCs w:val="22"/>
              </w:rPr>
              <w:t>B</w:t>
            </w:r>
          </w:p>
        </w:tc>
        <w:tc>
          <w:tcPr>
            <w:tcW w:w="3690" w:type="dxa"/>
          </w:tcPr>
          <w:p w14:paraId="627156AD" w14:textId="77777777" w:rsidR="00E73EB3" w:rsidRPr="00F230E3" w:rsidRDefault="00E73EB3" w:rsidP="00E73EB3">
            <w:pPr>
              <w:pStyle w:val="BodyText"/>
              <w:rPr>
                <w:rFonts w:ascii="Arial" w:hAnsi="Arial" w:cs="Arial"/>
                <w:i w:val="0"/>
                <w:color w:val="000000"/>
                <w:sz w:val="22"/>
                <w:szCs w:val="22"/>
              </w:rPr>
            </w:pPr>
            <w:r w:rsidRPr="00F230E3">
              <w:rPr>
                <w:rFonts w:ascii="Arial" w:hAnsi="Arial" w:cs="Arial"/>
                <w:i w:val="0"/>
                <w:color w:val="000000"/>
                <w:sz w:val="22"/>
                <w:szCs w:val="22"/>
              </w:rPr>
              <w:t>Activities in Scope of this SOW -Infrastructure Hardware Services</w:t>
            </w:r>
          </w:p>
        </w:tc>
        <w:tc>
          <w:tcPr>
            <w:tcW w:w="3870" w:type="dxa"/>
          </w:tcPr>
          <w:p w14:paraId="627156AE" w14:textId="77777777" w:rsidR="00E73EB3" w:rsidRPr="00F230E3" w:rsidRDefault="00E73EB3" w:rsidP="000F7941">
            <w:pPr>
              <w:keepNext/>
              <w:rPr>
                <w:rFonts w:ascii="Arial" w:hAnsi="Arial" w:cs="Arial"/>
                <w:sz w:val="22"/>
                <w:szCs w:val="22"/>
              </w:rPr>
            </w:pPr>
            <w:r w:rsidRPr="00F230E3">
              <w:rPr>
                <w:rFonts w:ascii="Arial" w:hAnsi="Arial" w:cs="Arial"/>
                <w:sz w:val="22"/>
                <w:szCs w:val="22"/>
              </w:rPr>
              <w:t>Below</w:t>
            </w:r>
          </w:p>
        </w:tc>
      </w:tr>
      <w:tr w:rsidR="00E73EB3" w:rsidRPr="00F230E3" w14:paraId="627156B3" w14:textId="77777777">
        <w:tc>
          <w:tcPr>
            <w:tcW w:w="1350" w:type="dxa"/>
          </w:tcPr>
          <w:p w14:paraId="627156B0" w14:textId="77777777" w:rsidR="00E73EB3" w:rsidRPr="00F230E3" w:rsidRDefault="00F230E3" w:rsidP="00F230E3">
            <w:pPr>
              <w:keepNext/>
              <w:jc w:val="center"/>
              <w:rPr>
                <w:rFonts w:ascii="Arial" w:hAnsi="Arial" w:cs="Arial"/>
                <w:sz w:val="22"/>
                <w:szCs w:val="22"/>
              </w:rPr>
            </w:pPr>
            <w:r w:rsidRPr="00F230E3">
              <w:rPr>
                <w:rFonts w:ascii="Arial" w:hAnsi="Arial" w:cs="Arial"/>
                <w:sz w:val="22"/>
                <w:szCs w:val="22"/>
              </w:rPr>
              <w:t>C</w:t>
            </w:r>
          </w:p>
        </w:tc>
        <w:tc>
          <w:tcPr>
            <w:tcW w:w="3690" w:type="dxa"/>
          </w:tcPr>
          <w:p w14:paraId="627156B1" w14:textId="77777777" w:rsidR="00E73EB3" w:rsidRPr="00F230E3" w:rsidRDefault="00E73EB3" w:rsidP="00A43320">
            <w:pPr>
              <w:rPr>
                <w:rFonts w:ascii="Arial" w:hAnsi="Arial" w:cs="Arial"/>
                <w:sz w:val="22"/>
                <w:szCs w:val="22"/>
              </w:rPr>
            </w:pPr>
            <w:r w:rsidRPr="00F230E3">
              <w:rPr>
                <w:rFonts w:ascii="Arial" w:hAnsi="Arial" w:cs="Arial"/>
                <w:color w:val="000000"/>
                <w:sz w:val="22"/>
                <w:szCs w:val="22"/>
              </w:rPr>
              <w:t>Activities in Scope of this SOW -Project Management Services</w:t>
            </w:r>
          </w:p>
        </w:tc>
        <w:tc>
          <w:tcPr>
            <w:tcW w:w="3870" w:type="dxa"/>
          </w:tcPr>
          <w:p w14:paraId="627156B2" w14:textId="77777777" w:rsidR="00E73EB3" w:rsidRPr="00F230E3" w:rsidRDefault="00E73EB3" w:rsidP="000F7941">
            <w:pPr>
              <w:keepNext/>
              <w:rPr>
                <w:rFonts w:ascii="Arial" w:hAnsi="Arial" w:cs="Arial"/>
                <w:sz w:val="22"/>
                <w:szCs w:val="22"/>
              </w:rPr>
            </w:pPr>
            <w:r w:rsidRPr="00F230E3">
              <w:rPr>
                <w:rFonts w:ascii="Arial" w:hAnsi="Arial" w:cs="Arial"/>
                <w:sz w:val="22"/>
                <w:szCs w:val="22"/>
              </w:rPr>
              <w:t>Below</w:t>
            </w:r>
          </w:p>
        </w:tc>
      </w:tr>
      <w:tr w:rsidR="00B85A37" w:rsidRPr="00F230E3" w14:paraId="627156B7" w14:textId="77777777">
        <w:tc>
          <w:tcPr>
            <w:tcW w:w="1350" w:type="dxa"/>
          </w:tcPr>
          <w:p w14:paraId="627156B4" w14:textId="77777777" w:rsidR="00B85A37" w:rsidRPr="00F230E3" w:rsidRDefault="00DF33BD" w:rsidP="00DF33BD">
            <w:pPr>
              <w:keepNext/>
              <w:jc w:val="center"/>
              <w:rPr>
                <w:rFonts w:ascii="Arial" w:hAnsi="Arial" w:cs="Arial"/>
                <w:color w:val="0000FF"/>
                <w:sz w:val="22"/>
                <w:szCs w:val="22"/>
              </w:rPr>
            </w:pPr>
            <w:permStart w:id="1226966447" w:edGrp="everyone"/>
            <w:commentRangeStart w:id="157"/>
            <w:r w:rsidRPr="00D41B89">
              <w:rPr>
                <w:rFonts w:ascii="Arial" w:hAnsi="Arial" w:cs="Arial"/>
                <w:sz w:val="22"/>
                <w:szCs w:val="22"/>
              </w:rPr>
              <w:t>D</w:t>
            </w:r>
          </w:p>
        </w:tc>
        <w:tc>
          <w:tcPr>
            <w:tcW w:w="3690" w:type="dxa"/>
          </w:tcPr>
          <w:p w14:paraId="627156B5" w14:textId="1336485B" w:rsidR="00B85A37" w:rsidRPr="00D41B89" w:rsidRDefault="00D41B89" w:rsidP="00D41B89">
            <w:pPr>
              <w:rPr>
                <w:rFonts w:ascii="Arial" w:hAnsi="Arial" w:cs="Arial"/>
                <w:color w:val="000000"/>
                <w:sz w:val="22"/>
                <w:szCs w:val="22"/>
              </w:rPr>
            </w:pPr>
            <w:r w:rsidRPr="00D41B89">
              <w:rPr>
                <w:rFonts w:ascii="Arial" w:hAnsi="Arial" w:cs="Arial"/>
                <w:color w:val="000000"/>
                <w:sz w:val="22"/>
                <w:szCs w:val="22"/>
              </w:rPr>
              <w:t>Substation Survey List</w:t>
            </w:r>
          </w:p>
        </w:tc>
        <w:tc>
          <w:tcPr>
            <w:tcW w:w="3870" w:type="dxa"/>
          </w:tcPr>
          <w:p w14:paraId="627156B6" w14:textId="10E01629" w:rsidR="00B85A37" w:rsidRPr="00D41B89" w:rsidRDefault="00D41B89" w:rsidP="00D41B89">
            <w:pPr>
              <w:rPr>
                <w:rFonts w:ascii="Arial" w:hAnsi="Arial" w:cs="Arial"/>
                <w:color w:val="000000"/>
                <w:sz w:val="22"/>
                <w:szCs w:val="22"/>
              </w:rPr>
            </w:pPr>
            <w:r w:rsidRPr="00D41B89">
              <w:rPr>
                <w:rFonts w:ascii="Arial" w:hAnsi="Arial" w:cs="Arial"/>
                <w:color w:val="000000"/>
                <w:sz w:val="22"/>
                <w:szCs w:val="22"/>
              </w:rPr>
              <w:t>Below</w:t>
            </w:r>
            <w:commentRangeEnd w:id="157"/>
            <w:r>
              <w:rPr>
                <w:rStyle w:val="CommentReference"/>
              </w:rPr>
              <w:commentReference w:id="157"/>
            </w:r>
          </w:p>
        </w:tc>
      </w:tr>
      <w:tr w:rsidR="00B85A37" w:rsidRPr="00F230E3" w14:paraId="627156BB" w14:textId="77777777">
        <w:tc>
          <w:tcPr>
            <w:tcW w:w="1350" w:type="dxa"/>
          </w:tcPr>
          <w:p w14:paraId="627156B8" w14:textId="77777777" w:rsidR="00B85A37" w:rsidRPr="00F230E3" w:rsidRDefault="00DF33BD" w:rsidP="00DF33BD">
            <w:pPr>
              <w:keepNext/>
              <w:jc w:val="center"/>
              <w:rPr>
                <w:rFonts w:ascii="Arial" w:hAnsi="Arial" w:cs="Arial"/>
                <w:color w:val="0000FF"/>
                <w:sz w:val="22"/>
                <w:szCs w:val="22"/>
              </w:rPr>
            </w:pPr>
            <w:permStart w:id="823032594" w:edGrp="everyone"/>
            <w:permEnd w:id="1226966447"/>
            <w:r>
              <w:rPr>
                <w:rFonts w:ascii="Arial" w:hAnsi="Arial" w:cs="Arial"/>
                <w:color w:val="0000FF"/>
                <w:sz w:val="22"/>
                <w:szCs w:val="22"/>
              </w:rPr>
              <w:t>E</w:t>
            </w:r>
          </w:p>
        </w:tc>
        <w:tc>
          <w:tcPr>
            <w:tcW w:w="3690" w:type="dxa"/>
          </w:tcPr>
          <w:p w14:paraId="627156B9" w14:textId="77777777" w:rsidR="00B85A37" w:rsidRPr="00F230E3" w:rsidRDefault="00B85A37" w:rsidP="00A43320">
            <w:pPr>
              <w:keepNext/>
              <w:rPr>
                <w:rFonts w:ascii="Arial" w:hAnsi="Arial" w:cs="Arial"/>
                <w:color w:val="0000FF"/>
                <w:sz w:val="22"/>
                <w:szCs w:val="22"/>
              </w:rPr>
            </w:pPr>
            <w:r w:rsidRPr="00F230E3">
              <w:rPr>
                <w:rFonts w:ascii="Arial" w:hAnsi="Arial" w:cs="Arial"/>
                <w:color w:val="0000FF"/>
                <w:sz w:val="22"/>
                <w:szCs w:val="22"/>
              </w:rPr>
              <w:t>&lt;&lt;title&gt;&gt;</w:t>
            </w:r>
          </w:p>
        </w:tc>
        <w:tc>
          <w:tcPr>
            <w:tcW w:w="3870" w:type="dxa"/>
          </w:tcPr>
          <w:p w14:paraId="627156BA" w14:textId="77777777" w:rsidR="00B85A37" w:rsidRPr="00F230E3" w:rsidRDefault="00B85A37" w:rsidP="00A43320">
            <w:pPr>
              <w:keepNext/>
              <w:rPr>
                <w:rFonts w:ascii="Arial" w:hAnsi="Arial" w:cs="Arial"/>
                <w:color w:val="0000FF"/>
                <w:sz w:val="22"/>
                <w:szCs w:val="22"/>
              </w:rPr>
            </w:pPr>
            <w:r w:rsidRPr="00F230E3">
              <w:rPr>
                <w:rFonts w:ascii="Arial" w:hAnsi="Arial" w:cs="Arial"/>
                <w:color w:val="0000FF"/>
                <w:sz w:val="22"/>
                <w:szCs w:val="22"/>
              </w:rPr>
              <w:t>&lt;&lt;where is it located&gt;&gt;</w:t>
            </w:r>
          </w:p>
        </w:tc>
      </w:tr>
      <w:permEnd w:id="823032594"/>
    </w:tbl>
    <w:p w14:paraId="627156BC" w14:textId="77777777" w:rsidR="006F4B46" w:rsidRPr="00F230E3" w:rsidRDefault="006F4B46">
      <w:pPr>
        <w:rPr>
          <w:rFonts w:ascii="Arial" w:hAnsi="Arial" w:cs="Arial"/>
          <w:sz w:val="22"/>
          <w:szCs w:val="22"/>
        </w:rPr>
      </w:pPr>
    </w:p>
    <w:p w14:paraId="627156BD" w14:textId="77777777" w:rsidR="00E73EB3" w:rsidRPr="00F230E3" w:rsidRDefault="00E73EB3" w:rsidP="00E73EB3">
      <w:pPr>
        <w:pStyle w:val="Heading1"/>
        <w:numPr>
          <w:ilvl w:val="0"/>
          <w:numId w:val="0"/>
        </w:numPr>
        <w:jc w:val="center"/>
        <w:rPr>
          <w:rFonts w:ascii="Arial" w:hAnsi="Arial" w:cs="Arial"/>
          <w:sz w:val="22"/>
          <w:szCs w:val="22"/>
        </w:rPr>
      </w:pPr>
      <w:r w:rsidRPr="00F230E3">
        <w:rPr>
          <w:rFonts w:ascii="Arial" w:hAnsi="Arial" w:cs="Arial"/>
          <w:sz w:val="22"/>
          <w:szCs w:val="22"/>
        </w:rPr>
        <w:br w:type="page"/>
      </w:r>
      <w:bookmarkStart w:id="158" w:name="_Toc389562270"/>
      <w:bookmarkStart w:id="159" w:name="_Toc22728275"/>
      <w:r w:rsidRPr="00F230E3">
        <w:rPr>
          <w:rFonts w:ascii="Arial" w:hAnsi="Arial" w:cs="Arial"/>
          <w:sz w:val="22"/>
          <w:szCs w:val="22"/>
        </w:rPr>
        <w:lastRenderedPageBreak/>
        <w:t>Appendix A – Activities in scope of this sow – application development</w:t>
      </w:r>
      <w:r w:rsidR="006D16C5">
        <w:rPr>
          <w:rFonts w:ascii="Arial" w:hAnsi="Arial" w:cs="Arial"/>
          <w:sz w:val="22"/>
          <w:szCs w:val="22"/>
        </w:rPr>
        <w:t xml:space="preserve"> and Phase0 Services W</w:t>
      </w:r>
      <w:r w:rsidRPr="00F230E3">
        <w:rPr>
          <w:rFonts w:ascii="Arial" w:hAnsi="Arial" w:cs="Arial"/>
          <w:sz w:val="22"/>
          <w:szCs w:val="22"/>
        </w:rPr>
        <w:t>aterfall</w:t>
      </w:r>
      <w:bookmarkEnd w:id="158"/>
      <w:bookmarkEnd w:id="159"/>
    </w:p>
    <w:p w14:paraId="627156BE" w14:textId="77777777" w:rsidR="0082328A" w:rsidRPr="00F230E3" w:rsidRDefault="00E73EB3" w:rsidP="0082328A">
      <w:pPr>
        <w:rPr>
          <w:rFonts w:ascii="Arial" w:hAnsi="Arial" w:cs="Arial"/>
          <w:color w:val="000000"/>
          <w:sz w:val="22"/>
          <w:szCs w:val="22"/>
        </w:rPr>
      </w:pPr>
      <w:r w:rsidRPr="00F230E3">
        <w:rPr>
          <w:rFonts w:ascii="Arial" w:hAnsi="Arial" w:cs="Arial"/>
          <w:color w:val="000000"/>
          <w:sz w:val="22"/>
          <w:szCs w:val="22"/>
        </w:rPr>
        <w:t>T</w:t>
      </w:r>
      <w:r w:rsidR="006E5C17" w:rsidRPr="00F230E3">
        <w:rPr>
          <w:rFonts w:ascii="Arial" w:hAnsi="Arial" w:cs="Arial"/>
          <w:color w:val="000000"/>
          <w:sz w:val="22"/>
          <w:szCs w:val="22"/>
        </w:rPr>
        <w:t>he following activities as noted “Y” are within the</w:t>
      </w:r>
      <w:r w:rsidR="006E5C17" w:rsidRPr="00F230E3">
        <w:rPr>
          <w:rFonts w:ascii="Arial" w:hAnsi="Arial" w:cs="Arial"/>
          <w:color w:val="00B050"/>
          <w:sz w:val="22"/>
          <w:szCs w:val="22"/>
        </w:rPr>
        <w:t xml:space="preserve"> </w:t>
      </w:r>
      <w:r w:rsidR="006E5C17" w:rsidRPr="00F230E3">
        <w:rPr>
          <w:rFonts w:ascii="Arial" w:hAnsi="Arial" w:cs="Arial"/>
          <w:color w:val="000000"/>
          <w:sz w:val="22"/>
          <w:szCs w:val="22"/>
        </w:rPr>
        <w:t xml:space="preserve">Supplier work scope of this SOW.  </w:t>
      </w:r>
      <w:r w:rsidR="00A0211B" w:rsidRPr="00F230E3">
        <w:rPr>
          <w:rFonts w:ascii="Arial" w:hAnsi="Arial" w:cs="Arial"/>
          <w:color w:val="000000"/>
          <w:sz w:val="22"/>
          <w:szCs w:val="22"/>
        </w:rPr>
        <w:t xml:space="preserve">For a Phase 0 SOW, </w:t>
      </w:r>
      <w:r w:rsidR="00F230E3" w:rsidRPr="00F230E3">
        <w:rPr>
          <w:rFonts w:ascii="Arial" w:hAnsi="Arial" w:cs="Arial"/>
          <w:color w:val="000000"/>
          <w:sz w:val="22"/>
          <w:szCs w:val="22"/>
        </w:rPr>
        <w:t xml:space="preserve">the first </w:t>
      </w:r>
      <w:r w:rsidR="007754C9">
        <w:rPr>
          <w:rFonts w:ascii="Arial" w:hAnsi="Arial" w:cs="Arial"/>
          <w:color w:val="000000"/>
          <w:sz w:val="22"/>
          <w:szCs w:val="22"/>
        </w:rPr>
        <w:t>8</w:t>
      </w:r>
      <w:r w:rsidR="00A0211B" w:rsidRPr="00F230E3">
        <w:rPr>
          <w:rFonts w:ascii="Arial" w:hAnsi="Arial" w:cs="Arial"/>
          <w:color w:val="000000"/>
          <w:sz w:val="22"/>
          <w:szCs w:val="22"/>
        </w:rPr>
        <w:t xml:space="preserve"> </w:t>
      </w:r>
      <w:r w:rsidR="00F230E3" w:rsidRPr="00F230E3">
        <w:rPr>
          <w:rFonts w:ascii="Arial" w:hAnsi="Arial" w:cs="Arial"/>
          <w:color w:val="000000"/>
          <w:sz w:val="22"/>
          <w:szCs w:val="22"/>
        </w:rPr>
        <w:t xml:space="preserve">tasks </w:t>
      </w:r>
      <w:r w:rsidR="00A0211B" w:rsidRPr="00F230E3">
        <w:rPr>
          <w:rFonts w:ascii="Arial" w:hAnsi="Arial" w:cs="Arial"/>
          <w:color w:val="000000"/>
          <w:sz w:val="22"/>
          <w:szCs w:val="22"/>
        </w:rPr>
        <w:t xml:space="preserve">are typically applicable.  </w:t>
      </w:r>
    </w:p>
    <w:p w14:paraId="627156BF" w14:textId="77777777" w:rsidR="0082328A" w:rsidRPr="00F230E3" w:rsidRDefault="0082328A" w:rsidP="0082328A">
      <w:pPr>
        <w:rPr>
          <w:rFonts w:ascii="Arial" w:hAnsi="Arial" w:cs="Arial"/>
          <w:color w:val="00B050"/>
          <w:sz w:val="22"/>
          <w:szCs w:val="22"/>
        </w:rPr>
      </w:pPr>
      <w:r w:rsidRPr="00F230E3">
        <w:rPr>
          <w:rFonts w:ascii="Arial" w:hAnsi="Arial" w:cs="Arial"/>
          <w:color w:val="000000"/>
          <w:sz w:val="22"/>
          <w:szCs w:val="22"/>
        </w:rPr>
        <w:t xml:space="preserve">All templates should be taken from Company’s </w:t>
      </w:r>
      <w:r>
        <w:rPr>
          <w:rFonts w:ascii="Arial" w:hAnsi="Arial" w:cs="Arial"/>
          <w:color w:val="000000"/>
          <w:sz w:val="22"/>
          <w:szCs w:val="22"/>
        </w:rPr>
        <w:t>Document Repository</w:t>
      </w:r>
      <w:r w:rsidRPr="00F230E3">
        <w:rPr>
          <w:rFonts w:ascii="Arial" w:hAnsi="Arial" w:cs="Arial"/>
          <w:color w:val="000000"/>
          <w:sz w:val="22"/>
          <w:szCs w:val="22"/>
        </w:rPr>
        <w:t xml:space="preserve">, and all testing information should be in </w:t>
      </w:r>
      <w:r>
        <w:rPr>
          <w:rFonts w:ascii="Arial" w:hAnsi="Arial" w:cs="Arial"/>
          <w:color w:val="000000"/>
          <w:sz w:val="22"/>
          <w:szCs w:val="22"/>
        </w:rPr>
        <w:t>Company’s test management application</w:t>
      </w:r>
      <w:r w:rsidRPr="00F230E3">
        <w:rPr>
          <w:rFonts w:ascii="Arial" w:hAnsi="Arial" w:cs="Arial"/>
          <w:color w:val="00B050"/>
          <w:sz w:val="22"/>
          <w:szCs w:val="22"/>
        </w:rPr>
        <w:t>.</w:t>
      </w:r>
    </w:p>
    <w:p w14:paraId="627156C0" w14:textId="77777777" w:rsidR="006E5C17" w:rsidRPr="00F230E3" w:rsidRDefault="006E5C17" w:rsidP="006E5C17">
      <w:pPr>
        <w:rPr>
          <w:rFonts w:ascii="Arial" w:hAnsi="Arial" w:cs="Arial"/>
          <w:color w:val="00B050"/>
          <w:sz w:val="22"/>
          <w:szCs w:val="22"/>
        </w:rPr>
      </w:pPr>
      <w:r w:rsidRPr="00F230E3">
        <w:rPr>
          <w:rFonts w:ascii="Arial" w:hAnsi="Arial" w:cs="Arial"/>
          <w:color w:val="00B050"/>
          <w:sz w:val="22"/>
          <w:szCs w:val="22"/>
        </w:rPr>
        <w:t>.</w:t>
      </w:r>
    </w:p>
    <w:p w14:paraId="627156C1" w14:textId="77777777" w:rsidR="00E73EB3" w:rsidRPr="00F230E3" w:rsidRDefault="00E73EB3" w:rsidP="006E5C17">
      <w:pPr>
        <w:rPr>
          <w:rFonts w:ascii="Arial" w:hAnsi="Arial" w:cs="Arial"/>
          <w:color w:val="00B050"/>
          <w:sz w:val="22"/>
          <w:szCs w:val="22"/>
        </w:rPr>
      </w:pPr>
    </w:p>
    <w:tbl>
      <w:tblPr>
        <w:tblW w:w="8250"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7068"/>
        <w:gridCol w:w="12"/>
      </w:tblGrid>
      <w:tr w:rsidR="009859C2" w:rsidRPr="00F230E3" w14:paraId="627156C5" w14:textId="77777777" w:rsidTr="005033FC">
        <w:trPr>
          <w:tblHeader/>
        </w:trPr>
        <w:tc>
          <w:tcPr>
            <w:tcW w:w="1170" w:type="dxa"/>
            <w:shd w:val="clear" w:color="auto" w:fill="auto"/>
          </w:tcPr>
          <w:p w14:paraId="627156C2" w14:textId="77777777" w:rsidR="009859C2" w:rsidRPr="00F230E3" w:rsidRDefault="009859C2" w:rsidP="00D812C2">
            <w:pPr>
              <w:rPr>
                <w:rFonts w:ascii="Arial" w:hAnsi="Arial" w:cs="Arial"/>
                <w:color w:val="000000"/>
                <w:sz w:val="22"/>
                <w:szCs w:val="22"/>
              </w:rPr>
            </w:pPr>
            <w:r w:rsidRPr="00F230E3">
              <w:rPr>
                <w:rFonts w:ascii="Arial" w:hAnsi="Arial" w:cs="Arial"/>
                <w:color w:val="000000"/>
                <w:sz w:val="22"/>
                <w:szCs w:val="22"/>
              </w:rPr>
              <w:t>In Scope</w:t>
            </w:r>
          </w:p>
          <w:p w14:paraId="627156C3" w14:textId="77777777" w:rsidR="009859C2" w:rsidRPr="00F230E3" w:rsidRDefault="009859C2" w:rsidP="00D812C2">
            <w:pPr>
              <w:rPr>
                <w:rFonts w:ascii="Arial" w:hAnsi="Arial" w:cs="Arial"/>
                <w:color w:val="000000"/>
                <w:sz w:val="22"/>
                <w:szCs w:val="22"/>
              </w:rPr>
            </w:pPr>
            <w:r w:rsidRPr="00F230E3">
              <w:rPr>
                <w:rFonts w:ascii="Arial" w:hAnsi="Arial" w:cs="Arial"/>
                <w:color w:val="000000"/>
                <w:sz w:val="22"/>
                <w:szCs w:val="22"/>
              </w:rPr>
              <w:t>(Yes/No)</w:t>
            </w:r>
          </w:p>
        </w:tc>
        <w:tc>
          <w:tcPr>
            <w:tcW w:w="7080" w:type="dxa"/>
            <w:gridSpan w:val="2"/>
            <w:shd w:val="clear" w:color="auto" w:fill="auto"/>
          </w:tcPr>
          <w:p w14:paraId="627156C4" w14:textId="77777777" w:rsidR="009859C2" w:rsidRPr="00F230E3" w:rsidRDefault="009859C2" w:rsidP="00D812C2">
            <w:pPr>
              <w:rPr>
                <w:rFonts w:ascii="Arial" w:hAnsi="Arial" w:cs="Arial"/>
                <w:color w:val="000000"/>
                <w:sz w:val="22"/>
                <w:szCs w:val="22"/>
              </w:rPr>
            </w:pPr>
            <w:r w:rsidRPr="00F230E3">
              <w:rPr>
                <w:rFonts w:ascii="Arial" w:hAnsi="Arial" w:cs="Arial"/>
                <w:color w:val="000000"/>
                <w:sz w:val="22"/>
                <w:szCs w:val="22"/>
              </w:rPr>
              <w:t>Work Task Description</w:t>
            </w:r>
          </w:p>
        </w:tc>
      </w:tr>
      <w:tr w:rsidR="009859C2" w:rsidRPr="00F230E3" w14:paraId="627156C8" w14:textId="77777777" w:rsidTr="005033FC">
        <w:trPr>
          <w:gridAfter w:val="1"/>
          <w:wAfter w:w="12" w:type="dxa"/>
        </w:trPr>
        <w:tc>
          <w:tcPr>
            <w:tcW w:w="1170" w:type="dxa"/>
            <w:shd w:val="clear" w:color="auto" w:fill="auto"/>
          </w:tcPr>
          <w:p w14:paraId="627156C6" w14:textId="39EC1DE1" w:rsidR="009859C2" w:rsidRPr="00F230E3" w:rsidRDefault="004045E8" w:rsidP="00D812C2">
            <w:pPr>
              <w:rPr>
                <w:rFonts w:ascii="Arial" w:hAnsi="Arial" w:cs="Arial"/>
                <w:color w:val="000000"/>
                <w:sz w:val="22"/>
                <w:szCs w:val="22"/>
              </w:rPr>
            </w:pPr>
            <w:permStart w:id="716119562" w:edGrp="everyone"/>
            <w:r>
              <w:rPr>
                <w:rFonts w:ascii="Arial" w:hAnsi="Arial" w:cs="Arial"/>
                <w:color w:val="000000"/>
                <w:sz w:val="22"/>
                <w:szCs w:val="22"/>
              </w:rPr>
              <w:t>Y</w:t>
            </w:r>
          </w:p>
        </w:tc>
        <w:tc>
          <w:tcPr>
            <w:tcW w:w="7068" w:type="dxa"/>
            <w:shd w:val="clear" w:color="auto" w:fill="auto"/>
          </w:tcPr>
          <w:p w14:paraId="627156C7" w14:textId="77777777" w:rsidR="009859C2" w:rsidRPr="00F230E3" w:rsidRDefault="009859C2" w:rsidP="00D812C2">
            <w:pPr>
              <w:rPr>
                <w:rFonts w:ascii="Arial" w:hAnsi="Arial" w:cs="Arial"/>
                <w:sz w:val="22"/>
                <w:szCs w:val="22"/>
              </w:rPr>
            </w:pPr>
            <w:r w:rsidRPr="00F230E3">
              <w:rPr>
                <w:rFonts w:ascii="Arial" w:hAnsi="Arial" w:cs="Arial"/>
                <w:sz w:val="22"/>
                <w:szCs w:val="22"/>
              </w:rPr>
              <w:t xml:space="preserve">Document business rules / requirements </w:t>
            </w:r>
          </w:p>
        </w:tc>
      </w:tr>
      <w:tr w:rsidR="009859C2" w:rsidRPr="00F230E3" w14:paraId="627156CB" w14:textId="77777777" w:rsidTr="005033FC">
        <w:trPr>
          <w:gridAfter w:val="1"/>
          <w:wAfter w:w="12" w:type="dxa"/>
        </w:trPr>
        <w:tc>
          <w:tcPr>
            <w:tcW w:w="1170" w:type="dxa"/>
            <w:shd w:val="clear" w:color="auto" w:fill="auto"/>
          </w:tcPr>
          <w:p w14:paraId="627156C9" w14:textId="3BE7CF4E" w:rsidR="009859C2" w:rsidRPr="00F230E3" w:rsidRDefault="004045E8" w:rsidP="00D812C2">
            <w:pPr>
              <w:rPr>
                <w:rFonts w:ascii="Arial" w:hAnsi="Arial" w:cs="Arial"/>
                <w:color w:val="000000"/>
                <w:sz w:val="22"/>
                <w:szCs w:val="22"/>
              </w:rPr>
            </w:pPr>
            <w:permStart w:id="1403399429" w:edGrp="everyone"/>
            <w:permEnd w:id="716119562"/>
            <w:r>
              <w:rPr>
                <w:rFonts w:ascii="Arial" w:hAnsi="Arial" w:cs="Arial"/>
                <w:color w:val="000000"/>
                <w:sz w:val="22"/>
                <w:szCs w:val="22"/>
              </w:rPr>
              <w:t>Y</w:t>
            </w:r>
          </w:p>
        </w:tc>
        <w:tc>
          <w:tcPr>
            <w:tcW w:w="7068" w:type="dxa"/>
            <w:shd w:val="clear" w:color="auto" w:fill="auto"/>
          </w:tcPr>
          <w:p w14:paraId="627156CA" w14:textId="77777777" w:rsidR="009859C2" w:rsidRPr="00F230E3" w:rsidRDefault="009859C2" w:rsidP="00D812C2">
            <w:pPr>
              <w:rPr>
                <w:rFonts w:ascii="Arial" w:hAnsi="Arial" w:cs="Arial"/>
                <w:sz w:val="22"/>
                <w:szCs w:val="22"/>
              </w:rPr>
            </w:pPr>
            <w:r w:rsidRPr="00F230E3">
              <w:rPr>
                <w:rFonts w:ascii="Arial" w:hAnsi="Arial" w:cs="Arial"/>
                <w:sz w:val="22"/>
                <w:szCs w:val="22"/>
              </w:rPr>
              <w:t xml:space="preserve">Develop and document detailed functional and technical requirements </w:t>
            </w:r>
          </w:p>
        </w:tc>
      </w:tr>
      <w:tr w:rsidR="009859C2" w:rsidRPr="00F230E3" w14:paraId="627156CE" w14:textId="77777777" w:rsidTr="005033FC">
        <w:trPr>
          <w:gridAfter w:val="1"/>
          <w:wAfter w:w="12" w:type="dxa"/>
        </w:trPr>
        <w:tc>
          <w:tcPr>
            <w:tcW w:w="1170" w:type="dxa"/>
            <w:shd w:val="clear" w:color="auto" w:fill="auto"/>
          </w:tcPr>
          <w:p w14:paraId="627156CC" w14:textId="3E3704D4" w:rsidR="009859C2" w:rsidRPr="00F230E3" w:rsidRDefault="004045E8" w:rsidP="00D812C2">
            <w:pPr>
              <w:rPr>
                <w:rFonts w:ascii="Arial" w:hAnsi="Arial" w:cs="Arial"/>
                <w:color w:val="000000"/>
                <w:sz w:val="22"/>
                <w:szCs w:val="22"/>
              </w:rPr>
            </w:pPr>
            <w:permStart w:id="1254511689" w:edGrp="everyone"/>
            <w:permEnd w:id="1403399429"/>
            <w:r>
              <w:rPr>
                <w:rFonts w:ascii="Arial" w:hAnsi="Arial" w:cs="Arial"/>
                <w:color w:val="000000"/>
                <w:sz w:val="22"/>
                <w:szCs w:val="22"/>
              </w:rPr>
              <w:t>Y</w:t>
            </w:r>
          </w:p>
        </w:tc>
        <w:tc>
          <w:tcPr>
            <w:tcW w:w="7068" w:type="dxa"/>
            <w:shd w:val="clear" w:color="auto" w:fill="auto"/>
          </w:tcPr>
          <w:p w14:paraId="627156CD" w14:textId="77777777" w:rsidR="009859C2" w:rsidRPr="00F230E3" w:rsidRDefault="009859C2" w:rsidP="00840F53">
            <w:pPr>
              <w:rPr>
                <w:rFonts w:ascii="Arial" w:hAnsi="Arial" w:cs="Arial"/>
                <w:sz w:val="22"/>
                <w:szCs w:val="22"/>
              </w:rPr>
            </w:pPr>
            <w:r w:rsidRPr="00F230E3">
              <w:rPr>
                <w:rFonts w:ascii="Arial" w:hAnsi="Arial" w:cs="Arial"/>
                <w:sz w:val="22"/>
                <w:szCs w:val="22"/>
              </w:rPr>
              <w:t>Conduct J</w:t>
            </w:r>
            <w:r w:rsidR="00840F53">
              <w:rPr>
                <w:rFonts w:ascii="Arial" w:hAnsi="Arial" w:cs="Arial"/>
                <w:sz w:val="22"/>
                <w:szCs w:val="22"/>
              </w:rPr>
              <w:t xml:space="preserve">oint </w:t>
            </w:r>
            <w:r w:rsidRPr="00F230E3">
              <w:rPr>
                <w:rFonts w:ascii="Arial" w:hAnsi="Arial" w:cs="Arial"/>
                <w:sz w:val="22"/>
                <w:szCs w:val="22"/>
              </w:rPr>
              <w:t>A</w:t>
            </w:r>
            <w:r w:rsidR="00840F53">
              <w:rPr>
                <w:rFonts w:ascii="Arial" w:hAnsi="Arial" w:cs="Arial"/>
                <w:sz w:val="22"/>
                <w:szCs w:val="22"/>
              </w:rPr>
              <w:t>pplication Design Sessions</w:t>
            </w:r>
            <w:r w:rsidRPr="00F230E3">
              <w:rPr>
                <w:rFonts w:ascii="Arial" w:hAnsi="Arial" w:cs="Arial"/>
                <w:sz w:val="22"/>
                <w:szCs w:val="22"/>
              </w:rPr>
              <w:t xml:space="preserve"> to determine / validate functional and technical requirements</w:t>
            </w:r>
          </w:p>
        </w:tc>
      </w:tr>
      <w:tr w:rsidR="009859C2" w:rsidRPr="00F230E3" w14:paraId="627156D1" w14:textId="77777777" w:rsidTr="005033FC">
        <w:trPr>
          <w:gridAfter w:val="1"/>
          <w:wAfter w:w="12" w:type="dxa"/>
        </w:trPr>
        <w:tc>
          <w:tcPr>
            <w:tcW w:w="1170" w:type="dxa"/>
            <w:shd w:val="clear" w:color="auto" w:fill="auto"/>
          </w:tcPr>
          <w:p w14:paraId="627156CF" w14:textId="0549980E" w:rsidR="009859C2" w:rsidRPr="00F230E3" w:rsidRDefault="004045E8" w:rsidP="00D812C2">
            <w:pPr>
              <w:rPr>
                <w:rFonts w:ascii="Arial" w:hAnsi="Arial" w:cs="Arial"/>
                <w:color w:val="000000"/>
                <w:sz w:val="22"/>
                <w:szCs w:val="22"/>
              </w:rPr>
            </w:pPr>
            <w:permStart w:id="341334519" w:edGrp="everyone"/>
            <w:permEnd w:id="1254511689"/>
            <w:r>
              <w:rPr>
                <w:rFonts w:ascii="Arial" w:hAnsi="Arial" w:cs="Arial"/>
                <w:color w:val="000000"/>
                <w:sz w:val="22"/>
                <w:szCs w:val="22"/>
              </w:rPr>
              <w:t>Y</w:t>
            </w:r>
          </w:p>
        </w:tc>
        <w:tc>
          <w:tcPr>
            <w:tcW w:w="7068" w:type="dxa"/>
            <w:shd w:val="clear" w:color="auto" w:fill="auto"/>
          </w:tcPr>
          <w:p w14:paraId="627156D0" w14:textId="77777777" w:rsidR="009859C2" w:rsidRPr="00F230E3" w:rsidRDefault="009859C2" w:rsidP="00840F53">
            <w:pPr>
              <w:rPr>
                <w:rFonts w:ascii="Arial" w:hAnsi="Arial" w:cs="Arial"/>
                <w:sz w:val="22"/>
                <w:szCs w:val="22"/>
              </w:rPr>
            </w:pPr>
            <w:r w:rsidRPr="00F230E3">
              <w:rPr>
                <w:rFonts w:ascii="Arial" w:hAnsi="Arial" w:cs="Arial"/>
                <w:sz w:val="22"/>
                <w:szCs w:val="22"/>
              </w:rPr>
              <w:t>Complete Requirements and Testing  document</w:t>
            </w:r>
            <w:r w:rsidR="00840F53">
              <w:rPr>
                <w:rFonts w:ascii="Arial" w:hAnsi="Arial" w:cs="Arial"/>
                <w:sz w:val="22"/>
                <w:szCs w:val="22"/>
              </w:rPr>
              <w:t>s</w:t>
            </w:r>
          </w:p>
        </w:tc>
      </w:tr>
      <w:tr w:rsidR="009859C2" w:rsidRPr="00F230E3" w14:paraId="627156D4" w14:textId="77777777" w:rsidTr="005033FC">
        <w:trPr>
          <w:gridAfter w:val="1"/>
          <w:wAfter w:w="12" w:type="dxa"/>
        </w:trPr>
        <w:tc>
          <w:tcPr>
            <w:tcW w:w="1170" w:type="dxa"/>
            <w:shd w:val="clear" w:color="auto" w:fill="auto"/>
          </w:tcPr>
          <w:p w14:paraId="627156D2" w14:textId="46CA4767" w:rsidR="009859C2" w:rsidRPr="00F230E3" w:rsidRDefault="004045E8" w:rsidP="00D812C2">
            <w:pPr>
              <w:rPr>
                <w:rFonts w:ascii="Arial" w:hAnsi="Arial" w:cs="Arial"/>
                <w:color w:val="000000"/>
                <w:sz w:val="22"/>
                <w:szCs w:val="22"/>
              </w:rPr>
            </w:pPr>
            <w:permStart w:id="384709165" w:edGrp="everyone"/>
            <w:permEnd w:id="341334519"/>
            <w:r>
              <w:rPr>
                <w:rFonts w:ascii="Arial" w:hAnsi="Arial" w:cs="Arial"/>
                <w:color w:val="000000"/>
                <w:sz w:val="22"/>
                <w:szCs w:val="22"/>
              </w:rPr>
              <w:t>Y</w:t>
            </w:r>
          </w:p>
        </w:tc>
        <w:tc>
          <w:tcPr>
            <w:tcW w:w="7068" w:type="dxa"/>
            <w:shd w:val="clear" w:color="auto" w:fill="auto"/>
          </w:tcPr>
          <w:p w14:paraId="627156D3" w14:textId="77777777" w:rsidR="009859C2" w:rsidRPr="00F230E3" w:rsidRDefault="009859C2" w:rsidP="00D812C2">
            <w:pPr>
              <w:rPr>
                <w:rFonts w:ascii="Arial" w:hAnsi="Arial" w:cs="Arial"/>
                <w:sz w:val="22"/>
                <w:szCs w:val="22"/>
              </w:rPr>
            </w:pPr>
            <w:r w:rsidRPr="00F230E3">
              <w:rPr>
                <w:rFonts w:ascii="Arial" w:hAnsi="Arial" w:cs="Arial"/>
                <w:sz w:val="22"/>
                <w:szCs w:val="22"/>
              </w:rPr>
              <w:t>Conduct assessments of functional requirements and generate an impact analysis, including affected systems, alternative design scenarios, etc.</w:t>
            </w:r>
          </w:p>
        </w:tc>
      </w:tr>
      <w:tr w:rsidR="009859C2" w:rsidRPr="00F230E3" w14:paraId="627156D7" w14:textId="77777777" w:rsidTr="005033FC">
        <w:trPr>
          <w:gridAfter w:val="1"/>
          <w:wAfter w:w="12" w:type="dxa"/>
        </w:trPr>
        <w:tc>
          <w:tcPr>
            <w:tcW w:w="1170" w:type="dxa"/>
            <w:shd w:val="clear" w:color="auto" w:fill="auto"/>
          </w:tcPr>
          <w:p w14:paraId="627156D5" w14:textId="77777777" w:rsidR="009859C2" w:rsidRPr="00F230E3" w:rsidRDefault="009859C2" w:rsidP="00D812C2">
            <w:pPr>
              <w:rPr>
                <w:rFonts w:ascii="Arial" w:hAnsi="Arial" w:cs="Arial"/>
                <w:color w:val="000000"/>
                <w:sz w:val="22"/>
                <w:szCs w:val="22"/>
              </w:rPr>
            </w:pPr>
            <w:permStart w:id="774000155" w:edGrp="everyone"/>
            <w:permEnd w:id="384709165"/>
          </w:p>
        </w:tc>
        <w:tc>
          <w:tcPr>
            <w:tcW w:w="7068" w:type="dxa"/>
            <w:shd w:val="clear" w:color="auto" w:fill="auto"/>
          </w:tcPr>
          <w:p w14:paraId="627156D6" w14:textId="77777777" w:rsidR="009859C2" w:rsidRPr="00F230E3" w:rsidRDefault="009859C2" w:rsidP="00D812C2">
            <w:pPr>
              <w:rPr>
                <w:rFonts w:ascii="Arial" w:hAnsi="Arial" w:cs="Arial"/>
                <w:sz w:val="22"/>
                <w:szCs w:val="22"/>
              </w:rPr>
            </w:pPr>
            <w:r w:rsidRPr="00F230E3">
              <w:rPr>
                <w:rFonts w:ascii="Arial" w:hAnsi="Arial" w:cs="Arial"/>
                <w:sz w:val="22"/>
                <w:szCs w:val="22"/>
              </w:rPr>
              <w:t>Develop application test strategy (e.g. unit, functional,  integration, stress, regression, performance, and user acceptance test as applicable)</w:t>
            </w:r>
          </w:p>
        </w:tc>
      </w:tr>
      <w:tr w:rsidR="009859C2" w:rsidRPr="00F230E3" w14:paraId="627156DA" w14:textId="77777777" w:rsidTr="005033FC">
        <w:trPr>
          <w:gridAfter w:val="1"/>
          <w:wAfter w:w="12" w:type="dxa"/>
        </w:trPr>
        <w:tc>
          <w:tcPr>
            <w:tcW w:w="1170" w:type="dxa"/>
            <w:shd w:val="clear" w:color="auto" w:fill="auto"/>
          </w:tcPr>
          <w:p w14:paraId="627156D8" w14:textId="48F9B224" w:rsidR="009859C2" w:rsidRPr="00F230E3" w:rsidRDefault="009859C2" w:rsidP="00D812C2">
            <w:pPr>
              <w:rPr>
                <w:rFonts w:ascii="Arial" w:hAnsi="Arial" w:cs="Arial"/>
                <w:color w:val="000000"/>
                <w:sz w:val="22"/>
                <w:szCs w:val="22"/>
              </w:rPr>
            </w:pPr>
            <w:permStart w:id="33687051" w:edGrp="everyone"/>
            <w:permEnd w:id="774000155"/>
          </w:p>
        </w:tc>
        <w:tc>
          <w:tcPr>
            <w:tcW w:w="7068" w:type="dxa"/>
            <w:shd w:val="clear" w:color="auto" w:fill="auto"/>
          </w:tcPr>
          <w:p w14:paraId="627156D9" w14:textId="7B54C474" w:rsidR="009859C2" w:rsidRPr="00F230E3" w:rsidRDefault="009859C2" w:rsidP="00D812C2">
            <w:pPr>
              <w:rPr>
                <w:rFonts w:ascii="Arial" w:hAnsi="Arial" w:cs="Arial"/>
                <w:sz w:val="22"/>
                <w:szCs w:val="22"/>
              </w:rPr>
            </w:pPr>
            <w:r w:rsidRPr="00F230E3">
              <w:rPr>
                <w:rFonts w:ascii="Arial" w:hAnsi="Arial" w:cs="Arial"/>
                <w:sz w:val="22"/>
                <w:szCs w:val="22"/>
              </w:rPr>
              <w:t>Complete/update Estimation Worksheet</w:t>
            </w:r>
          </w:p>
        </w:tc>
      </w:tr>
      <w:tr w:rsidR="009859C2" w:rsidRPr="00F230E3" w14:paraId="627156DD" w14:textId="77777777" w:rsidTr="005033FC">
        <w:trPr>
          <w:gridAfter w:val="1"/>
          <w:wAfter w:w="12" w:type="dxa"/>
        </w:trPr>
        <w:tc>
          <w:tcPr>
            <w:tcW w:w="1170" w:type="dxa"/>
            <w:shd w:val="clear" w:color="auto" w:fill="auto"/>
          </w:tcPr>
          <w:p w14:paraId="627156DB" w14:textId="77777777" w:rsidR="009859C2" w:rsidRPr="00F230E3" w:rsidRDefault="009859C2" w:rsidP="00D812C2">
            <w:pPr>
              <w:rPr>
                <w:rFonts w:ascii="Arial" w:hAnsi="Arial" w:cs="Arial"/>
                <w:color w:val="000000"/>
                <w:sz w:val="22"/>
                <w:szCs w:val="22"/>
              </w:rPr>
            </w:pPr>
            <w:permStart w:id="1860386562" w:edGrp="everyone"/>
            <w:permEnd w:id="33687051"/>
          </w:p>
        </w:tc>
        <w:tc>
          <w:tcPr>
            <w:tcW w:w="7068" w:type="dxa"/>
            <w:shd w:val="clear" w:color="auto" w:fill="auto"/>
          </w:tcPr>
          <w:p w14:paraId="627156DC" w14:textId="77777777" w:rsidR="009859C2" w:rsidRPr="00F230E3" w:rsidRDefault="007754C9" w:rsidP="00D812C2">
            <w:pPr>
              <w:rPr>
                <w:rFonts w:ascii="Arial" w:hAnsi="Arial" w:cs="Arial"/>
                <w:sz w:val="22"/>
                <w:szCs w:val="22"/>
              </w:rPr>
            </w:pPr>
            <w:r>
              <w:rPr>
                <w:rFonts w:ascii="Arial" w:hAnsi="Arial" w:cs="Arial"/>
                <w:sz w:val="22"/>
                <w:szCs w:val="22"/>
              </w:rPr>
              <w:t>Provide high level logical data model</w:t>
            </w:r>
          </w:p>
        </w:tc>
      </w:tr>
      <w:tr w:rsidR="009859C2" w:rsidRPr="00F230E3" w14:paraId="627156E0" w14:textId="77777777" w:rsidTr="005033FC">
        <w:trPr>
          <w:gridAfter w:val="1"/>
          <w:wAfter w:w="12" w:type="dxa"/>
        </w:trPr>
        <w:tc>
          <w:tcPr>
            <w:tcW w:w="1170" w:type="dxa"/>
            <w:shd w:val="clear" w:color="auto" w:fill="auto"/>
          </w:tcPr>
          <w:p w14:paraId="627156DE" w14:textId="77777777" w:rsidR="009859C2" w:rsidRPr="00F230E3" w:rsidRDefault="009859C2" w:rsidP="00D812C2">
            <w:pPr>
              <w:rPr>
                <w:rFonts w:ascii="Arial" w:hAnsi="Arial" w:cs="Arial"/>
                <w:color w:val="000000"/>
                <w:sz w:val="22"/>
                <w:szCs w:val="22"/>
              </w:rPr>
            </w:pPr>
            <w:permStart w:id="1084899403" w:edGrp="everyone"/>
            <w:permEnd w:id="1860386562"/>
          </w:p>
        </w:tc>
        <w:tc>
          <w:tcPr>
            <w:tcW w:w="7068" w:type="dxa"/>
            <w:shd w:val="clear" w:color="auto" w:fill="auto"/>
          </w:tcPr>
          <w:p w14:paraId="627156DF" w14:textId="77777777" w:rsidR="009859C2" w:rsidRPr="00F230E3" w:rsidRDefault="007754C9" w:rsidP="00D812C2">
            <w:pPr>
              <w:rPr>
                <w:rFonts w:ascii="Arial" w:hAnsi="Arial" w:cs="Arial"/>
                <w:sz w:val="22"/>
                <w:szCs w:val="22"/>
              </w:rPr>
            </w:pPr>
            <w:r w:rsidRPr="00F230E3">
              <w:rPr>
                <w:rFonts w:ascii="Arial" w:hAnsi="Arial" w:cs="Arial"/>
                <w:sz w:val="22"/>
                <w:szCs w:val="22"/>
              </w:rPr>
              <w:t>Develop prototype to demonstrate support of requirements</w:t>
            </w:r>
          </w:p>
        </w:tc>
      </w:tr>
      <w:tr w:rsidR="009859C2" w:rsidRPr="00F230E3" w14:paraId="627156E3" w14:textId="77777777" w:rsidTr="005033FC">
        <w:trPr>
          <w:gridAfter w:val="1"/>
          <w:wAfter w:w="12" w:type="dxa"/>
        </w:trPr>
        <w:tc>
          <w:tcPr>
            <w:tcW w:w="1170" w:type="dxa"/>
            <w:shd w:val="clear" w:color="auto" w:fill="auto"/>
          </w:tcPr>
          <w:p w14:paraId="627156E1" w14:textId="77777777" w:rsidR="009859C2" w:rsidRPr="00F230E3" w:rsidRDefault="009859C2" w:rsidP="00D812C2">
            <w:pPr>
              <w:rPr>
                <w:rFonts w:ascii="Arial" w:hAnsi="Arial" w:cs="Arial"/>
                <w:color w:val="000000"/>
                <w:sz w:val="22"/>
                <w:szCs w:val="22"/>
              </w:rPr>
            </w:pPr>
            <w:permStart w:id="1954900431" w:edGrp="everyone"/>
            <w:permEnd w:id="1084899403"/>
          </w:p>
        </w:tc>
        <w:tc>
          <w:tcPr>
            <w:tcW w:w="7068" w:type="dxa"/>
            <w:shd w:val="clear" w:color="auto" w:fill="auto"/>
          </w:tcPr>
          <w:p w14:paraId="627156E2" w14:textId="77777777" w:rsidR="009859C2" w:rsidRPr="00F230E3" w:rsidRDefault="009859C2" w:rsidP="00D812C2">
            <w:pPr>
              <w:rPr>
                <w:rFonts w:ascii="Arial" w:hAnsi="Arial" w:cs="Arial"/>
                <w:sz w:val="22"/>
                <w:szCs w:val="22"/>
              </w:rPr>
            </w:pPr>
            <w:r w:rsidRPr="00F230E3">
              <w:rPr>
                <w:rFonts w:ascii="Arial" w:hAnsi="Arial" w:cs="Arial"/>
                <w:sz w:val="22"/>
                <w:szCs w:val="22"/>
              </w:rPr>
              <w:t>Create the detailed design document from the Business, Functional and Technical Requirements and high-level design that specifies all components, program modules, data stores, interfaces, interface components and associated operations procedures for the application</w:t>
            </w:r>
          </w:p>
        </w:tc>
      </w:tr>
      <w:tr w:rsidR="009859C2" w:rsidRPr="00F230E3" w14:paraId="627156E6" w14:textId="77777777" w:rsidTr="005033FC">
        <w:trPr>
          <w:gridAfter w:val="1"/>
          <w:wAfter w:w="12" w:type="dxa"/>
        </w:trPr>
        <w:tc>
          <w:tcPr>
            <w:tcW w:w="1170" w:type="dxa"/>
            <w:shd w:val="clear" w:color="auto" w:fill="auto"/>
          </w:tcPr>
          <w:p w14:paraId="627156E4" w14:textId="77777777" w:rsidR="009859C2" w:rsidRPr="00F230E3" w:rsidRDefault="009859C2" w:rsidP="00D812C2">
            <w:pPr>
              <w:rPr>
                <w:rFonts w:ascii="Arial" w:hAnsi="Arial" w:cs="Arial"/>
                <w:color w:val="000000"/>
                <w:sz w:val="22"/>
                <w:szCs w:val="22"/>
              </w:rPr>
            </w:pPr>
            <w:permStart w:id="82532831" w:edGrp="everyone"/>
            <w:permEnd w:id="1954900431"/>
          </w:p>
        </w:tc>
        <w:tc>
          <w:tcPr>
            <w:tcW w:w="7068" w:type="dxa"/>
            <w:shd w:val="clear" w:color="auto" w:fill="auto"/>
          </w:tcPr>
          <w:p w14:paraId="627156E5" w14:textId="77777777" w:rsidR="009859C2" w:rsidRPr="00F230E3" w:rsidRDefault="009859C2" w:rsidP="00D812C2">
            <w:pPr>
              <w:rPr>
                <w:rFonts w:ascii="Arial" w:hAnsi="Arial" w:cs="Arial"/>
                <w:sz w:val="22"/>
                <w:szCs w:val="22"/>
              </w:rPr>
            </w:pPr>
            <w:r w:rsidRPr="00F230E3">
              <w:rPr>
                <w:rFonts w:ascii="Arial" w:hAnsi="Arial" w:cs="Arial"/>
                <w:sz w:val="22"/>
                <w:szCs w:val="22"/>
              </w:rPr>
              <w:t xml:space="preserve">Create design to contain security features in compliance with </w:t>
            </w:r>
            <w:r w:rsidRPr="00F230E3">
              <w:rPr>
                <w:rFonts w:ascii="Arial" w:hAnsi="Arial" w:cs="Arial"/>
                <w:color w:val="000000"/>
                <w:sz w:val="22"/>
                <w:szCs w:val="22"/>
              </w:rPr>
              <w:t>Company</w:t>
            </w:r>
            <w:r w:rsidRPr="00F230E3">
              <w:rPr>
                <w:rFonts w:ascii="Arial" w:hAnsi="Arial" w:cs="Arial"/>
                <w:sz w:val="22"/>
                <w:szCs w:val="22"/>
              </w:rPr>
              <w:t xml:space="preserve"> policies, including external and </w:t>
            </w:r>
            <w:r w:rsidRPr="00F230E3">
              <w:rPr>
                <w:rFonts w:ascii="Arial" w:hAnsi="Arial" w:cs="Arial"/>
                <w:color w:val="000000"/>
                <w:sz w:val="22"/>
                <w:szCs w:val="22"/>
              </w:rPr>
              <w:t>Company</w:t>
            </w:r>
            <w:r w:rsidRPr="00F230E3">
              <w:rPr>
                <w:rFonts w:ascii="Arial" w:hAnsi="Arial" w:cs="Arial"/>
                <w:sz w:val="22"/>
                <w:szCs w:val="22"/>
              </w:rPr>
              <w:t xml:space="preserve"> role based security models </w:t>
            </w:r>
          </w:p>
        </w:tc>
      </w:tr>
      <w:tr w:rsidR="009859C2" w:rsidRPr="00F230E3" w14:paraId="627156E9" w14:textId="77777777" w:rsidTr="005033FC">
        <w:trPr>
          <w:gridAfter w:val="1"/>
          <w:wAfter w:w="12" w:type="dxa"/>
        </w:trPr>
        <w:tc>
          <w:tcPr>
            <w:tcW w:w="1170" w:type="dxa"/>
            <w:shd w:val="clear" w:color="auto" w:fill="auto"/>
          </w:tcPr>
          <w:p w14:paraId="627156E7" w14:textId="77777777" w:rsidR="009859C2" w:rsidRPr="00F230E3" w:rsidRDefault="009859C2" w:rsidP="00D812C2">
            <w:pPr>
              <w:rPr>
                <w:rFonts w:ascii="Arial" w:hAnsi="Arial" w:cs="Arial"/>
                <w:color w:val="000000"/>
                <w:sz w:val="22"/>
                <w:szCs w:val="22"/>
              </w:rPr>
            </w:pPr>
            <w:permStart w:id="2061854372" w:edGrp="everyone"/>
            <w:permEnd w:id="82532831"/>
          </w:p>
        </w:tc>
        <w:tc>
          <w:tcPr>
            <w:tcW w:w="7068" w:type="dxa"/>
            <w:shd w:val="clear" w:color="auto" w:fill="auto"/>
          </w:tcPr>
          <w:p w14:paraId="627156E8" w14:textId="77777777" w:rsidR="009859C2" w:rsidRPr="00F230E3" w:rsidRDefault="009859C2" w:rsidP="00D812C2">
            <w:pPr>
              <w:rPr>
                <w:rFonts w:ascii="Arial" w:hAnsi="Arial" w:cs="Arial"/>
                <w:sz w:val="22"/>
                <w:szCs w:val="22"/>
              </w:rPr>
            </w:pPr>
            <w:r w:rsidRPr="00F230E3">
              <w:rPr>
                <w:rFonts w:ascii="Arial" w:hAnsi="Arial" w:cs="Arial"/>
                <w:sz w:val="22"/>
                <w:szCs w:val="22"/>
              </w:rPr>
              <w:t xml:space="preserve">Complete Functional Design Specification document </w:t>
            </w:r>
          </w:p>
        </w:tc>
      </w:tr>
      <w:tr w:rsidR="009859C2" w:rsidRPr="00F230E3" w14:paraId="627156EC" w14:textId="77777777" w:rsidTr="005033FC">
        <w:trPr>
          <w:gridAfter w:val="1"/>
          <w:wAfter w:w="12" w:type="dxa"/>
        </w:trPr>
        <w:tc>
          <w:tcPr>
            <w:tcW w:w="1170" w:type="dxa"/>
            <w:shd w:val="clear" w:color="auto" w:fill="auto"/>
          </w:tcPr>
          <w:p w14:paraId="627156EA" w14:textId="77777777" w:rsidR="009859C2" w:rsidRPr="00F230E3" w:rsidRDefault="009859C2" w:rsidP="00D812C2">
            <w:pPr>
              <w:rPr>
                <w:rFonts w:ascii="Arial" w:hAnsi="Arial" w:cs="Arial"/>
                <w:color w:val="000000"/>
                <w:sz w:val="22"/>
                <w:szCs w:val="22"/>
              </w:rPr>
            </w:pPr>
            <w:permStart w:id="780732457" w:edGrp="everyone"/>
            <w:permEnd w:id="2061854372"/>
          </w:p>
        </w:tc>
        <w:tc>
          <w:tcPr>
            <w:tcW w:w="7068" w:type="dxa"/>
            <w:shd w:val="clear" w:color="auto" w:fill="auto"/>
          </w:tcPr>
          <w:p w14:paraId="627156EB" w14:textId="77777777" w:rsidR="009859C2" w:rsidRPr="00F230E3" w:rsidRDefault="009859C2" w:rsidP="00D812C2">
            <w:pPr>
              <w:rPr>
                <w:rFonts w:ascii="Arial" w:hAnsi="Arial" w:cs="Arial"/>
                <w:sz w:val="22"/>
                <w:szCs w:val="22"/>
              </w:rPr>
            </w:pPr>
            <w:r w:rsidRPr="00F230E3">
              <w:rPr>
                <w:rFonts w:ascii="Arial" w:hAnsi="Arial" w:cs="Arial"/>
                <w:sz w:val="22"/>
                <w:szCs w:val="22"/>
              </w:rPr>
              <w:t>Document technical design, logical and physical data models and complete the Technical Specification Document</w:t>
            </w:r>
          </w:p>
        </w:tc>
      </w:tr>
      <w:tr w:rsidR="009859C2" w:rsidRPr="00F230E3" w14:paraId="627156EF" w14:textId="77777777" w:rsidTr="005033FC">
        <w:trPr>
          <w:gridAfter w:val="1"/>
          <w:wAfter w:w="12" w:type="dxa"/>
        </w:trPr>
        <w:tc>
          <w:tcPr>
            <w:tcW w:w="1170" w:type="dxa"/>
            <w:shd w:val="clear" w:color="auto" w:fill="auto"/>
          </w:tcPr>
          <w:p w14:paraId="627156ED" w14:textId="77777777" w:rsidR="009859C2" w:rsidRPr="00F230E3" w:rsidRDefault="009859C2" w:rsidP="00D812C2">
            <w:pPr>
              <w:rPr>
                <w:rFonts w:ascii="Arial" w:hAnsi="Arial" w:cs="Arial"/>
                <w:color w:val="000000"/>
                <w:sz w:val="22"/>
                <w:szCs w:val="22"/>
              </w:rPr>
            </w:pPr>
            <w:permStart w:id="1727989288" w:edGrp="everyone"/>
            <w:permEnd w:id="780732457"/>
          </w:p>
        </w:tc>
        <w:tc>
          <w:tcPr>
            <w:tcW w:w="7068" w:type="dxa"/>
            <w:shd w:val="clear" w:color="auto" w:fill="auto"/>
          </w:tcPr>
          <w:p w14:paraId="627156EE" w14:textId="77777777" w:rsidR="009859C2" w:rsidRPr="00F230E3" w:rsidRDefault="009859C2" w:rsidP="00D812C2">
            <w:pPr>
              <w:rPr>
                <w:rFonts w:ascii="Arial" w:hAnsi="Arial" w:cs="Arial"/>
                <w:sz w:val="22"/>
                <w:szCs w:val="22"/>
              </w:rPr>
            </w:pPr>
            <w:r w:rsidRPr="00F230E3">
              <w:rPr>
                <w:rFonts w:ascii="Arial" w:hAnsi="Arial" w:cs="Arial"/>
                <w:sz w:val="22"/>
                <w:szCs w:val="22"/>
              </w:rPr>
              <w:t>Define implementation and deployment procedures and project schedules to meet deployment and delivery requirements</w:t>
            </w:r>
          </w:p>
        </w:tc>
      </w:tr>
      <w:tr w:rsidR="009859C2" w:rsidRPr="00F230E3" w14:paraId="627156F2" w14:textId="77777777" w:rsidTr="005033FC">
        <w:trPr>
          <w:gridAfter w:val="1"/>
          <w:wAfter w:w="12" w:type="dxa"/>
        </w:trPr>
        <w:tc>
          <w:tcPr>
            <w:tcW w:w="1170" w:type="dxa"/>
            <w:shd w:val="clear" w:color="auto" w:fill="auto"/>
          </w:tcPr>
          <w:p w14:paraId="627156F0" w14:textId="77777777" w:rsidR="009859C2" w:rsidRPr="00F230E3" w:rsidRDefault="009859C2" w:rsidP="00D812C2">
            <w:pPr>
              <w:rPr>
                <w:rFonts w:ascii="Arial" w:hAnsi="Arial" w:cs="Arial"/>
                <w:color w:val="000000"/>
                <w:sz w:val="22"/>
                <w:szCs w:val="22"/>
              </w:rPr>
            </w:pPr>
            <w:permStart w:id="170459926" w:edGrp="everyone"/>
            <w:permEnd w:id="1727989288"/>
          </w:p>
        </w:tc>
        <w:tc>
          <w:tcPr>
            <w:tcW w:w="7068" w:type="dxa"/>
            <w:shd w:val="clear" w:color="auto" w:fill="auto"/>
          </w:tcPr>
          <w:p w14:paraId="627156F1" w14:textId="77777777" w:rsidR="009859C2" w:rsidRPr="00F230E3" w:rsidRDefault="009859C2" w:rsidP="00D812C2">
            <w:pPr>
              <w:rPr>
                <w:rFonts w:ascii="Arial" w:hAnsi="Arial" w:cs="Arial"/>
                <w:sz w:val="22"/>
                <w:szCs w:val="22"/>
              </w:rPr>
            </w:pPr>
            <w:r w:rsidRPr="00F230E3">
              <w:rPr>
                <w:rFonts w:ascii="Arial" w:hAnsi="Arial" w:cs="Arial"/>
                <w:sz w:val="22"/>
                <w:szCs w:val="22"/>
              </w:rPr>
              <w:t>Ensure compliance with all technical standards/design standards (e.g. naming, script, etc.)</w:t>
            </w:r>
          </w:p>
        </w:tc>
      </w:tr>
      <w:tr w:rsidR="009859C2" w:rsidRPr="00F230E3" w14:paraId="627156F5" w14:textId="77777777" w:rsidTr="005033FC">
        <w:trPr>
          <w:gridAfter w:val="1"/>
          <w:wAfter w:w="12" w:type="dxa"/>
        </w:trPr>
        <w:tc>
          <w:tcPr>
            <w:tcW w:w="1170" w:type="dxa"/>
            <w:shd w:val="clear" w:color="auto" w:fill="auto"/>
          </w:tcPr>
          <w:p w14:paraId="627156F3" w14:textId="77777777" w:rsidR="009859C2" w:rsidRPr="00F230E3" w:rsidRDefault="009859C2" w:rsidP="00D812C2">
            <w:pPr>
              <w:rPr>
                <w:rFonts w:ascii="Arial" w:hAnsi="Arial" w:cs="Arial"/>
                <w:color w:val="000000"/>
                <w:sz w:val="22"/>
                <w:szCs w:val="22"/>
              </w:rPr>
            </w:pPr>
            <w:permStart w:id="1639085079" w:edGrp="everyone"/>
            <w:permEnd w:id="170459926"/>
          </w:p>
        </w:tc>
        <w:tc>
          <w:tcPr>
            <w:tcW w:w="7068" w:type="dxa"/>
            <w:shd w:val="clear" w:color="auto" w:fill="auto"/>
          </w:tcPr>
          <w:p w14:paraId="627156F4" w14:textId="77777777" w:rsidR="009859C2" w:rsidRPr="00F230E3" w:rsidRDefault="009859C2" w:rsidP="00D812C2">
            <w:pPr>
              <w:rPr>
                <w:rFonts w:ascii="Arial" w:hAnsi="Arial" w:cs="Arial"/>
                <w:sz w:val="22"/>
                <w:szCs w:val="22"/>
              </w:rPr>
            </w:pPr>
            <w:r w:rsidRPr="00F230E3">
              <w:rPr>
                <w:rFonts w:ascii="Arial" w:hAnsi="Arial" w:cs="Arial"/>
                <w:sz w:val="22"/>
                <w:szCs w:val="22"/>
              </w:rPr>
              <w:t>Track design changes and make updates until final design approval</w:t>
            </w:r>
          </w:p>
        </w:tc>
      </w:tr>
      <w:tr w:rsidR="009859C2" w:rsidRPr="00F230E3" w14:paraId="627156F8" w14:textId="77777777" w:rsidTr="005033FC">
        <w:trPr>
          <w:gridAfter w:val="1"/>
          <w:wAfter w:w="12" w:type="dxa"/>
        </w:trPr>
        <w:tc>
          <w:tcPr>
            <w:tcW w:w="1170" w:type="dxa"/>
            <w:shd w:val="clear" w:color="auto" w:fill="auto"/>
          </w:tcPr>
          <w:p w14:paraId="627156F6" w14:textId="77777777" w:rsidR="009859C2" w:rsidRPr="00F230E3" w:rsidRDefault="009859C2" w:rsidP="00D812C2">
            <w:pPr>
              <w:rPr>
                <w:rFonts w:ascii="Arial" w:hAnsi="Arial" w:cs="Arial"/>
                <w:color w:val="000000"/>
                <w:sz w:val="22"/>
                <w:szCs w:val="22"/>
              </w:rPr>
            </w:pPr>
            <w:permStart w:id="1043937965" w:edGrp="everyone"/>
            <w:permEnd w:id="1639085079"/>
          </w:p>
        </w:tc>
        <w:tc>
          <w:tcPr>
            <w:tcW w:w="7068" w:type="dxa"/>
            <w:shd w:val="clear" w:color="auto" w:fill="auto"/>
          </w:tcPr>
          <w:p w14:paraId="627156F7" w14:textId="77777777" w:rsidR="009859C2" w:rsidRPr="00F230E3" w:rsidRDefault="009859C2" w:rsidP="00D812C2">
            <w:pPr>
              <w:rPr>
                <w:rFonts w:ascii="Arial" w:hAnsi="Arial" w:cs="Arial"/>
                <w:sz w:val="22"/>
                <w:szCs w:val="22"/>
              </w:rPr>
            </w:pPr>
            <w:r w:rsidRPr="00F230E3">
              <w:rPr>
                <w:rFonts w:ascii="Arial" w:hAnsi="Arial" w:cs="Arial"/>
                <w:sz w:val="22"/>
                <w:szCs w:val="22"/>
              </w:rPr>
              <w:t xml:space="preserve">Perform all necessary technical design, programming, development, unit and string testing, scripting, configuring or customizing of application modules as required to develop and implement the design plans and specifications </w:t>
            </w:r>
          </w:p>
        </w:tc>
      </w:tr>
      <w:tr w:rsidR="009859C2" w:rsidRPr="00F230E3" w14:paraId="627156FB" w14:textId="77777777" w:rsidTr="005033FC">
        <w:trPr>
          <w:gridAfter w:val="1"/>
          <w:wAfter w:w="12" w:type="dxa"/>
        </w:trPr>
        <w:tc>
          <w:tcPr>
            <w:tcW w:w="1170" w:type="dxa"/>
            <w:shd w:val="clear" w:color="auto" w:fill="auto"/>
          </w:tcPr>
          <w:p w14:paraId="627156F9" w14:textId="77777777" w:rsidR="009859C2" w:rsidRPr="00F230E3" w:rsidRDefault="009859C2" w:rsidP="00D812C2">
            <w:pPr>
              <w:rPr>
                <w:rFonts w:ascii="Arial" w:hAnsi="Arial" w:cs="Arial"/>
                <w:color w:val="000000"/>
                <w:sz w:val="22"/>
                <w:szCs w:val="22"/>
              </w:rPr>
            </w:pPr>
            <w:permStart w:id="1723096766" w:edGrp="everyone"/>
            <w:permEnd w:id="1043937965"/>
          </w:p>
        </w:tc>
        <w:tc>
          <w:tcPr>
            <w:tcW w:w="7068" w:type="dxa"/>
            <w:shd w:val="clear" w:color="auto" w:fill="auto"/>
          </w:tcPr>
          <w:p w14:paraId="627156FA" w14:textId="77777777" w:rsidR="009859C2" w:rsidRPr="00F230E3" w:rsidRDefault="009859C2" w:rsidP="00D812C2">
            <w:pPr>
              <w:rPr>
                <w:rFonts w:ascii="Arial" w:hAnsi="Arial" w:cs="Arial"/>
                <w:sz w:val="22"/>
                <w:szCs w:val="22"/>
              </w:rPr>
            </w:pPr>
            <w:r w:rsidRPr="00F230E3">
              <w:rPr>
                <w:rFonts w:ascii="Arial" w:hAnsi="Arial" w:cs="Arial"/>
                <w:sz w:val="22"/>
                <w:szCs w:val="22"/>
              </w:rPr>
              <w:t xml:space="preserve">Recommend modifications and performance-enhancement adjustments to </w:t>
            </w:r>
            <w:r w:rsidRPr="00F230E3">
              <w:rPr>
                <w:rFonts w:ascii="Arial" w:hAnsi="Arial" w:cs="Arial"/>
                <w:color w:val="000000"/>
                <w:sz w:val="22"/>
                <w:szCs w:val="22"/>
              </w:rPr>
              <w:t>Company</w:t>
            </w:r>
            <w:r w:rsidRPr="00F230E3">
              <w:rPr>
                <w:rFonts w:ascii="Arial" w:hAnsi="Arial" w:cs="Arial"/>
                <w:sz w:val="22"/>
                <w:szCs w:val="22"/>
              </w:rPr>
              <w:t xml:space="preserve"> system software and utilities </w:t>
            </w:r>
          </w:p>
        </w:tc>
      </w:tr>
      <w:tr w:rsidR="009859C2" w:rsidRPr="00F230E3" w14:paraId="627156FE" w14:textId="77777777" w:rsidTr="005033FC">
        <w:trPr>
          <w:gridAfter w:val="1"/>
          <w:wAfter w:w="12" w:type="dxa"/>
        </w:trPr>
        <w:tc>
          <w:tcPr>
            <w:tcW w:w="1170" w:type="dxa"/>
            <w:shd w:val="clear" w:color="auto" w:fill="auto"/>
          </w:tcPr>
          <w:p w14:paraId="627156FC" w14:textId="77777777" w:rsidR="009859C2" w:rsidRPr="00F230E3" w:rsidRDefault="009859C2" w:rsidP="00D812C2">
            <w:pPr>
              <w:rPr>
                <w:rFonts w:ascii="Arial" w:hAnsi="Arial" w:cs="Arial"/>
                <w:color w:val="000000"/>
                <w:sz w:val="22"/>
                <w:szCs w:val="22"/>
              </w:rPr>
            </w:pPr>
            <w:permStart w:id="120800640" w:edGrp="everyone"/>
            <w:permEnd w:id="1723096766"/>
          </w:p>
        </w:tc>
        <w:tc>
          <w:tcPr>
            <w:tcW w:w="7068" w:type="dxa"/>
            <w:shd w:val="clear" w:color="auto" w:fill="auto"/>
          </w:tcPr>
          <w:p w14:paraId="627156FD" w14:textId="77777777" w:rsidR="009859C2" w:rsidRPr="00F230E3" w:rsidRDefault="009859C2" w:rsidP="00D812C2">
            <w:pPr>
              <w:rPr>
                <w:rFonts w:ascii="Arial" w:hAnsi="Arial" w:cs="Arial"/>
                <w:sz w:val="22"/>
                <w:szCs w:val="22"/>
              </w:rPr>
            </w:pPr>
            <w:r w:rsidRPr="00F230E3">
              <w:rPr>
                <w:rFonts w:ascii="Arial" w:hAnsi="Arial" w:cs="Arial"/>
                <w:sz w:val="22"/>
                <w:szCs w:val="22"/>
              </w:rPr>
              <w:t>Manage all programming and development efforts using industry-standard project management tools and methodologies</w:t>
            </w:r>
          </w:p>
        </w:tc>
      </w:tr>
      <w:tr w:rsidR="009859C2" w:rsidRPr="00F230E3" w14:paraId="62715701" w14:textId="77777777" w:rsidTr="005033FC">
        <w:trPr>
          <w:gridAfter w:val="1"/>
          <w:wAfter w:w="12" w:type="dxa"/>
        </w:trPr>
        <w:tc>
          <w:tcPr>
            <w:tcW w:w="1170" w:type="dxa"/>
            <w:shd w:val="clear" w:color="auto" w:fill="auto"/>
          </w:tcPr>
          <w:p w14:paraId="627156FF" w14:textId="77777777" w:rsidR="009859C2" w:rsidRPr="00F230E3" w:rsidRDefault="009859C2" w:rsidP="00D812C2">
            <w:pPr>
              <w:rPr>
                <w:rFonts w:ascii="Arial" w:hAnsi="Arial" w:cs="Arial"/>
                <w:color w:val="000000"/>
                <w:sz w:val="22"/>
                <w:szCs w:val="22"/>
              </w:rPr>
            </w:pPr>
            <w:permStart w:id="1442537350" w:edGrp="everyone"/>
            <w:permEnd w:id="120800640"/>
          </w:p>
        </w:tc>
        <w:tc>
          <w:tcPr>
            <w:tcW w:w="7068" w:type="dxa"/>
            <w:shd w:val="clear" w:color="auto" w:fill="auto"/>
          </w:tcPr>
          <w:p w14:paraId="62715700" w14:textId="77777777" w:rsidR="009859C2" w:rsidRPr="00F230E3" w:rsidRDefault="009859C2" w:rsidP="00D812C2">
            <w:pPr>
              <w:rPr>
                <w:rFonts w:ascii="Arial" w:hAnsi="Arial" w:cs="Arial"/>
                <w:sz w:val="22"/>
                <w:szCs w:val="22"/>
              </w:rPr>
            </w:pPr>
            <w:r w:rsidRPr="00F230E3">
              <w:rPr>
                <w:rFonts w:ascii="Arial" w:hAnsi="Arial" w:cs="Arial"/>
                <w:sz w:val="22"/>
                <w:szCs w:val="22"/>
              </w:rPr>
              <w:t>Develop and execute unit test cases for programming and development efforts</w:t>
            </w:r>
          </w:p>
        </w:tc>
      </w:tr>
      <w:tr w:rsidR="009859C2" w:rsidRPr="00F230E3" w14:paraId="62715704" w14:textId="77777777" w:rsidTr="005033FC">
        <w:trPr>
          <w:gridAfter w:val="1"/>
          <w:wAfter w:w="12" w:type="dxa"/>
        </w:trPr>
        <w:tc>
          <w:tcPr>
            <w:tcW w:w="1170" w:type="dxa"/>
            <w:shd w:val="clear" w:color="auto" w:fill="auto"/>
          </w:tcPr>
          <w:p w14:paraId="62715702" w14:textId="77777777" w:rsidR="009859C2" w:rsidRPr="00F230E3" w:rsidRDefault="009859C2" w:rsidP="00D812C2">
            <w:pPr>
              <w:rPr>
                <w:rFonts w:ascii="Arial" w:hAnsi="Arial" w:cs="Arial"/>
                <w:color w:val="000000"/>
                <w:sz w:val="22"/>
                <w:szCs w:val="22"/>
              </w:rPr>
            </w:pPr>
            <w:permStart w:id="852964766" w:edGrp="everyone"/>
            <w:permEnd w:id="1442537350"/>
          </w:p>
        </w:tc>
        <w:tc>
          <w:tcPr>
            <w:tcW w:w="7068" w:type="dxa"/>
            <w:shd w:val="clear" w:color="auto" w:fill="auto"/>
          </w:tcPr>
          <w:p w14:paraId="62715703" w14:textId="77777777" w:rsidR="009859C2" w:rsidRPr="00F230E3" w:rsidRDefault="009859C2" w:rsidP="00A7047C">
            <w:pPr>
              <w:rPr>
                <w:rFonts w:ascii="Arial" w:hAnsi="Arial" w:cs="Arial"/>
                <w:sz w:val="22"/>
                <w:szCs w:val="22"/>
              </w:rPr>
            </w:pPr>
            <w:r w:rsidRPr="00F230E3">
              <w:rPr>
                <w:rFonts w:ascii="Arial" w:hAnsi="Arial" w:cs="Arial"/>
                <w:sz w:val="22"/>
                <w:szCs w:val="22"/>
              </w:rPr>
              <w:t xml:space="preserve">Provide </w:t>
            </w:r>
            <w:r w:rsidR="00A7047C">
              <w:rPr>
                <w:rFonts w:ascii="Arial" w:hAnsi="Arial" w:cs="Arial"/>
                <w:sz w:val="22"/>
                <w:szCs w:val="22"/>
              </w:rPr>
              <w:t>S</w:t>
            </w:r>
            <w:r w:rsidRPr="00F230E3">
              <w:rPr>
                <w:rFonts w:ascii="Arial" w:hAnsi="Arial" w:cs="Arial"/>
                <w:sz w:val="22"/>
                <w:szCs w:val="22"/>
              </w:rPr>
              <w:t xml:space="preserve">upplier’s unit test results with </w:t>
            </w:r>
            <w:r w:rsidRPr="00F230E3">
              <w:rPr>
                <w:rFonts w:ascii="Arial" w:hAnsi="Arial" w:cs="Arial"/>
                <w:color w:val="000000"/>
                <w:sz w:val="22"/>
                <w:szCs w:val="22"/>
              </w:rPr>
              <w:t>Company</w:t>
            </w:r>
          </w:p>
        </w:tc>
      </w:tr>
      <w:tr w:rsidR="009859C2" w:rsidRPr="00F230E3" w14:paraId="62715707" w14:textId="77777777" w:rsidTr="005033FC">
        <w:trPr>
          <w:gridAfter w:val="1"/>
          <w:wAfter w:w="12" w:type="dxa"/>
        </w:trPr>
        <w:tc>
          <w:tcPr>
            <w:tcW w:w="1170" w:type="dxa"/>
            <w:shd w:val="clear" w:color="auto" w:fill="auto"/>
          </w:tcPr>
          <w:p w14:paraId="62715705" w14:textId="77777777" w:rsidR="009859C2" w:rsidRPr="00F230E3" w:rsidRDefault="009859C2" w:rsidP="00D812C2">
            <w:pPr>
              <w:rPr>
                <w:rFonts w:ascii="Arial" w:hAnsi="Arial" w:cs="Arial"/>
                <w:color w:val="000000"/>
                <w:sz w:val="22"/>
                <w:szCs w:val="22"/>
              </w:rPr>
            </w:pPr>
            <w:permStart w:id="1737498725" w:edGrp="everyone"/>
            <w:permEnd w:id="852964766"/>
          </w:p>
        </w:tc>
        <w:tc>
          <w:tcPr>
            <w:tcW w:w="7068" w:type="dxa"/>
            <w:shd w:val="clear" w:color="auto" w:fill="auto"/>
          </w:tcPr>
          <w:p w14:paraId="62715706" w14:textId="77777777" w:rsidR="009859C2" w:rsidRPr="00F230E3" w:rsidRDefault="009859C2" w:rsidP="00A7047C">
            <w:pPr>
              <w:rPr>
                <w:rFonts w:ascii="Arial" w:hAnsi="Arial" w:cs="Arial"/>
                <w:sz w:val="22"/>
                <w:szCs w:val="22"/>
              </w:rPr>
            </w:pPr>
            <w:r w:rsidRPr="00F230E3">
              <w:rPr>
                <w:rFonts w:ascii="Arial" w:hAnsi="Arial" w:cs="Arial"/>
                <w:sz w:val="22"/>
                <w:szCs w:val="22"/>
              </w:rPr>
              <w:t xml:space="preserve">Upload unit test results to </w:t>
            </w:r>
            <w:r w:rsidRPr="00F230E3">
              <w:rPr>
                <w:rFonts w:ascii="Arial" w:hAnsi="Arial" w:cs="Arial"/>
                <w:color w:val="000000"/>
                <w:sz w:val="22"/>
                <w:szCs w:val="22"/>
              </w:rPr>
              <w:t>Company</w:t>
            </w:r>
            <w:r w:rsidRPr="00F230E3">
              <w:rPr>
                <w:rFonts w:ascii="Arial" w:hAnsi="Arial" w:cs="Arial"/>
                <w:sz w:val="22"/>
                <w:szCs w:val="22"/>
              </w:rPr>
              <w:t xml:space="preserve">’s Quality Center (if </w:t>
            </w:r>
            <w:r w:rsidR="00A7047C">
              <w:rPr>
                <w:rFonts w:ascii="Arial" w:hAnsi="Arial" w:cs="Arial"/>
                <w:sz w:val="22"/>
                <w:szCs w:val="22"/>
              </w:rPr>
              <w:t>S</w:t>
            </w:r>
            <w:r w:rsidRPr="00F230E3">
              <w:rPr>
                <w:rFonts w:ascii="Arial" w:hAnsi="Arial" w:cs="Arial"/>
                <w:sz w:val="22"/>
                <w:szCs w:val="22"/>
              </w:rPr>
              <w:t xml:space="preserve">upplier does not have access to the tool, this can be done by </w:t>
            </w:r>
            <w:r w:rsidRPr="00F230E3">
              <w:rPr>
                <w:rFonts w:ascii="Arial" w:hAnsi="Arial" w:cs="Arial"/>
                <w:color w:val="000000"/>
                <w:sz w:val="22"/>
                <w:szCs w:val="22"/>
              </w:rPr>
              <w:t>Company</w:t>
            </w:r>
            <w:r w:rsidRPr="00F230E3">
              <w:rPr>
                <w:rFonts w:ascii="Arial" w:hAnsi="Arial" w:cs="Arial"/>
                <w:sz w:val="22"/>
                <w:szCs w:val="22"/>
              </w:rPr>
              <w:t>)</w:t>
            </w:r>
          </w:p>
        </w:tc>
      </w:tr>
      <w:tr w:rsidR="009859C2" w:rsidRPr="00F230E3" w14:paraId="6271570A" w14:textId="77777777" w:rsidTr="005033FC">
        <w:trPr>
          <w:gridAfter w:val="1"/>
          <w:wAfter w:w="12" w:type="dxa"/>
        </w:trPr>
        <w:tc>
          <w:tcPr>
            <w:tcW w:w="1170" w:type="dxa"/>
            <w:shd w:val="clear" w:color="auto" w:fill="auto"/>
          </w:tcPr>
          <w:p w14:paraId="62715708" w14:textId="77777777" w:rsidR="009859C2" w:rsidRPr="00F230E3" w:rsidRDefault="009859C2" w:rsidP="00D812C2">
            <w:pPr>
              <w:rPr>
                <w:rFonts w:ascii="Arial" w:hAnsi="Arial" w:cs="Arial"/>
                <w:color w:val="000000"/>
                <w:sz w:val="22"/>
                <w:szCs w:val="22"/>
              </w:rPr>
            </w:pPr>
            <w:permStart w:id="1665154934" w:edGrp="everyone"/>
            <w:permEnd w:id="1737498725"/>
          </w:p>
        </w:tc>
        <w:tc>
          <w:tcPr>
            <w:tcW w:w="7068" w:type="dxa"/>
            <w:shd w:val="clear" w:color="auto" w:fill="auto"/>
          </w:tcPr>
          <w:p w14:paraId="62715709" w14:textId="77777777" w:rsidR="009859C2" w:rsidRPr="00F230E3" w:rsidRDefault="009859C2" w:rsidP="00D812C2">
            <w:pPr>
              <w:tabs>
                <w:tab w:val="clear" w:pos="360"/>
              </w:tabs>
              <w:suppressAutoHyphens/>
              <w:rPr>
                <w:rFonts w:ascii="Arial" w:hAnsi="Arial" w:cs="Arial"/>
                <w:color w:val="000000"/>
                <w:sz w:val="22"/>
                <w:szCs w:val="22"/>
              </w:rPr>
            </w:pPr>
            <w:r w:rsidRPr="00F230E3">
              <w:rPr>
                <w:rFonts w:ascii="Arial" w:hAnsi="Arial" w:cs="Arial"/>
                <w:color w:val="000000"/>
                <w:sz w:val="22"/>
                <w:szCs w:val="22"/>
              </w:rPr>
              <w:t xml:space="preserve">Develop the test plan &amp; strategy for UAT testing </w:t>
            </w:r>
          </w:p>
        </w:tc>
      </w:tr>
      <w:tr w:rsidR="009859C2" w:rsidRPr="00F230E3" w14:paraId="6271570D" w14:textId="77777777" w:rsidTr="005033FC">
        <w:trPr>
          <w:gridAfter w:val="1"/>
          <w:wAfter w:w="12" w:type="dxa"/>
        </w:trPr>
        <w:tc>
          <w:tcPr>
            <w:tcW w:w="1170" w:type="dxa"/>
            <w:shd w:val="clear" w:color="auto" w:fill="auto"/>
          </w:tcPr>
          <w:p w14:paraId="6271570B" w14:textId="77777777" w:rsidR="009859C2" w:rsidRPr="00F230E3" w:rsidRDefault="009859C2" w:rsidP="00D812C2">
            <w:pPr>
              <w:rPr>
                <w:rFonts w:ascii="Arial" w:hAnsi="Arial" w:cs="Arial"/>
                <w:color w:val="000000"/>
                <w:sz w:val="22"/>
                <w:szCs w:val="22"/>
              </w:rPr>
            </w:pPr>
            <w:permStart w:id="1738429711" w:edGrp="everyone"/>
            <w:permEnd w:id="1665154934"/>
          </w:p>
        </w:tc>
        <w:tc>
          <w:tcPr>
            <w:tcW w:w="7068" w:type="dxa"/>
            <w:shd w:val="clear" w:color="auto" w:fill="auto"/>
          </w:tcPr>
          <w:p w14:paraId="6271570C" w14:textId="77777777" w:rsidR="009859C2" w:rsidRPr="00F230E3" w:rsidRDefault="009859C2" w:rsidP="00D812C2">
            <w:pPr>
              <w:tabs>
                <w:tab w:val="clear" w:pos="360"/>
              </w:tabs>
              <w:suppressAutoHyphens/>
              <w:rPr>
                <w:rFonts w:ascii="Arial" w:hAnsi="Arial" w:cs="Arial"/>
                <w:color w:val="000000"/>
                <w:sz w:val="22"/>
                <w:szCs w:val="22"/>
              </w:rPr>
            </w:pPr>
            <w:r w:rsidRPr="00F230E3">
              <w:rPr>
                <w:rFonts w:ascii="Arial" w:hAnsi="Arial" w:cs="Arial"/>
                <w:color w:val="000000"/>
                <w:sz w:val="22"/>
                <w:szCs w:val="22"/>
              </w:rPr>
              <w:t>Develop the test plan &amp; strategy for System Integration Testing (SIT) testing</w:t>
            </w:r>
          </w:p>
        </w:tc>
      </w:tr>
      <w:tr w:rsidR="009859C2" w:rsidRPr="00F230E3" w14:paraId="62715710" w14:textId="77777777" w:rsidTr="005033FC">
        <w:trPr>
          <w:gridAfter w:val="1"/>
          <w:wAfter w:w="12" w:type="dxa"/>
        </w:trPr>
        <w:tc>
          <w:tcPr>
            <w:tcW w:w="1170" w:type="dxa"/>
            <w:shd w:val="clear" w:color="auto" w:fill="auto"/>
          </w:tcPr>
          <w:p w14:paraId="6271570E" w14:textId="77777777" w:rsidR="009859C2" w:rsidRPr="00F230E3" w:rsidRDefault="009859C2" w:rsidP="00D812C2">
            <w:pPr>
              <w:rPr>
                <w:rFonts w:ascii="Arial" w:hAnsi="Arial" w:cs="Arial"/>
                <w:color w:val="000000"/>
                <w:sz w:val="22"/>
                <w:szCs w:val="22"/>
              </w:rPr>
            </w:pPr>
            <w:permStart w:id="86470162" w:edGrp="everyone"/>
            <w:permEnd w:id="1738429711"/>
          </w:p>
        </w:tc>
        <w:tc>
          <w:tcPr>
            <w:tcW w:w="7068" w:type="dxa"/>
            <w:shd w:val="clear" w:color="auto" w:fill="auto"/>
          </w:tcPr>
          <w:p w14:paraId="6271570F" w14:textId="77777777" w:rsidR="009859C2" w:rsidRPr="00F230E3" w:rsidRDefault="009859C2" w:rsidP="00D812C2">
            <w:pPr>
              <w:rPr>
                <w:rFonts w:ascii="Arial" w:hAnsi="Arial" w:cs="Arial"/>
                <w:color w:val="000000"/>
                <w:sz w:val="22"/>
                <w:szCs w:val="22"/>
              </w:rPr>
            </w:pPr>
            <w:r w:rsidRPr="00F230E3">
              <w:rPr>
                <w:rFonts w:ascii="Arial" w:hAnsi="Arial" w:cs="Arial"/>
                <w:color w:val="000000"/>
                <w:sz w:val="22"/>
                <w:szCs w:val="22"/>
              </w:rPr>
              <w:t xml:space="preserve">Develop the test plan &amp; strategy for Performance / Load testing </w:t>
            </w:r>
          </w:p>
        </w:tc>
      </w:tr>
      <w:tr w:rsidR="009859C2" w:rsidRPr="00F230E3" w14:paraId="62715713" w14:textId="77777777" w:rsidTr="005033FC">
        <w:trPr>
          <w:gridAfter w:val="1"/>
          <w:wAfter w:w="12" w:type="dxa"/>
        </w:trPr>
        <w:tc>
          <w:tcPr>
            <w:tcW w:w="1170" w:type="dxa"/>
            <w:shd w:val="clear" w:color="auto" w:fill="auto"/>
          </w:tcPr>
          <w:p w14:paraId="62715711" w14:textId="2C377127" w:rsidR="009859C2" w:rsidRPr="00F230E3" w:rsidRDefault="009859C2" w:rsidP="00D812C2">
            <w:pPr>
              <w:rPr>
                <w:rFonts w:ascii="Arial" w:hAnsi="Arial" w:cs="Arial"/>
                <w:color w:val="000000"/>
                <w:sz w:val="22"/>
                <w:szCs w:val="22"/>
              </w:rPr>
            </w:pPr>
            <w:permStart w:id="881026763" w:edGrp="everyone"/>
            <w:permEnd w:id="86470162"/>
          </w:p>
        </w:tc>
        <w:tc>
          <w:tcPr>
            <w:tcW w:w="7068" w:type="dxa"/>
            <w:shd w:val="clear" w:color="auto" w:fill="auto"/>
          </w:tcPr>
          <w:p w14:paraId="62715712" w14:textId="77777777" w:rsidR="009859C2" w:rsidRPr="00F230E3" w:rsidRDefault="009859C2" w:rsidP="00D812C2">
            <w:pPr>
              <w:rPr>
                <w:rFonts w:ascii="Arial" w:hAnsi="Arial" w:cs="Arial"/>
                <w:color w:val="000000"/>
                <w:sz w:val="22"/>
                <w:szCs w:val="22"/>
              </w:rPr>
            </w:pPr>
            <w:r w:rsidRPr="00F230E3">
              <w:rPr>
                <w:rFonts w:ascii="Arial" w:hAnsi="Arial" w:cs="Arial"/>
                <w:color w:val="000000"/>
                <w:sz w:val="22"/>
                <w:szCs w:val="22"/>
              </w:rPr>
              <w:t>Providing the strategy(s) / plan(s) for review and approval by the project team and key business stakeholders</w:t>
            </w:r>
          </w:p>
        </w:tc>
      </w:tr>
      <w:tr w:rsidR="009859C2" w:rsidRPr="00F230E3" w14:paraId="62715716" w14:textId="77777777" w:rsidTr="005033FC">
        <w:trPr>
          <w:gridAfter w:val="1"/>
          <w:wAfter w:w="12" w:type="dxa"/>
        </w:trPr>
        <w:tc>
          <w:tcPr>
            <w:tcW w:w="1170" w:type="dxa"/>
            <w:shd w:val="clear" w:color="auto" w:fill="auto"/>
          </w:tcPr>
          <w:p w14:paraId="62715714" w14:textId="77777777" w:rsidR="009859C2" w:rsidRPr="00F230E3" w:rsidRDefault="009859C2" w:rsidP="00D812C2">
            <w:pPr>
              <w:rPr>
                <w:rFonts w:ascii="Arial" w:hAnsi="Arial" w:cs="Arial"/>
                <w:color w:val="000000"/>
                <w:sz w:val="22"/>
                <w:szCs w:val="22"/>
              </w:rPr>
            </w:pPr>
            <w:permStart w:id="226842212" w:edGrp="everyone"/>
            <w:permEnd w:id="881026763"/>
          </w:p>
        </w:tc>
        <w:tc>
          <w:tcPr>
            <w:tcW w:w="7068" w:type="dxa"/>
            <w:shd w:val="clear" w:color="auto" w:fill="auto"/>
          </w:tcPr>
          <w:p w14:paraId="62715715" w14:textId="77777777" w:rsidR="009859C2" w:rsidRPr="00F230E3" w:rsidRDefault="00840F53" w:rsidP="00840F53">
            <w:pPr>
              <w:tabs>
                <w:tab w:val="clear" w:pos="360"/>
              </w:tabs>
              <w:suppressAutoHyphens/>
              <w:rPr>
                <w:rFonts w:ascii="Arial" w:hAnsi="Arial" w:cs="Arial"/>
                <w:color w:val="000000"/>
                <w:sz w:val="22"/>
                <w:szCs w:val="22"/>
              </w:rPr>
            </w:pPr>
            <w:r>
              <w:rPr>
                <w:rFonts w:ascii="Arial" w:hAnsi="Arial" w:cs="Arial"/>
                <w:color w:val="000000"/>
                <w:sz w:val="22"/>
                <w:szCs w:val="22"/>
              </w:rPr>
              <w:t>Ensure all requirements are entered and maintained in company application</w:t>
            </w:r>
          </w:p>
        </w:tc>
      </w:tr>
      <w:tr w:rsidR="009859C2" w:rsidRPr="00F230E3" w14:paraId="62715719" w14:textId="77777777" w:rsidTr="005033FC">
        <w:trPr>
          <w:gridAfter w:val="1"/>
          <w:wAfter w:w="12" w:type="dxa"/>
        </w:trPr>
        <w:tc>
          <w:tcPr>
            <w:tcW w:w="1170" w:type="dxa"/>
            <w:shd w:val="clear" w:color="auto" w:fill="auto"/>
          </w:tcPr>
          <w:p w14:paraId="62715717" w14:textId="77777777" w:rsidR="009859C2" w:rsidRPr="00F230E3" w:rsidRDefault="009859C2" w:rsidP="00D812C2">
            <w:pPr>
              <w:rPr>
                <w:rFonts w:ascii="Arial" w:hAnsi="Arial" w:cs="Arial"/>
                <w:color w:val="000000"/>
                <w:sz w:val="22"/>
                <w:szCs w:val="22"/>
              </w:rPr>
            </w:pPr>
            <w:permStart w:id="1847871435" w:edGrp="everyone"/>
            <w:permEnd w:id="226842212"/>
          </w:p>
        </w:tc>
        <w:tc>
          <w:tcPr>
            <w:tcW w:w="7068" w:type="dxa"/>
            <w:shd w:val="clear" w:color="auto" w:fill="auto"/>
          </w:tcPr>
          <w:p w14:paraId="62715718" w14:textId="77777777" w:rsidR="009859C2" w:rsidRPr="00F230E3" w:rsidRDefault="00840F53" w:rsidP="00840F53">
            <w:pPr>
              <w:tabs>
                <w:tab w:val="clear" w:pos="360"/>
              </w:tabs>
              <w:suppressAutoHyphens/>
              <w:rPr>
                <w:rFonts w:ascii="Arial" w:hAnsi="Arial" w:cs="Arial"/>
                <w:color w:val="000000"/>
                <w:sz w:val="22"/>
                <w:szCs w:val="22"/>
              </w:rPr>
            </w:pPr>
            <w:r>
              <w:rPr>
                <w:rFonts w:ascii="Arial" w:hAnsi="Arial" w:cs="Arial"/>
                <w:color w:val="000000"/>
                <w:sz w:val="22"/>
                <w:szCs w:val="22"/>
              </w:rPr>
              <w:t>Ensure all test cases are entered and maintained in company application</w:t>
            </w:r>
          </w:p>
        </w:tc>
      </w:tr>
      <w:tr w:rsidR="009859C2" w:rsidRPr="00F230E3" w14:paraId="6271571C" w14:textId="77777777" w:rsidTr="005033FC">
        <w:trPr>
          <w:gridAfter w:val="1"/>
          <w:wAfter w:w="12" w:type="dxa"/>
        </w:trPr>
        <w:tc>
          <w:tcPr>
            <w:tcW w:w="1170" w:type="dxa"/>
            <w:shd w:val="clear" w:color="auto" w:fill="auto"/>
          </w:tcPr>
          <w:p w14:paraId="6271571A" w14:textId="77777777" w:rsidR="009859C2" w:rsidRPr="00F230E3" w:rsidRDefault="009859C2" w:rsidP="00D812C2">
            <w:pPr>
              <w:rPr>
                <w:rFonts w:ascii="Arial" w:hAnsi="Arial" w:cs="Arial"/>
                <w:color w:val="000000"/>
                <w:sz w:val="22"/>
                <w:szCs w:val="22"/>
              </w:rPr>
            </w:pPr>
            <w:permStart w:id="1808149756" w:edGrp="everyone"/>
            <w:permEnd w:id="1847871435"/>
          </w:p>
        </w:tc>
        <w:tc>
          <w:tcPr>
            <w:tcW w:w="7068" w:type="dxa"/>
            <w:shd w:val="clear" w:color="auto" w:fill="auto"/>
          </w:tcPr>
          <w:p w14:paraId="6271571B" w14:textId="77777777" w:rsidR="009859C2" w:rsidRPr="00F230E3" w:rsidRDefault="00840F53" w:rsidP="00840F53">
            <w:pPr>
              <w:tabs>
                <w:tab w:val="clear" w:pos="360"/>
              </w:tabs>
              <w:suppressAutoHyphens/>
              <w:rPr>
                <w:rFonts w:ascii="Arial" w:hAnsi="Arial" w:cs="Arial"/>
                <w:color w:val="000000"/>
                <w:sz w:val="22"/>
                <w:szCs w:val="22"/>
              </w:rPr>
            </w:pPr>
            <w:r>
              <w:rPr>
                <w:rFonts w:ascii="Arial" w:hAnsi="Arial" w:cs="Arial"/>
                <w:color w:val="000000"/>
                <w:sz w:val="22"/>
                <w:szCs w:val="22"/>
              </w:rPr>
              <w:t xml:space="preserve">Ensure all </w:t>
            </w:r>
            <w:r w:rsidR="009859C2" w:rsidRPr="00F230E3">
              <w:rPr>
                <w:rFonts w:ascii="Arial" w:hAnsi="Arial" w:cs="Arial"/>
                <w:color w:val="000000"/>
                <w:sz w:val="22"/>
                <w:szCs w:val="22"/>
              </w:rPr>
              <w:t xml:space="preserve"> UAT test labs</w:t>
            </w:r>
            <w:r>
              <w:rPr>
                <w:rFonts w:ascii="Arial" w:hAnsi="Arial" w:cs="Arial"/>
                <w:color w:val="000000"/>
                <w:sz w:val="22"/>
                <w:szCs w:val="22"/>
              </w:rPr>
              <w:t xml:space="preserve">/test suites </w:t>
            </w:r>
            <w:r w:rsidR="009859C2" w:rsidRPr="00F230E3">
              <w:rPr>
                <w:rFonts w:ascii="Arial" w:hAnsi="Arial" w:cs="Arial"/>
                <w:color w:val="000000"/>
                <w:sz w:val="22"/>
                <w:szCs w:val="22"/>
              </w:rPr>
              <w:t>(One for Supplier Execution, and one for Business UAT) for testing execution of the test strategy</w:t>
            </w:r>
            <w:r>
              <w:rPr>
                <w:rFonts w:ascii="Arial" w:hAnsi="Arial" w:cs="Arial"/>
                <w:color w:val="000000"/>
                <w:sz w:val="22"/>
                <w:szCs w:val="22"/>
              </w:rPr>
              <w:t xml:space="preserve"> are entered and maintained in company application</w:t>
            </w:r>
          </w:p>
        </w:tc>
      </w:tr>
      <w:tr w:rsidR="009859C2" w:rsidRPr="00F230E3" w14:paraId="6271571F" w14:textId="77777777" w:rsidTr="005033FC">
        <w:trPr>
          <w:gridAfter w:val="1"/>
          <w:wAfter w:w="12" w:type="dxa"/>
        </w:trPr>
        <w:tc>
          <w:tcPr>
            <w:tcW w:w="1170" w:type="dxa"/>
            <w:shd w:val="clear" w:color="auto" w:fill="auto"/>
          </w:tcPr>
          <w:p w14:paraId="6271571D" w14:textId="77777777" w:rsidR="009859C2" w:rsidRPr="00F230E3" w:rsidRDefault="009859C2" w:rsidP="00D812C2">
            <w:pPr>
              <w:rPr>
                <w:rFonts w:ascii="Arial" w:hAnsi="Arial" w:cs="Arial"/>
                <w:color w:val="000000"/>
                <w:sz w:val="22"/>
                <w:szCs w:val="22"/>
              </w:rPr>
            </w:pPr>
            <w:permStart w:id="949373430" w:edGrp="everyone"/>
            <w:permEnd w:id="1808149756"/>
          </w:p>
        </w:tc>
        <w:tc>
          <w:tcPr>
            <w:tcW w:w="7068" w:type="dxa"/>
            <w:shd w:val="clear" w:color="auto" w:fill="auto"/>
          </w:tcPr>
          <w:p w14:paraId="6271571E" w14:textId="77777777" w:rsidR="009859C2" w:rsidRPr="00F230E3" w:rsidRDefault="009859C2" w:rsidP="00840F53">
            <w:pPr>
              <w:tabs>
                <w:tab w:val="clear" w:pos="360"/>
              </w:tabs>
              <w:suppressAutoHyphens/>
              <w:rPr>
                <w:rFonts w:ascii="Arial" w:hAnsi="Arial" w:cs="Arial"/>
                <w:color w:val="000000"/>
                <w:sz w:val="22"/>
                <w:szCs w:val="22"/>
              </w:rPr>
            </w:pPr>
            <w:r w:rsidRPr="00F230E3">
              <w:rPr>
                <w:rFonts w:ascii="Arial" w:hAnsi="Arial" w:cs="Arial"/>
                <w:color w:val="000000"/>
                <w:sz w:val="22"/>
                <w:szCs w:val="22"/>
              </w:rPr>
              <w:t>Creation of SIT test labs</w:t>
            </w:r>
            <w:r w:rsidR="00840F53">
              <w:rPr>
                <w:rFonts w:ascii="Arial" w:hAnsi="Arial" w:cs="Arial"/>
                <w:color w:val="000000"/>
                <w:sz w:val="22"/>
                <w:szCs w:val="22"/>
              </w:rPr>
              <w:t xml:space="preserve">/test </w:t>
            </w:r>
            <w:r w:rsidR="00597381">
              <w:rPr>
                <w:rFonts w:ascii="Arial" w:hAnsi="Arial" w:cs="Arial"/>
                <w:color w:val="000000"/>
                <w:sz w:val="22"/>
                <w:szCs w:val="22"/>
              </w:rPr>
              <w:t>suites</w:t>
            </w:r>
            <w:r w:rsidR="00597381" w:rsidRPr="00F230E3">
              <w:rPr>
                <w:rFonts w:ascii="Arial" w:hAnsi="Arial" w:cs="Arial"/>
                <w:color w:val="000000"/>
                <w:sz w:val="22"/>
                <w:szCs w:val="22"/>
              </w:rPr>
              <w:t xml:space="preserve"> for</w:t>
            </w:r>
            <w:r w:rsidRPr="00F230E3">
              <w:rPr>
                <w:rFonts w:ascii="Arial" w:hAnsi="Arial" w:cs="Arial"/>
                <w:color w:val="000000"/>
                <w:sz w:val="22"/>
                <w:szCs w:val="22"/>
              </w:rPr>
              <w:t xml:space="preserve"> testing execution of the SIT test strategy in </w:t>
            </w:r>
            <w:r w:rsidR="00840F53">
              <w:rPr>
                <w:rFonts w:ascii="Arial" w:hAnsi="Arial" w:cs="Arial"/>
                <w:color w:val="000000"/>
                <w:sz w:val="22"/>
                <w:szCs w:val="22"/>
              </w:rPr>
              <w:t>company application</w:t>
            </w:r>
          </w:p>
        </w:tc>
      </w:tr>
      <w:tr w:rsidR="009859C2" w:rsidRPr="00F230E3" w14:paraId="62715722" w14:textId="77777777" w:rsidTr="005033FC">
        <w:trPr>
          <w:gridAfter w:val="1"/>
          <w:wAfter w:w="12" w:type="dxa"/>
        </w:trPr>
        <w:tc>
          <w:tcPr>
            <w:tcW w:w="1170" w:type="dxa"/>
            <w:shd w:val="clear" w:color="auto" w:fill="auto"/>
          </w:tcPr>
          <w:p w14:paraId="62715720" w14:textId="77777777" w:rsidR="009859C2" w:rsidRPr="00F230E3" w:rsidRDefault="009859C2" w:rsidP="00D812C2">
            <w:pPr>
              <w:rPr>
                <w:rFonts w:ascii="Arial" w:hAnsi="Arial" w:cs="Arial"/>
                <w:color w:val="000000"/>
                <w:sz w:val="22"/>
                <w:szCs w:val="22"/>
              </w:rPr>
            </w:pPr>
            <w:permStart w:id="1418402539" w:edGrp="everyone"/>
            <w:permEnd w:id="949373430"/>
          </w:p>
        </w:tc>
        <w:tc>
          <w:tcPr>
            <w:tcW w:w="7068" w:type="dxa"/>
            <w:shd w:val="clear" w:color="auto" w:fill="auto"/>
          </w:tcPr>
          <w:p w14:paraId="62715721" w14:textId="77777777" w:rsidR="009859C2" w:rsidRPr="00F230E3" w:rsidRDefault="009859C2" w:rsidP="00840F53">
            <w:pPr>
              <w:tabs>
                <w:tab w:val="clear" w:pos="360"/>
              </w:tabs>
              <w:suppressAutoHyphens/>
              <w:rPr>
                <w:rFonts w:ascii="Arial" w:hAnsi="Arial" w:cs="Arial"/>
                <w:color w:val="000000"/>
                <w:sz w:val="22"/>
                <w:szCs w:val="22"/>
              </w:rPr>
            </w:pPr>
            <w:r w:rsidRPr="00F230E3">
              <w:rPr>
                <w:rFonts w:ascii="Arial" w:hAnsi="Arial" w:cs="Arial"/>
                <w:color w:val="000000"/>
                <w:sz w:val="22"/>
                <w:szCs w:val="22"/>
              </w:rPr>
              <w:t>Creation of Performance / Load  test labs</w:t>
            </w:r>
            <w:r w:rsidR="00840F53">
              <w:rPr>
                <w:rFonts w:ascii="Arial" w:hAnsi="Arial" w:cs="Arial"/>
                <w:color w:val="000000"/>
                <w:sz w:val="22"/>
                <w:szCs w:val="22"/>
              </w:rPr>
              <w:t>/test suites</w:t>
            </w:r>
            <w:r w:rsidRPr="00F230E3">
              <w:rPr>
                <w:rFonts w:ascii="Arial" w:hAnsi="Arial" w:cs="Arial"/>
                <w:color w:val="000000"/>
                <w:sz w:val="22"/>
                <w:szCs w:val="22"/>
              </w:rPr>
              <w:t xml:space="preserve"> for testing execution of the Performance / Load  test strategy in </w:t>
            </w:r>
            <w:r w:rsidR="00840F53">
              <w:rPr>
                <w:rFonts w:ascii="Arial" w:hAnsi="Arial" w:cs="Arial"/>
                <w:color w:val="000000"/>
                <w:sz w:val="22"/>
                <w:szCs w:val="22"/>
              </w:rPr>
              <w:t xml:space="preserve">company </w:t>
            </w:r>
            <w:r w:rsidR="00597381">
              <w:rPr>
                <w:rFonts w:ascii="Arial" w:hAnsi="Arial" w:cs="Arial"/>
                <w:color w:val="000000"/>
                <w:sz w:val="22"/>
                <w:szCs w:val="22"/>
              </w:rPr>
              <w:t>application</w:t>
            </w:r>
          </w:p>
        </w:tc>
      </w:tr>
      <w:tr w:rsidR="009859C2" w:rsidRPr="00F230E3" w14:paraId="62715725" w14:textId="77777777" w:rsidTr="005033FC">
        <w:trPr>
          <w:gridAfter w:val="1"/>
          <w:wAfter w:w="12" w:type="dxa"/>
        </w:trPr>
        <w:tc>
          <w:tcPr>
            <w:tcW w:w="1170" w:type="dxa"/>
            <w:shd w:val="clear" w:color="auto" w:fill="auto"/>
          </w:tcPr>
          <w:p w14:paraId="62715723" w14:textId="77777777" w:rsidR="009859C2" w:rsidRPr="00F230E3" w:rsidRDefault="009859C2" w:rsidP="00D812C2">
            <w:pPr>
              <w:rPr>
                <w:rFonts w:ascii="Arial" w:hAnsi="Arial" w:cs="Arial"/>
                <w:color w:val="000000"/>
                <w:sz w:val="22"/>
                <w:szCs w:val="22"/>
              </w:rPr>
            </w:pPr>
            <w:permStart w:id="412816432" w:edGrp="everyone"/>
            <w:permEnd w:id="1418402539"/>
          </w:p>
        </w:tc>
        <w:tc>
          <w:tcPr>
            <w:tcW w:w="7068" w:type="dxa"/>
            <w:shd w:val="clear" w:color="auto" w:fill="auto"/>
          </w:tcPr>
          <w:p w14:paraId="62715724" w14:textId="77777777" w:rsidR="009859C2" w:rsidRPr="00F230E3" w:rsidRDefault="009859C2" w:rsidP="00840F53">
            <w:pPr>
              <w:tabs>
                <w:tab w:val="clear" w:pos="360"/>
              </w:tabs>
              <w:suppressAutoHyphens/>
              <w:rPr>
                <w:rFonts w:ascii="Arial" w:hAnsi="Arial" w:cs="Arial"/>
                <w:color w:val="000000"/>
                <w:sz w:val="22"/>
                <w:szCs w:val="22"/>
              </w:rPr>
            </w:pPr>
            <w:r w:rsidRPr="00F230E3">
              <w:rPr>
                <w:rFonts w:ascii="Arial" w:hAnsi="Arial" w:cs="Arial"/>
                <w:color w:val="000000"/>
                <w:sz w:val="22"/>
                <w:szCs w:val="22"/>
              </w:rPr>
              <w:t>Execution of one full UAT test lab</w:t>
            </w:r>
            <w:r w:rsidR="00840F53">
              <w:rPr>
                <w:rFonts w:ascii="Arial" w:hAnsi="Arial" w:cs="Arial"/>
                <w:color w:val="000000"/>
                <w:sz w:val="22"/>
                <w:szCs w:val="22"/>
              </w:rPr>
              <w:t>/test suite</w:t>
            </w:r>
            <w:r w:rsidRPr="00F230E3">
              <w:rPr>
                <w:rFonts w:ascii="Arial" w:hAnsi="Arial" w:cs="Arial"/>
                <w:color w:val="000000"/>
                <w:sz w:val="22"/>
                <w:szCs w:val="22"/>
              </w:rPr>
              <w:t xml:space="preserve"> including defect closeout prior to sending the solution to the business for business testing (UAT) in </w:t>
            </w:r>
            <w:r w:rsidR="00840F53">
              <w:rPr>
                <w:rFonts w:ascii="Arial" w:hAnsi="Arial" w:cs="Arial"/>
                <w:color w:val="000000"/>
                <w:sz w:val="22"/>
                <w:szCs w:val="22"/>
              </w:rPr>
              <w:t>company application</w:t>
            </w:r>
          </w:p>
        </w:tc>
      </w:tr>
      <w:tr w:rsidR="009859C2" w:rsidRPr="00F230E3" w14:paraId="62715728" w14:textId="77777777" w:rsidTr="005033FC">
        <w:trPr>
          <w:gridAfter w:val="1"/>
          <w:wAfter w:w="12" w:type="dxa"/>
        </w:trPr>
        <w:tc>
          <w:tcPr>
            <w:tcW w:w="1170" w:type="dxa"/>
            <w:shd w:val="clear" w:color="auto" w:fill="auto"/>
          </w:tcPr>
          <w:p w14:paraId="62715726" w14:textId="77777777" w:rsidR="009859C2" w:rsidRPr="00F230E3" w:rsidRDefault="009859C2" w:rsidP="00D812C2">
            <w:pPr>
              <w:rPr>
                <w:rFonts w:ascii="Arial" w:hAnsi="Arial" w:cs="Arial"/>
                <w:color w:val="000000"/>
                <w:sz w:val="22"/>
                <w:szCs w:val="22"/>
              </w:rPr>
            </w:pPr>
            <w:permStart w:id="1020078190" w:edGrp="everyone"/>
            <w:permEnd w:id="412816432"/>
          </w:p>
        </w:tc>
        <w:tc>
          <w:tcPr>
            <w:tcW w:w="7068" w:type="dxa"/>
            <w:shd w:val="clear" w:color="auto" w:fill="auto"/>
          </w:tcPr>
          <w:p w14:paraId="62715727" w14:textId="77777777" w:rsidR="009859C2" w:rsidRPr="00F230E3" w:rsidRDefault="009859C2" w:rsidP="00DF3685">
            <w:pPr>
              <w:tabs>
                <w:tab w:val="clear" w:pos="360"/>
              </w:tabs>
              <w:suppressAutoHyphens/>
              <w:rPr>
                <w:rFonts w:ascii="Arial" w:hAnsi="Arial" w:cs="Arial"/>
                <w:color w:val="000000"/>
                <w:sz w:val="22"/>
                <w:szCs w:val="22"/>
              </w:rPr>
            </w:pPr>
            <w:r w:rsidRPr="00F230E3">
              <w:rPr>
                <w:rFonts w:ascii="Arial" w:hAnsi="Arial" w:cs="Arial"/>
                <w:color w:val="000000"/>
                <w:sz w:val="22"/>
                <w:szCs w:val="22"/>
              </w:rPr>
              <w:t xml:space="preserve">Facilitation of business testing (UAT) and approval by the business </w:t>
            </w:r>
          </w:p>
        </w:tc>
      </w:tr>
      <w:tr w:rsidR="009859C2" w:rsidRPr="00F230E3" w14:paraId="6271572B" w14:textId="77777777" w:rsidTr="005033FC">
        <w:trPr>
          <w:gridAfter w:val="1"/>
          <w:wAfter w:w="12" w:type="dxa"/>
        </w:trPr>
        <w:tc>
          <w:tcPr>
            <w:tcW w:w="1170" w:type="dxa"/>
            <w:shd w:val="clear" w:color="auto" w:fill="auto"/>
          </w:tcPr>
          <w:p w14:paraId="62715729" w14:textId="77777777" w:rsidR="009859C2" w:rsidRPr="00F230E3" w:rsidRDefault="009859C2" w:rsidP="00D812C2">
            <w:pPr>
              <w:rPr>
                <w:rFonts w:ascii="Arial" w:hAnsi="Arial" w:cs="Arial"/>
                <w:color w:val="000000"/>
                <w:sz w:val="22"/>
                <w:szCs w:val="22"/>
              </w:rPr>
            </w:pPr>
            <w:permStart w:id="650446785" w:edGrp="everyone"/>
            <w:permEnd w:id="1020078190"/>
          </w:p>
        </w:tc>
        <w:tc>
          <w:tcPr>
            <w:tcW w:w="7068" w:type="dxa"/>
            <w:shd w:val="clear" w:color="auto" w:fill="auto"/>
          </w:tcPr>
          <w:p w14:paraId="6271572A" w14:textId="77777777" w:rsidR="009859C2" w:rsidRPr="00F230E3" w:rsidRDefault="009859C2" w:rsidP="00D812C2">
            <w:pPr>
              <w:tabs>
                <w:tab w:val="clear" w:pos="360"/>
              </w:tabs>
              <w:suppressAutoHyphens/>
              <w:rPr>
                <w:rFonts w:ascii="Arial" w:hAnsi="Arial" w:cs="Arial"/>
                <w:color w:val="000000"/>
                <w:sz w:val="22"/>
                <w:szCs w:val="22"/>
              </w:rPr>
            </w:pPr>
            <w:r w:rsidRPr="00F230E3">
              <w:rPr>
                <w:rFonts w:ascii="Arial" w:hAnsi="Arial" w:cs="Arial"/>
                <w:color w:val="000000"/>
                <w:sz w:val="22"/>
                <w:szCs w:val="22"/>
              </w:rPr>
              <w:t xml:space="preserve">Execution of </w:t>
            </w:r>
            <w:permStart w:id="1013201995" w:edGrp="everyone"/>
            <w:r w:rsidRPr="00F230E3">
              <w:rPr>
                <w:rFonts w:ascii="Arial" w:hAnsi="Arial" w:cs="Arial"/>
                <w:i/>
                <w:caps/>
                <w:color w:val="0000FF"/>
                <w:sz w:val="22"/>
                <w:szCs w:val="22"/>
              </w:rPr>
              <w:t>&lt;X&gt;</w:t>
            </w:r>
            <w:r w:rsidRPr="00F230E3">
              <w:rPr>
                <w:rFonts w:ascii="Arial" w:hAnsi="Arial" w:cs="Arial"/>
                <w:b/>
                <w:caps/>
                <w:sz w:val="22"/>
                <w:szCs w:val="22"/>
              </w:rPr>
              <w:t xml:space="preserve"> </w:t>
            </w:r>
            <w:permEnd w:id="1013201995"/>
            <w:r w:rsidRPr="00F230E3">
              <w:rPr>
                <w:rFonts w:ascii="Arial" w:hAnsi="Arial" w:cs="Arial"/>
                <w:color w:val="000000"/>
                <w:sz w:val="22"/>
                <w:szCs w:val="22"/>
              </w:rPr>
              <w:t>System Integration Test (SIT) cycles &amp; associated  test lab including defect closeout per project testing strategy &amp; schedule</w:t>
            </w:r>
          </w:p>
        </w:tc>
      </w:tr>
      <w:tr w:rsidR="009859C2" w:rsidRPr="00F230E3" w14:paraId="6271572E" w14:textId="77777777" w:rsidTr="005033FC">
        <w:trPr>
          <w:gridAfter w:val="1"/>
          <w:wAfter w:w="12" w:type="dxa"/>
        </w:trPr>
        <w:tc>
          <w:tcPr>
            <w:tcW w:w="1170" w:type="dxa"/>
            <w:shd w:val="clear" w:color="auto" w:fill="auto"/>
          </w:tcPr>
          <w:p w14:paraId="6271572C" w14:textId="77777777" w:rsidR="009859C2" w:rsidRPr="00F230E3" w:rsidRDefault="009859C2" w:rsidP="00D812C2">
            <w:pPr>
              <w:rPr>
                <w:rFonts w:ascii="Arial" w:hAnsi="Arial" w:cs="Arial"/>
                <w:color w:val="000000"/>
                <w:sz w:val="22"/>
                <w:szCs w:val="22"/>
              </w:rPr>
            </w:pPr>
            <w:permStart w:id="1070691183" w:edGrp="everyone"/>
            <w:permEnd w:id="650446785"/>
          </w:p>
        </w:tc>
        <w:tc>
          <w:tcPr>
            <w:tcW w:w="7068" w:type="dxa"/>
            <w:shd w:val="clear" w:color="auto" w:fill="auto"/>
          </w:tcPr>
          <w:p w14:paraId="6271572D" w14:textId="77777777" w:rsidR="009859C2" w:rsidRPr="00F230E3" w:rsidRDefault="009859C2" w:rsidP="00D812C2">
            <w:pPr>
              <w:tabs>
                <w:tab w:val="clear" w:pos="360"/>
              </w:tabs>
              <w:suppressAutoHyphens/>
              <w:rPr>
                <w:rFonts w:ascii="Arial" w:hAnsi="Arial" w:cs="Arial"/>
                <w:color w:val="000000"/>
                <w:sz w:val="22"/>
                <w:szCs w:val="22"/>
              </w:rPr>
            </w:pPr>
            <w:r w:rsidRPr="00F230E3">
              <w:rPr>
                <w:rFonts w:ascii="Arial" w:hAnsi="Arial" w:cs="Arial"/>
                <w:color w:val="000000"/>
                <w:sz w:val="22"/>
                <w:szCs w:val="22"/>
              </w:rPr>
              <w:t xml:space="preserve">Execution of </w:t>
            </w:r>
            <w:permStart w:id="681278399" w:edGrp="everyone"/>
            <w:r w:rsidRPr="00F230E3">
              <w:rPr>
                <w:rFonts w:ascii="Arial" w:hAnsi="Arial" w:cs="Arial"/>
                <w:i/>
                <w:caps/>
                <w:color w:val="0000FF"/>
                <w:sz w:val="22"/>
                <w:szCs w:val="22"/>
              </w:rPr>
              <w:t>&lt;X&gt;</w:t>
            </w:r>
            <w:r w:rsidRPr="00F230E3">
              <w:rPr>
                <w:rFonts w:ascii="Arial" w:hAnsi="Arial" w:cs="Arial"/>
                <w:b/>
                <w:caps/>
                <w:sz w:val="22"/>
                <w:szCs w:val="22"/>
              </w:rPr>
              <w:t xml:space="preserve"> </w:t>
            </w:r>
            <w:permEnd w:id="681278399"/>
            <w:r w:rsidRPr="00F230E3">
              <w:rPr>
                <w:rFonts w:ascii="Arial" w:hAnsi="Arial" w:cs="Arial"/>
                <w:color w:val="000000"/>
                <w:sz w:val="22"/>
                <w:szCs w:val="22"/>
              </w:rPr>
              <w:t>Performance / Load Test cycles &amp; associated  test lab including defect closeout per project testing strategy &amp; schedule</w:t>
            </w:r>
          </w:p>
        </w:tc>
      </w:tr>
      <w:tr w:rsidR="009859C2" w:rsidRPr="00F230E3" w14:paraId="62715731" w14:textId="77777777" w:rsidTr="005033FC">
        <w:trPr>
          <w:gridAfter w:val="1"/>
          <w:wAfter w:w="12" w:type="dxa"/>
        </w:trPr>
        <w:tc>
          <w:tcPr>
            <w:tcW w:w="1170" w:type="dxa"/>
            <w:shd w:val="clear" w:color="auto" w:fill="auto"/>
          </w:tcPr>
          <w:p w14:paraId="6271572F" w14:textId="77777777" w:rsidR="009859C2" w:rsidRPr="00F230E3" w:rsidRDefault="009859C2" w:rsidP="00D812C2">
            <w:pPr>
              <w:rPr>
                <w:rFonts w:ascii="Arial" w:hAnsi="Arial" w:cs="Arial"/>
                <w:color w:val="000000"/>
                <w:sz w:val="22"/>
                <w:szCs w:val="22"/>
              </w:rPr>
            </w:pPr>
            <w:permStart w:id="1762095143" w:edGrp="everyone"/>
            <w:permEnd w:id="1070691183"/>
          </w:p>
        </w:tc>
        <w:tc>
          <w:tcPr>
            <w:tcW w:w="7068" w:type="dxa"/>
            <w:shd w:val="clear" w:color="auto" w:fill="auto"/>
          </w:tcPr>
          <w:p w14:paraId="62715730" w14:textId="77777777" w:rsidR="009859C2" w:rsidRPr="00F230E3" w:rsidRDefault="009859C2" w:rsidP="00A741E7">
            <w:pPr>
              <w:tabs>
                <w:tab w:val="clear" w:pos="360"/>
              </w:tabs>
              <w:suppressAutoHyphens/>
              <w:rPr>
                <w:rFonts w:ascii="Arial" w:hAnsi="Arial" w:cs="Arial"/>
                <w:color w:val="000000"/>
                <w:sz w:val="22"/>
                <w:szCs w:val="22"/>
              </w:rPr>
            </w:pPr>
            <w:r w:rsidRPr="00F230E3">
              <w:rPr>
                <w:rFonts w:ascii="Arial" w:hAnsi="Arial" w:cs="Arial"/>
                <w:color w:val="000000"/>
                <w:sz w:val="22"/>
                <w:szCs w:val="22"/>
              </w:rPr>
              <w:t xml:space="preserve">Resolution of associated </w:t>
            </w:r>
            <w:r w:rsidR="00A741E7">
              <w:rPr>
                <w:rFonts w:ascii="Arial" w:hAnsi="Arial" w:cs="Arial"/>
                <w:color w:val="000000"/>
                <w:sz w:val="22"/>
                <w:szCs w:val="22"/>
              </w:rPr>
              <w:t xml:space="preserve">test </w:t>
            </w:r>
            <w:r w:rsidRPr="00F230E3">
              <w:rPr>
                <w:rFonts w:ascii="Arial" w:hAnsi="Arial" w:cs="Arial"/>
                <w:color w:val="000000"/>
                <w:sz w:val="22"/>
                <w:szCs w:val="22"/>
              </w:rPr>
              <w:t xml:space="preserve">defects  documented in </w:t>
            </w:r>
            <w:r w:rsidR="00A741E7">
              <w:rPr>
                <w:rFonts w:ascii="Arial" w:hAnsi="Arial" w:cs="Arial"/>
                <w:color w:val="000000"/>
                <w:sz w:val="22"/>
                <w:szCs w:val="22"/>
              </w:rPr>
              <w:t>company application</w:t>
            </w:r>
          </w:p>
        </w:tc>
      </w:tr>
      <w:tr w:rsidR="009859C2" w:rsidRPr="00F230E3" w14:paraId="62715734" w14:textId="77777777" w:rsidTr="005033FC">
        <w:trPr>
          <w:gridAfter w:val="1"/>
          <w:wAfter w:w="12" w:type="dxa"/>
        </w:trPr>
        <w:tc>
          <w:tcPr>
            <w:tcW w:w="1170" w:type="dxa"/>
            <w:shd w:val="clear" w:color="auto" w:fill="auto"/>
          </w:tcPr>
          <w:p w14:paraId="62715732" w14:textId="77777777" w:rsidR="009859C2" w:rsidRPr="00F230E3" w:rsidRDefault="009859C2" w:rsidP="00D812C2">
            <w:pPr>
              <w:rPr>
                <w:rFonts w:ascii="Arial" w:hAnsi="Arial" w:cs="Arial"/>
                <w:color w:val="000000"/>
                <w:sz w:val="22"/>
                <w:szCs w:val="22"/>
              </w:rPr>
            </w:pPr>
            <w:permStart w:id="1177879593" w:edGrp="everyone"/>
            <w:permEnd w:id="1762095143"/>
          </w:p>
        </w:tc>
        <w:tc>
          <w:tcPr>
            <w:tcW w:w="7068" w:type="dxa"/>
            <w:shd w:val="clear" w:color="auto" w:fill="auto"/>
          </w:tcPr>
          <w:p w14:paraId="62715733" w14:textId="77777777" w:rsidR="009859C2" w:rsidRPr="00F230E3" w:rsidRDefault="009859C2" w:rsidP="00D812C2">
            <w:pPr>
              <w:rPr>
                <w:rFonts w:ascii="Arial" w:hAnsi="Arial" w:cs="Arial"/>
                <w:sz w:val="22"/>
                <w:szCs w:val="22"/>
              </w:rPr>
            </w:pPr>
            <w:r w:rsidRPr="00F230E3">
              <w:rPr>
                <w:rFonts w:ascii="Arial" w:hAnsi="Arial" w:cs="Arial"/>
                <w:sz w:val="22"/>
                <w:szCs w:val="22"/>
              </w:rPr>
              <w:t>Manage the functional, integration, and regression test environments and associated test data including creation and maintenance during the testing period</w:t>
            </w:r>
          </w:p>
        </w:tc>
      </w:tr>
      <w:tr w:rsidR="009859C2" w:rsidRPr="00F230E3" w14:paraId="62715737" w14:textId="77777777" w:rsidTr="005033FC">
        <w:trPr>
          <w:gridAfter w:val="1"/>
          <w:wAfter w:w="12" w:type="dxa"/>
        </w:trPr>
        <w:tc>
          <w:tcPr>
            <w:tcW w:w="1170" w:type="dxa"/>
            <w:shd w:val="clear" w:color="auto" w:fill="auto"/>
          </w:tcPr>
          <w:p w14:paraId="62715735" w14:textId="77777777" w:rsidR="009859C2" w:rsidRPr="00F230E3" w:rsidRDefault="009859C2" w:rsidP="00D812C2">
            <w:pPr>
              <w:rPr>
                <w:rFonts w:ascii="Arial" w:hAnsi="Arial" w:cs="Arial"/>
                <w:color w:val="000000"/>
                <w:sz w:val="22"/>
                <w:szCs w:val="22"/>
              </w:rPr>
            </w:pPr>
            <w:permStart w:id="1034232054" w:edGrp="everyone"/>
            <w:permEnd w:id="1177879593"/>
          </w:p>
        </w:tc>
        <w:tc>
          <w:tcPr>
            <w:tcW w:w="7068" w:type="dxa"/>
            <w:shd w:val="clear" w:color="auto" w:fill="auto"/>
          </w:tcPr>
          <w:p w14:paraId="62715736" w14:textId="77777777" w:rsidR="009859C2" w:rsidRPr="00F230E3" w:rsidRDefault="009859C2" w:rsidP="00D812C2">
            <w:pPr>
              <w:rPr>
                <w:rFonts w:ascii="Arial" w:hAnsi="Arial" w:cs="Arial"/>
                <w:sz w:val="22"/>
                <w:szCs w:val="22"/>
              </w:rPr>
            </w:pPr>
            <w:r w:rsidRPr="00F230E3">
              <w:rPr>
                <w:rFonts w:ascii="Arial" w:hAnsi="Arial" w:cs="Arial"/>
                <w:sz w:val="22"/>
                <w:szCs w:val="22"/>
              </w:rPr>
              <w:t>Review testing results for compliance with policies, procedures, plans, and test criteria and metrics (e.g. defect rates, progress against schedule, etc.)</w:t>
            </w:r>
          </w:p>
        </w:tc>
      </w:tr>
      <w:tr w:rsidR="009859C2" w:rsidRPr="00F230E3" w14:paraId="6271573A" w14:textId="77777777" w:rsidTr="005033FC">
        <w:trPr>
          <w:gridAfter w:val="1"/>
          <w:wAfter w:w="12" w:type="dxa"/>
        </w:trPr>
        <w:tc>
          <w:tcPr>
            <w:tcW w:w="1170" w:type="dxa"/>
            <w:shd w:val="clear" w:color="auto" w:fill="auto"/>
          </w:tcPr>
          <w:p w14:paraId="62715738" w14:textId="77777777" w:rsidR="009859C2" w:rsidRPr="00F230E3" w:rsidRDefault="009859C2" w:rsidP="00D812C2">
            <w:pPr>
              <w:rPr>
                <w:rFonts w:ascii="Arial" w:hAnsi="Arial" w:cs="Arial"/>
                <w:color w:val="000000"/>
                <w:sz w:val="22"/>
                <w:szCs w:val="22"/>
              </w:rPr>
            </w:pPr>
            <w:permStart w:id="477502032" w:edGrp="everyone"/>
            <w:permEnd w:id="1034232054"/>
          </w:p>
        </w:tc>
        <w:tc>
          <w:tcPr>
            <w:tcW w:w="7068" w:type="dxa"/>
            <w:shd w:val="clear" w:color="auto" w:fill="auto"/>
          </w:tcPr>
          <w:p w14:paraId="62715739" w14:textId="77777777" w:rsidR="009859C2" w:rsidRPr="00F230E3" w:rsidRDefault="009859C2" w:rsidP="00D812C2">
            <w:pPr>
              <w:rPr>
                <w:rFonts w:ascii="Arial" w:hAnsi="Arial" w:cs="Arial"/>
                <w:sz w:val="22"/>
                <w:szCs w:val="22"/>
              </w:rPr>
            </w:pPr>
            <w:r w:rsidRPr="00F230E3">
              <w:rPr>
                <w:rFonts w:ascii="Arial" w:hAnsi="Arial" w:cs="Arial"/>
                <w:sz w:val="22"/>
                <w:szCs w:val="22"/>
              </w:rPr>
              <w:t xml:space="preserve">Analyze test results (testing, defects) and identify improvements </w:t>
            </w:r>
          </w:p>
        </w:tc>
      </w:tr>
      <w:tr w:rsidR="009859C2" w:rsidRPr="00F230E3" w14:paraId="6271573D" w14:textId="77777777" w:rsidTr="005033FC">
        <w:trPr>
          <w:gridAfter w:val="1"/>
          <w:wAfter w:w="12" w:type="dxa"/>
        </w:trPr>
        <w:tc>
          <w:tcPr>
            <w:tcW w:w="1170" w:type="dxa"/>
            <w:shd w:val="clear" w:color="auto" w:fill="auto"/>
          </w:tcPr>
          <w:p w14:paraId="6271573B" w14:textId="77777777" w:rsidR="009859C2" w:rsidRPr="00F230E3" w:rsidRDefault="009859C2" w:rsidP="00D812C2">
            <w:pPr>
              <w:rPr>
                <w:rFonts w:ascii="Arial" w:hAnsi="Arial" w:cs="Arial"/>
                <w:color w:val="000000"/>
                <w:sz w:val="22"/>
                <w:szCs w:val="22"/>
              </w:rPr>
            </w:pPr>
            <w:permStart w:id="845088949" w:edGrp="everyone"/>
            <w:permEnd w:id="477502032"/>
          </w:p>
        </w:tc>
        <w:tc>
          <w:tcPr>
            <w:tcW w:w="7068" w:type="dxa"/>
            <w:shd w:val="clear" w:color="auto" w:fill="auto"/>
          </w:tcPr>
          <w:p w14:paraId="6271573C" w14:textId="77777777" w:rsidR="009859C2" w:rsidRPr="00F230E3" w:rsidRDefault="009859C2" w:rsidP="00D812C2">
            <w:pPr>
              <w:rPr>
                <w:rFonts w:ascii="Arial" w:hAnsi="Arial" w:cs="Arial"/>
                <w:sz w:val="22"/>
                <w:szCs w:val="22"/>
              </w:rPr>
            </w:pPr>
            <w:r w:rsidRPr="00F230E3">
              <w:rPr>
                <w:rFonts w:ascii="Arial" w:hAnsi="Arial" w:cs="Arial"/>
                <w:sz w:val="22"/>
                <w:szCs w:val="22"/>
              </w:rPr>
              <w:t xml:space="preserve">Provide </w:t>
            </w:r>
            <w:permStart w:id="969474622" w:edGrp="everyone"/>
            <w:r w:rsidRPr="00F230E3">
              <w:rPr>
                <w:rFonts w:ascii="Arial" w:hAnsi="Arial" w:cs="Arial"/>
                <w:i/>
                <w:caps/>
                <w:color w:val="0000FF"/>
                <w:sz w:val="22"/>
                <w:szCs w:val="22"/>
              </w:rPr>
              <w:t>&lt;X&gt;</w:t>
            </w:r>
            <w:permEnd w:id="969474622"/>
            <w:r w:rsidRPr="00F230E3">
              <w:rPr>
                <w:rFonts w:ascii="Arial" w:hAnsi="Arial" w:cs="Arial"/>
                <w:b/>
                <w:caps/>
                <w:sz w:val="22"/>
                <w:szCs w:val="22"/>
              </w:rPr>
              <w:t xml:space="preserve"> </w:t>
            </w:r>
            <w:r w:rsidRPr="00F230E3">
              <w:rPr>
                <w:rFonts w:ascii="Arial" w:hAnsi="Arial" w:cs="Arial"/>
                <w:sz w:val="22"/>
                <w:szCs w:val="22"/>
              </w:rPr>
              <w:t>automated test scripts for future regressions tests</w:t>
            </w:r>
          </w:p>
        </w:tc>
      </w:tr>
      <w:tr w:rsidR="009859C2" w:rsidRPr="00F230E3" w14:paraId="62715740" w14:textId="77777777" w:rsidTr="005033FC">
        <w:trPr>
          <w:gridAfter w:val="1"/>
          <w:wAfter w:w="12" w:type="dxa"/>
        </w:trPr>
        <w:tc>
          <w:tcPr>
            <w:tcW w:w="1170" w:type="dxa"/>
            <w:shd w:val="clear" w:color="auto" w:fill="auto"/>
          </w:tcPr>
          <w:p w14:paraId="6271573E" w14:textId="77777777" w:rsidR="009859C2" w:rsidRPr="00F230E3" w:rsidRDefault="009859C2" w:rsidP="00D812C2">
            <w:pPr>
              <w:rPr>
                <w:rFonts w:ascii="Arial" w:hAnsi="Arial" w:cs="Arial"/>
                <w:color w:val="000000"/>
                <w:sz w:val="22"/>
                <w:szCs w:val="22"/>
              </w:rPr>
            </w:pPr>
            <w:permStart w:id="928201392" w:edGrp="everyone"/>
            <w:permEnd w:id="845088949"/>
          </w:p>
        </w:tc>
        <w:tc>
          <w:tcPr>
            <w:tcW w:w="7068" w:type="dxa"/>
            <w:shd w:val="clear" w:color="auto" w:fill="auto"/>
          </w:tcPr>
          <w:p w14:paraId="6271573F" w14:textId="77777777" w:rsidR="009859C2" w:rsidRPr="00F230E3" w:rsidRDefault="009859C2" w:rsidP="00D812C2">
            <w:pPr>
              <w:rPr>
                <w:rFonts w:ascii="Arial" w:hAnsi="Arial" w:cs="Arial"/>
                <w:sz w:val="22"/>
                <w:szCs w:val="22"/>
              </w:rPr>
            </w:pPr>
            <w:r w:rsidRPr="00F230E3">
              <w:rPr>
                <w:rFonts w:ascii="Arial" w:hAnsi="Arial" w:cs="Arial"/>
                <w:sz w:val="22"/>
                <w:szCs w:val="22"/>
              </w:rPr>
              <w:t xml:space="preserve">Execute </w:t>
            </w:r>
            <w:permStart w:id="486547471" w:edGrp="everyone"/>
            <w:r w:rsidRPr="00F230E3">
              <w:rPr>
                <w:rFonts w:ascii="Arial" w:hAnsi="Arial" w:cs="Arial"/>
                <w:i/>
                <w:caps/>
                <w:color w:val="0000FF"/>
                <w:sz w:val="22"/>
                <w:szCs w:val="22"/>
              </w:rPr>
              <w:t xml:space="preserve">&lt;X&gt; </w:t>
            </w:r>
            <w:permEnd w:id="486547471"/>
            <w:r w:rsidRPr="00F230E3">
              <w:rPr>
                <w:rFonts w:ascii="Arial" w:hAnsi="Arial" w:cs="Arial"/>
                <w:sz w:val="22"/>
                <w:szCs w:val="22"/>
              </w:rPr>
              <w:t>automated test scripts</w:t>
            </w:r>
          </w:p>
        </w:tc>
      </w:tr>
      <w:tr w:rsidR="009859C2" w:rsidRPr="00F230E3" w14:paraId="62715743" w14:textId="77777777" w:rsidTr="005033FC">
        <w:trPr>
          <w:gridAfter w:val="1"/>
          <w:wAfter w:w="12" w:type="dxa"/>
        </w:trPr>
        <w:tc>
          <w:tcPr>
            <w:tcW w:w="1170" w:type="dxa"/>
            <w:shd w:val="clear" w:color="auto" w:fill="auto"/>
          </w:tcPr>
          <w:p w14:paraId="62715741" w14:textId="77777777" w:rsidR="009859C2" w:rsidRPr="00F230E3" w:rsidRDefault="009859C2" w:rsidP="00D812C2">
            <w:pPr>
              <w:rPr>
                <w:rFonts w:ascii="Arial" w:hAnsi="Arial" w:cs="Arial"/>
                <w:color w:val="000000"/>
                <w:sz w:val="22"/>
                <w:szCs w:val="22"/>
              </w:rPr>
            </w:pPr>
            <w:permStart w:id="1528176814" w:edGrp="everyone"/>
            <w:permEnd w:id="928201392"/>
          </w:p>
        </w:tc>
        <w:tc>
          <w:tcPr>
            <w:tcW w:w="7068" w:type="dxa"/>
            <w:shd w:val="clear" w:color="auto" w:fill="auto"/>
          </w:tcPr>
          <w:p w14:paraId="62715742" w14:textId="77777777" w:rsidR="009859C2" w:rsidRPr="00F230E3" w:rsidRDefault="009859C2" w:rsidP="00D812C2">
            <w:pPr>
              <w:rPr>
                <w:rFonts w:ascii="Arial" w:hAnsi="Arial" w:cs="Arial"/>
                <w:sz w:val="22"/>
                <w:szCs w:val="22"/>
              </w:rPr>
            </w:pPr>
            <w:r w:rsidRPr="00F230E3">
              <w:rPr>
                <w:rFonts w:ascii="Arial" w:hAnsi="Arial" w:cs="Arial"/>
                <w:sz w:val="22"/>
                <w:szCs w:val="22"/>
              </w:rPr>
              <w:t xml:space="preserve">Stage systems before implementation where applicable </w:t>
            </w:r>
          </w:p>
        </w:tc>
      </w:tr>
      <w:tr w:rsidR="009859C2" w:rsidRPr="00F230E3" w14:paraId="62715746" w14:textId="77777777" w:rsidTr="005033FC">
        <w:trPr>
          <w:gridAfter w:val="1"/>
          <w:wAfter w:w="12" w:type="dxa"/>
        </w:trPr>
        <w:tc>
          <w:tcPr>
            <w:tcW w:w="1170" w:type="dxa"/>
            <w:shd w:val="clear" w:color="auto" w:fill="auto"/>
          </w:tcPr>
          <w:p w14:paraId="62715744" w14:textId="77777777" w:rsidR="009859C2" w:rsidRPr="00F230E3" w:rsidRDefault="009859C2" w:rsidP="00D812C2">
            <w:pPr>
              <w:rPr>
                <w:rFonts w:ascii="Arial" w:hAnsi="Arial" w:cs="Arial"/>
                <w:color w:val="000000"/>
                <w:sz w:val="22"/>
                <w:szCs w:val="22"/>
              </w:rPr>
            </w:pPr>
            <w:permStart w:id="1453269195" w:edGrp="everyone"/>
            <w:permEnd w:id="1528176814"/>
          </w:p>
        </w:tc>
        <w:tc>
          <w:tcPr>
            <w:tcW w:w="7068" w:type="dxa"/>
            <w:shd w:val="clear" w:color="auto" w:fill="auto"/>
          </w:tcPr>
          <w:p w14:paraId="62715745" w14:textId="77777777" w:rsidR="009859C2" w:rsidRPr="00F230E3" w:rsidRDefault="009859C2" w:rsidP="00D812C2">
            <w:pPr>
              <w:rPr>
                <w:rFonts w:ascii="Arial" w:hAnsi="Arial" w:cs="Arial"/>
                <w:sz w:val="22"/>
                <w:szCs w:val="22"/>
              </w:rPr>
            </w:pPr>
            <w:r w:rsidRPr="00F230E3">
              <w:rPr>
                <w:rFonts w:ascii="Arial" w:hAnsi="Arial" w:cs="Arial"/>
                <w:sz w:val="22"/>
                <w:szCs w:val="22"/>
              </w:rPr>
              <w:t>Develop migration strategy</w:t>
            </w:r>
          </w:p>
        </w:tc>
      </w:tr>
      <w:tr w:rsidR="009859C2" w:rsidRPr="00F230E3" w14:paraId="62715749" w14:textId="77777777" w:rsidTr="005033FC">
        <w:trPr>
          <w:gridAfter w:val="1"/>
          <w:wAfter w:w="12" w:type="dxa"/>
        </w:trPr>
        <w:tc>
          <w:tcPr>
            <w:tcW w:w="1170" w:type="dxa"/>
            <w:shd w:val="clear" w:color="auto" w:fill="auto"/>
          </w:tcPr>
          <w:p w14:paraId="62715747" w14:textId="77777777" w:rsidR="009859C2" w:rsidRPr="00F230E3" w:rsidRDefault="009859C2" w:rsidP="00D812C2">
            <w:pPr>
              <w:rPr>
                <w:rFonts w:ascii="Arial" w:hAnsi="Arial" w:cs="Arial"/>
                <w:color w:val="000000"/>
                <w:sz w:val="22"/>
                <w:szCs w:val="22"/>
              </w:rPr>
            </w:pPr>
            <w:permStart w:id="1664502591" w:edGrp="everyone"/>
            <w:permEnd w:id="1453269195"/>
          </w:p>
        </w:tc>
        <w:tc>
          <w:tcPr>
            <w:tcW w:w="7068" w:type="dxa"/>
            <w:shd w:val="clear" w:color="auto" w:fill="auto"/>
          </w:tcPr>
          <w:p w14:paraId="62715748" w14:textId="77777777" w:rsidR="009859C2" w:rsidRPr="00F230E3" w:rsidRDefault="009859C2" w:rsidP="00D812C2">
            <w:pPr>
              <w:rPr>
                <w:rFonts w:ascii="Arial" w:hAnsi="Arial" w:cs="Arial"/>
                <w:sz w:val="22"/>
                <w:szCs w:val="22"/>
              </w:rPr>
            </w:pPr>
            <w:r w:rsidRPr="00F230E3">
              <w:rPr>
                <w:rFonts w:ascii="Arial" w:hAnsi="Arial" w:cs="Arial"/>
                <w:sz w:val="22"/>
                <w:szCs w:val="22"/>
              </w:rPr>
              <w:t>Perform data migration from existing systems to new systems, by electronic methods</w:t>
            </w:r>
          </w:p>
        </w:tc>
      </w:tr>
      <w:tr w:rsidR="009859C2" w:rsidRPr="00F230E3" w14:paraId="6271574C" w14:textId="77777777" w:rsidTr="005033FC">
        <w:trPr>
          <w:gridAfter w:val="1"/>
          <w:wAfter w:w="12" w:type="dxa"/>
        </w:trPr>
        <w:tc>
          <w:tcPr>
            <w:tcW w:w="1170" w:type="dxa"/>
            <w:shd w:val="clear" w:color="auto" w:fill="auto"/>
          </w:tcPr>
          <w:p w14:paraId="6271574A" w14:textId="77777777" w:rsidR="009859C2" w:rsidRPr="00F230E3" w:rsidRDefault="009859C2" w:rsidP="00D812C2">
            <w:pPr>
              <w:rPr>
                <w:rFonts w:ascii="Arial" w:hAnsi="Arial" w:cs="Arial"/>
                <w:color w:val="000000"/>
                <w:sz w:val="22"/>
                <w:szCs w:val="22"/>
              </w:rPr>
            </w:pPr>
            <w:permStart w:id="275802516" w:edGrp="everyone"/>
            <w:permEnd w:id="1664502591"/>
          </w:p>
        </w:tc>
        <w:tc>
          <w:tcPr>
            <w:tcW w:w="7068" w:type="dxa"/>
            <w:shd w:val="clear" w:color="auto" w:fill="auto"/>
          </w:tcPr>
          <w:p w14:paraId="6271574B" w14:textId="77777777" w:rsidR="009859C2" w:rsidRPr="00F230E3" w:rsidRDefault="009859C2" w:rsidP="00D812C2">
            <w:pPr>
              <w:rPr>
                <w:rFonts w:ascii="Arial" w:hAnsi="Arial" w:cs="Arial"/>
                <w:sz w:val="22"/>
                <w:szCs w:val="22"/>
              </w:rPr>
            </w:pPr>
            <w:r w:rsidRPr="00F230E3">
              <w:rPr>
                <w:rFonts w:ascii="Arial" w:hAnsi="Arial" w:cs="Arial"/>
                <w:sz w:val="22"/>
                <w:szCs w:val="22"/>
              </w:rPr>
              <w:t>Deliver user policies and procedures documentation</w:t>
            </w:r>
          </w:p>
        </w:tc>
      </w:tr>
      <w:tr w:rsidR="009859C2" w:rsidRPr="00F230E3" w14:paraId="6271574F" w14:textId="77777777" w:rsidTr="005033FC">
        <w:trPr>
          <w:gridAfter w:val="1"/>
          <w:wAfter w:w="12" w:type="dxa"/>
        </w:trPr>
        <w:tc>
          <w:tcPr>
            <w:tcW w:w="1170" w:type="dxa"/>
            <w:shd w:val="clear" w:color="auto" w:fill="auto"/>
          </w:tcPr>
          <w:p w14:paraId="6271574D" w14:textId="05464A98" w:rsidR="009859C2" w:rsidRPr="00F230E3" w:rsidRDefault="009859C2" w:rsidP="00D812C2">
            <w:pPr>
              <w:rPr>
                <w:rFonts w:ascii="Arial" w:hAnsi="Arial" w:cs="Arial"/>
                <w:color w:val="000000"/>
                <w:sz w:val="22"/>
                <w:szCs w:val="22"/>
              </w:rPr>
            </w:pPr>
            <w:permStart w:id="1829321290" w:edGrp="everyone"/>
            <w:permEnd w:id="275802516"/>
          </w:p>
        </w:tc>
        <w:tc>
          <w:tcPr>
            <w:tcW w:w="7068" w:type="dxa"/>
            <w:shd w:val="clear" w:color="auto" w:fill="auto"/>
          </w:tcPr>
          <w:p w14:paraId="6271574E" w14:textId="77777777" w:rsidR="009859C2" w:rsidRPr="00F230E3" w:rsidRDefault="009859C2" w:rsidP="00D812C2">
            <w:pPr>
              <w:rPr>
                <w:rFonts w:ascii="Arial" w:hAnsi="Arial" w:cs="Arial"/>
                <w:sz w:val="22"/>
                <w:szCs w:val="22"/>
              </w:rPr>
            </w:pPr>
            <w:r w:rsidRPr="00F230E3">
              <w:rPr>
                <w:rFonts w:ascii="Arial" w:hAnsi="Arial" w:cs="Arial"/>
                <w:sz w:val="22"/>
                <w:szCs w:val="22"/>
              </w:rPr>
              <w:t>Conduct pre-installation site surveys</w:t>
            </w:r>
          </w:p>
        </w:tc>
      </w:tr>
      <w:tr w:rsidR="009859C2" w:rsidRPr="00F230E3" w14:paraId="62715752" w14:textId="77777777" w:rsidTr="005033FC">
        <w:trPr>
          <w:gridAfter w:val="1"/>
          <w:wAfter w:w="12" w:type="dxa"/>
        </w:trPr>
        <w:tc>
          <w:tcPr>
            <w:tcW w:w="1170" w:type="dxa"/>
            <w:shd w:val="clear" w:color="auto" w:fill="auto"/>
          </w:tcPr>
          <w:p w14:paraId="62715750" w14:textId="77777777" w:rsidR="009859C2" w:rsidRPr="00F230E3" w:rsidRDefault="009859C2" w:rsidP="00D812C2">
            <w:pPr>
              <w:rPr>
                <w:rFonts w:ascii="Arial" w:hAnsi="Arial" w:cs="Arial"/>
                <w:color w:val="000000"/>
                <w:sz w:val="22"/>
                <w:szCs w:val="22"/>
              </w:rPr>
            </w:pPr>
            <w:permStart w:id="1339177272" w:edGrp="everyone"/>
            <w:permEnd w:id="1829321290"/>
          </w:p>
        </w:tc>
        <w:tc>
          <w:tcPr>
            <w:tcW w:w="7068" w:type="dxa"/>
            <w:shd w:val="clear" w:color="auto" w:fill="auto"/>
          </w:tcPr>
          <w:p w14:paraId="62715751" w14:textId="77777777" w:rsidR="009859C2" w:rsidRPr="00F230E3" w:rsidRDefault="009859C2" w:rsidP="00D812C2">
            <w:pPr>
              <w:rPr>
                <w:rFonts w:ascii="Arial" w:hAnsi="Arial" w:cs="Arial"/>
                <w:sz w:val="22"/>
                <w:szCs w:val="22"/>
              </w:rPr>
            </w:pPr>
            <w:r w:rsidRPr="00F230E3">
              <w:rPr>
                <w:rFonts w:ascii="Arial" w:hAnsi="Arial" w:cs="Arial"/>
                <w:sz w:val="22"/>
                <w:szCs w:val="22"/>
              </w:rPr>
              <w:t>Implement local adaptations to technical architecture or services provided</w:t>
            </w:r>
          </w:p>
        </w:tc>
      </w:tr>
      <w:tr w:rsidR="009859C2" w:rsidRPr="00F230E3" w14:paraId="62715755" w14:textId="77777777" w:rsidTr="005033FC">
        <w:trPr>
          <w:gridAfter w:val="1"/>
          <w:wAfter w:w="12" w:type="dxa"/>
        </w:trPr>
        <w:tc>
          <w:tcPr>
            <w:tcW w:w="1170" w:type="dxa"/>
            <w:shd w:val="clear" w:color="auto" w:fill="auto"/>
          </w:tcPr>
          <w:p w14:paraId="62715753" w14:textId="77777777" w:rsidR="009859C2" w:rsidRPr="00F230E3" w:rsidRDefault="009859C2" w:rsidP="00D812C2">
            <w:pPr>
              <w:rPr>
                <w:rFonts w:ascii="Arial" w:hAnsi="Arial" w:cs="Arial"/>
                <w:color w:val="000000"/>
                <w:sz w:val="22"/>
                <w:szCs w:val="22"/>
              </w:rPr>
            </w:pPr>
            <w:permStart w:id="823490308" w:edGrp="everyone"/>
            <w:permEnd w:id="1339177272"/>
          </w:p>
        </w:tc>
        <w:tc>
          <w:tcPr>
            <w:tcW w:w="7068" w:type="dxa"/>
            <w:shd w:val="clear" w:color="auto" w:fill="auto"/>
          </w:tcPr>
          <w:p w14:paraId="62715754" w14:textId="77777777" w:rsidR="009859C2" w:rsidRPr="00F230E3" w:rsidRDefault="009859C2" w:rsidP="00D812C2">
            <w:pPr>
              <w:rPr>
                <w:rFonts w:ascii="Arial" w:hAnsi="Arial" w:cs="Arial"/>
                <w:sz w:val="22"/>
                <w:szCs w:val="22"/>
              </w:rPr>
            </w:pPr>
            <w:r w:rsidRPr="00F230E3">
              <w:rPr>
                <w:rFonts w:ascii="Arial" w:hAnsi="Arial" w:cs="Arial"/>
                <w:sz w:val="22"/>
                <w:szCs w:val="22"/>
              </w:rPr>
              <w:t>Install new or enhanced hardware items, components, peripherals, or configuration and system management tools to operate with the support application environment</w:t>
            </w:r>
          </w:p>
        </w:tc>
      </w:tr>
      <w:tr w:rsidR="009859C2" w:rsidRPr="00F230E3" w14:paraId="62715758" w14:textId="77777777" w:rsidTr="005033FC">
        <w:trPr>
          <w:gridAfter w:val="1"/>
          <w:wAfter w:w="12" w:type="dxa"/>
        </w:trPr>
        <w:tc>
          <w:tcPr>
            <w:tcW w:w="1170" w:type="dxa"/>
            <w:shd w:val="clear" w:color="auto" w:fill="auto"/>
          </w:tcPr>
          <w:p w14:paraId="62715756" w14:textId="77777777" w:rsidR="009859C2" w:rsidRPr="00F230E3" w:rsidRDefault="009859C2" w:rsidP="00D812C2">
            <w:pPr>
              <w:rPr>
                <w:rFonts w:ascii="Arial" w:hAnsi="Arial" w:cs="Arial"/>
                <w:color w:val="000000"/>
                <w:sz w:val="22"/>
                <w:szCs w:val="22"/>
              </w:rPr>
            </w:pPr>
            <w:permStart w:id="419510826" w:edGrp="everyone"/>
            <w:permEnd w:id="823490308"/>
          </w:p>
        </w:tc>
        <w:tc>
          <w:tcPr>
            <w:tcW w:w="7068" w:type="dxa"/>
            <w:shd w:val="clear" w:color="auto" w:fill="auto"/>
          </w:tcPr>
          <w:p w14:paraId="62715757" w14:textId="77777777" w:rsidR="009859C2" w:rsidRPr="00F230E3" w:rsidRDefault="009859C2" w:rsidP="00D812C2">
            <w:pPr>
              <w:rPr>
                <w:rFonts w:ascii="Arial" w:hAnsi="Arial" w:cs="Arial"/>
                <w:sz w:val="22"/>
                <w:szCs w:val="22"/>
              </w:rPr>
            </w:pPr>
            <w:r w:rsidRPr="00F230E3">
              <w:rPr>
                <w:rFonts w:ascii="Arial" w:hAnsi="Arial" w:cs="Arial"/>
                <w:sz w:val="22"/>
                <w:szCs w:val="22"/>
              </w:rPr>
              <w:t>Conduct pre-installation site surveys, including validation of site-specific functionality as defined in the Requirements Document(s)</w:t>
            </w:r>
          </w:p>
        </w:tc>
      </w:tr>
      <w:tr w:rsidR="009859C2" w:rsidRPr="00F230E3" w14:paraId="6271575B" w14:textId="77777777" w:rsidTr="005033FC">
        <w:trPr>
          <w:gridAfter w:val="1"/>
          <w:wAfter w:w="12" w:type="dxa"/>
        </w:trPr>
        <w:tc>
          <w:tcPr>
            <w:tcW w:w="1170" w:type="dxa"/>
            <w:shd w:val="clear" w:color="auto" w:fill="auto"/>
          </w:tcPr>
          <w:p w14:paraId="62715759" w14:textId="77777777" w:rsidR="009859C2" w:rsidRPr="00F230E3" w:rsidRDefault="009859C2" w:rsidP="00D812C2">
            <w:pPr>
              <w:rPr>
                <w:rFonts w:ascii="Arial" w:hAnsi="Arial" w:cs="Arial"/>
                <w:color w:val="000000"/>
                <w:sz w:val="22"/>
                <w:szCs w:val="22"/>
              </w:rPr>
            </w:pPr>
            <w:permStart w:id="1137336391" w:edGrp="everyone"/>
            <w:permEnd w:id="419510826"/>
          </w:p>
        </w:tc>
        <w:tc>
          <w:tcPr>
            <w:tcW w:w="7068" w:type="dxa"/>
            <w:shd w:val="clear" w:color="auto" w:fill="auto"/>
          </w:tcPr>
          <w:p w14:paraId="6271575A" w14:textId="77777777" w:rsidR="009859C2" w:rsidRPr="00F230E3" w:rsidRDefault="009859C2" w:rsidP="00D812C2">
            <w:pPr>
              <w:rPr>
                <w:rFonts w:ascii="Arial" w:hAnsi="Arial" w:cs="Arial"/>
                <w:sz w:val="22"/>
                <w:szCs w:val="22"/>
              </w:rPr>
            </w:pPr>
            <w:r w:rsidRPr="00F230E3">
              <w:rPr>
                <w:rFonts w:ascii="Arial" w:hAnsi="Arial" w:cs="Arial"/>
                <w:color w:val="000000"/>
                <w:sz w:val="22"/>
                <w:szCs w:val="22"/>
              </w:rPr>
              <w:t xml:space="preserve">Production Acceptance  and Change Management Activities </w:t>
            </w:r>
          </w:p>
        </w:tc>
      </w:tr>
      <w:tr w:rsidR="009859C2" w:rsidRPr="00F230E3" w14:paraId="6271575E" w14:textId="77777777" w:rsidTr="005033FC">
        <w:trPr>
          <w:gridAfter w:val="1"/>
          <w:wAfter w:w="12" w:type="dxa"/>
        </w:trPr>
        <w:tc>
          <w:tcPr>
            <w:tcW w:w="1170" w:type="dxa"/>
            <w:shd w:val="clear" w:color="auto" w:fill="auto"/>
          </w:tcPr>
          <w:p w14:paraId="6271575C" w14:textId="77777777" w:rsidR="009859C2" w:rsidRPr="00F230E3" w:rsidRDefault="009859C2" w:rsidP="00D812C2">
            <w:pPr>
              <w:rPr>
                <w:rFonts w:ascii="Arial" w:hAnsi="Arial" w:cs="Arial"/>
                <w:color w:val="000000"/>
                <w:sz w:val="22"/>
                <w:szCs w:val="22"/>
              </w:rPr>
            </w:pPr>
            <w:permStart w:id="313682374" w:edGrp="everyone"/>
            <w:permEnd w:id="1137336391"/>
          </w:p>
        </w:tc>
        <w:tc>
          <w:tcPr>
            <w:tcW w:w="7068" w:type="dxa"/>
            <w:shd w:val="clear" w:color="auto" w:fill="auto"/>
          </w:tcPr>
          <w:p w14:paraId="6271575D" w14:textId="77777777" w:rsidR="009859C2" w:rsidRPr="00F230E3" w:rsidRDefault="009859C2" w:rsidP="00D812C2">
            <w:pPr>
              <w:rPr>
                <w:rFonts w:ascii="Arial" w:hAnsi="Arial" w:cs="Arial"/>
                <w:sz w:val="22"/>
                <w:szCs w:val="22"/>
              </w:rPr>
            </w:pPr>
            <w:r w:rsidRPr="00F230E3">
              <w:rPr>
                <w:rFonts w:ascii="Arial" w:hAnsi="Arial" w:cs="Arial"/>
                <w:sz w:val="22"/>
                <w:szCs w:val="22"/>
              </w:rPr>
              <w:t xml:space="preserve">Assist in support, implementation and deployment of the application  </w:t>
            </w:r>
          </w:p>
        </w:tc>
      </w:tr>
      <w:tr w:rsidR="009859C2" w:rsidRPr="00F230E3" w14:paraId="62715761" w14:textId="77777777" w:rsidTr="005033FC">
        <w:trPr>
          <w:gridAfter w:val="1"/>
          <w:wAfter w:w="12" w:type="dxa"/>
        </w:trPr>
        <w:tc>
          <w:tcPr>
            <w:tcW w:w="1170" w:type="dxa"/>
            <w:shd w:val="clear" w:color="auto" w:fill="auto"/>
          </w:tcPr>
          <w:p w14:paraId="6271575F" w14:textId="77777777" w:rsidR="009859C2" w:rsidRPr="00F230E3" w:rsidRDefault="009859C2" w:rsidP="00D812C2">
            <w:pPr>
              <w:rPr>
                <w:rFonts w:ascii="Arial" w:hAnsi="Arial" w:cs="Arial"/>
                <w:color w:val="000000"/>
                <w:sz w:val="22"/>
                <w:szCs w:val="22"/>
              </w:rPr>
            </w:pPr>
            <w:permStart w:id="1552898593" w:edGrp="everyone"/>
            <w:permEnd w:id="313682374"/>
          </w:p>
        </w:tc>
        <w:tc>
          <w:tcPr>
            <w:tcW w:w="7068" w:type="dxa"/>
            <w:shd w:val="clear" w:color="auto" w:fill="auto"/>
          </w:tcPr>
          <w:p w14:paraId="62715760" w14:textId="77777777" w:rsidR="009859C2" w:rsidRPr="00F230E3" w:rsidRDefault="009859C2" w:rsidP="00D812C2">
            <w:pPr>
              <w:rPr>
                <w:rFonts w:ascii="Arial" w:hAnsi="Arial" w:cs="Arial"/>
                <w:sz w:val="22"/>
                <w:szCs w:val="22"/>
              </w:rPr>
            </w:pPr>
            <w:r w:rsidRPr="00F230E3">
              <w:rPr>
                <w:rFonts w:ascii="Arial" w:hAnsi="Arial" w:cs="Arial"/>
                <w:sz w:val="22"/>
                <w:szCs w:val="22"/>
              </w:rPr>
              <w:t xml:space="preserve">Coordinate deployment and support activities </w:t>
            </w:r>
          </w:p>
        </w:tc>
      </w:tr>
      <w:tr w:rsidR="009859C2" w:rsidRPr="00F230E3" w14:paraId="62715764" w14:textId="77777777" w:rsidTr="005033FC">
        <w:trPr>
          <w:gridAfter w:val="1"/>
          <w:wAfter w:w="12" w:type="dxa"/>
        </w:trPr>
        <w:tc>
          <w:tcPr>
            <w:tcW w:w="1170" w:type="dxa"/>
            <w:shd w:val="clear" w:color="auto" w:fill="auto"/>
          </w:tcPr>
          <w:p w14:paraId="62715762" w14:textId="77777777" w:rsidR="009859C2" w:rsidRPr="00F230E3" w:rsidRDefault="009859C2" w:rsidP="00D812C2">
            <w:pPr>
              <w:rPr>
                <w:rFonts w:ascii="Arial" w:hAnsi="Arial" w:cs="Arial"/>
                <w:color w:val="000000"/>
                <w:sz w:val="22"/>
                <w:szCs w:val="22"/>
              </w:rPr>
            </w:pPr>
            <w:permStart w:id="1750543918" w:edGrp="everyone"/>
            <w:permEnd w:id="1552898593"/>
          </w:p>
        </w:tc>
        <w:tc>
          <w:tcPr>
            <w:tcW w:w="7068" w:type="dxa"/>
            <w:shd w:val="clear" w:color="auto" w:fill="auto"/>
          </w:tcPr>
          <w:p w14:paraId="62715763" w14:textId="77777777" w:rsidR="009859C2" w:rsidRPr="00F230E3" w:rsidRDefault="009859C2" w:rsidP="00D812C2">
            <w:pPr>
              <w:rPr>
                <w:rFonts w:ascii="Arial" w:hAnsi="Arial" w:cs="Arial"/>
                <w:sz w:val="22"/>
                <w:szCs w:val="22"/>
              </w:rPr>
            </w:pPr>
            <w:r w:rsidRPr="00F230E3">
              <w:rPr>
                <w:rFonts w:ascii="Arial" w:hAnsi="Arial" w:cs="Arial"/>
                <w:sz w:val="22"/>
                <w:szCs w:val="22"/>
              </w:rPr>
              <w:t>Perform data migration from existing systems to new systems</w:t>
            </w:r>
          </w:p>
        </w:tc>
      </w:tr>
      <w:tr w:rsidR="009859C2" w:rsidRPr="00F230E3" w14:paraId="62715767" w14:textId="77777777" w:rsidTr="005033FC">
        <w:trPr>
          <w:gridAfter w:val="1"/>
          <w:wAfter w:w="12" w:type="dxa"/>
        </w:trPr>
        <w:tc>
          <w:tcPr>
            <w:tcW w:w="1170" w:type="dxa"/>
            <w:shd w:val="clear" w:color="auto" w:fill="auto"/>
          </w:tcPr>
          <w:p w14:paraId="62715765" w14:textId="77777777" w:rsidR="009859C2" w:rsidRPr="00F230E3" w:rsidRDefault="009859C2" w:rsidP="00D812C2">
            <w:pPr>
              <w:rPr>
                <w:rFonts w:ascii="Arial" w:hAnsi="Arial" w:cs="Arial"/>
                <w:color w:val="000000"/>
                <w:sz w:val="22"/>
                <w:szCs w:val="22"/>
              </w:rPr>
            </w:pPr>
            <w:permStart w:id="1169363399" w:edGrp="everyone"/>
            <w:permEnd w:id="1750543918"/>
          </w:p>
        </w:tc>
        <w:tc>
          <w:tcPr>
            <w:tcW w:w="7068" w:type="dxa"/>
            <w:shd w:val="clear" w:color="auto" w:fill="auto"/>
          </w:tcPr>
          <w:p w14:paraId="62715766" w14:textId="77777777" w:rsidR="009859C2" w:rsidRPr="00F230E3" w:rsidRDefault="009859C2" w:rsidP="00D812C2">
            <w:pPr>
              <w:rPr>
                <w:rFonts w:ascii="Arial" w:hAnsi="Arial" w:cs="Arial"/>
                <w:sz w:val="22"/>
                <w:szCs w:val="22"/>
              </w:rPr>
            </w:pPr>
            <w:r w:rsidRPr="00F230E3">
              <w:rPr>
                <w:rFonts w:ascii="Arial" w:hAnsi="Arial" w:cs="Arial"/>
                <w:sz w:val="22"/>
                <w:szCs w:val="22"/>
              </w:rPr>
              <w:t xml:space="preserve">Support post implementation user acceptance </w:t>
            </w:r>
          </w:p>
        </w:tc>
      </w:tr>
      <w:tr w:rsidR="009859C2" w:rsidRPr="00F230E3" w14:paraId="6271576A" w14:textId="77777777" w:rsidTr="005033FC">
        <w:trPr>
          <w:gridAfter w:val="1"/>
          <w:wAfter w:w="12" w:type="dxa"/>
        </w:trPr>
        <w:tc>
          <w:tcPr>
            <w:tcW w:w="1170" w:type="dxa"/>
            <w:shd w:val="clear" w:color="auto" w:fill="auto"/>
          </w:tcPr>
          <w:p w14:paraId="62715768" w14:textId="77777777" w:rsidR="009859C2" w:rsidRPr="00F230E3" w:rsidRDefault="009859C2" w:rsidP="00D812C2">
            <w:pPr>
              <w:rPr>
                <w:rFonts w:ascii="Arial" w:hAnsi="Arial" w:cs="Arial"/>
                <w:color w:val="000000"/>
                <w:sz w:val="22"/>
                <w:szCs w:val="22"/>
              </w:rPr>
            </w:pPr>
            <w:permStart w:id="479340169" w:edGrp="everyone"/>
            <w:permEnd w:id="1169363399"/>
          </w:p>
        </w:tc>
        <w:tc>
          <w:tcPr>
            <w:tcW w:w="7068" w:type="dxa"/>
            <w:shd w:val="clear" w:color="auto" w:fill="auto"/>
          </w:tcPr>
          <w:p w14:paraId="62715769" w14:textId="77777777" w:rsidR="009859C2" w:rsidRPr="00F230E3" w:rsidRDefault="009859C2" w:rsidP="00D812C2">
            <w:pPr>
              <w:rPr>
                <w:rFonts w:ascii="Arial" w:hAnsi="Arial" w:cs="Arial"/>
                <w:sz w:val="22"/>
                <w:szCs w:val="22"/>
              </w:rPr>
            </w:pPr>
            <w:r w:rsidRPr="00F230E3">
              <w:rPr>
                <w:rFonts w:ascii="Arial" w:hAnsi="Arial" w:cs="Arial"/>
                <w:sz w:val="22"/>
                <w:szCs w:val="22"/>
              </w:rPr>
              <w:t>Provide system and user documentation</w:t>
            </w:r>
          </w:p>
        </w:tc>
      </w:tr>
      <w:tr w:rsidR="009859C2" w:rsidRPr="00F230E3" w14:paraId="6271576D" w14:textId="77777777" w:rsidTr="005033FC">
        <w:trPr>
          <w:gridAfter w:val="1"/>
          <w:wAfter w:w="12" w:type="dxa"/>
        </w:trPr>
        <w:tc>
          <w:tcPr>
            <w:tcW w:w="1170" w:type="dxa"/>
            <w:shd w:val="clear" w:color="auto" w:fill="auto"/>
          </w:tcPr>
          <w:p w14:paraId="6271576B" w14:textId="77777777" w:rsidR="009859C2" w:rsidRPr="00F230E3" w:rsidRDefault="009859C2" w:rsidP="00D812C2">
            <w:pPr>
              <w:rPr>
                <w:rFonts w:ascii="Arial" w:hAnsi="Arial" w:cs="Arial"/>
                <w:color w:val="000000"/>
                <w:sz w:val="22"/>
                <w:szCs w:val="22"/>
              </w:rPr>
            </w:pPr>
            <w:permStart w:id="1322270645" w:edGrp="everyone"/>
            <w:permEnd w:id="479340169"/>
          </w:p>
        </w:tc>
        <w:tc>
          <w:tcPr>
            <w:tcW w:w="7068" w:type="dxa"/>
            <w:shd w:val="clear" w:color="auto" w:fill="auto"/>
          </w:tcPr>
          <w:p w14:paraId="6271576C" w14:textId="77777777" w:rsidR="009859C2" w:rsidRPr="00F230E3" w:rsidRDefault="009859C2" w:rsidP="00D812C2">
            <w:pPr>
              <w:rPr>
                <w:rFonts w:ascii="Arial" w:hAnsi="Arial" w:cs="Arial"/>
                <w:sz w:val="22"/>
                <w:szCs w:val="22"/>
              </w:rPr>
            </w:pPr>
            <w:r w:rsidRPr="00F230E3">
              <w:rPr>
                <w:rFonts w:ascii="Arial" w:hAnsi="Arial" w:cs="Arial"/>
                <w:sz w:val="22"/>
                <w:szCs w:val="22"/>
              </w:rPr>
              <w:t>Create detailed “technical go-live” plan</w:t>
            </w:r>
          </w:p>
        </w:tc>
      </w:tr>
      <w:tr w:rsidR="009859C2" w:rsidRPr="00F230E3" w14:paraId="62715770" w14:textId="77777777" w:rsidTr="005033FC">
        <w:trPr>
          <w:gridAfter w:val="1"/>
          <w:wAfter w:w="12" w:type="dxa"/>
        </w:trPr>
        <w:tc>
          <w:tcPr>
            <w:tcW w:w="1170" w:type="dxa"/>
            <w:shd w:val="clear" w:color="auto" w:fill="auto"/>
          </w:tcPr>
          <w:p w14:paraId="6271576E" w14:textId="77777777" w:rsidR="009859C2" w:rsidRPr="00F230E3" w:rsidRDefault="009859C2" w:rsidP="00D812C2">
            <w:pPr>
              <w:rPr>
                <w:rFonts w:ascii="Arial" w:hAnsi="Arial" w:cs="Arial"/>
                <w:color w:val="000000"/>
                <w:sz w:val="22"/>
                <w:szCs w:val="22"/>
              </w:rPr>
            </w:pPr>
            <w:permStart w:id="453723267" w:edGrp="everyone"/>
            <w:permEnd w:id="1322270645"/>
          </w:p>
        </w:tc>
        <w:tc>
          <w:tcPr>
            <w:tcW w:w="7068" w:type="dxa"/>
            <w:shd w:val="clear" w:color="auto" w:fill="auto"/>
          </w:tcPr>
          <w:p w14:paraId="6271576F" w14:textId="77777777" w:rsidR="009859C2" w:rsidRPr="00F230E3" w:rsidRDefault="009859C2" w:rsidP="00D812C2">
            <w:pPr>
              <w:rPr>
                <w:rFonts w:ascii="Arial" w:hAnsi="Arial" w:cs="Arial"/>
                <w:sz w:val="22"/>
                <w:szCs w:val="22"/>
              </w:rPr>
            </w:pPr>
            <w:r w:rsidRPr="00F230E3">
              <w:rPr>
                <w:rFonts w:ascii="Arial" w:hAnsi="Arial" w:cs="Arial"/>
                <w:sz w:val="22"/>
                <w:szCs w:val="22"/>
              </w:rPr>
              <w:t>Create  “go/no-go” checklist including test results and conduct the “go/no-go” meetings</w:t>
            </w:r>
          </w:p>
        </w:tc>
      </w:tr>
      <w:tr w:rsidR="009859C2" w:rsidRPr="00F230E3" w14:paraId="62715773" w14:textId="77777777" w:rsidTr="005033FC">
        <w:trPr>
          <w:gridAfter w:val="1"/>
          <w:wAfter w:w="12" w:type="dxa"/>
        </w:trPr>
        <w:tc>
          <w:tcPr>
            <w:tcW w:w="1170" w:type="dxa"/>
            <w:shd w:val="clear" w:color="auto" w:fill="auto"/>
          </w:tcPr>
          <w:p w14:paraId="62715771" w14:textId="77777777" w:rsidR="009859C2" w:rsidRPr="00F230E3" w:rsidRDefault="009859C2" w:rsidP="00D812C2">
            <w:pPr>
              <w:rPr>
                <w:rFonts w:ascii="Arial" w:hAnsi="Arial" w:cs="Arial"/>
                <w:color w:val="000000"/>
                <w:sz w:val="22"/>
                <w:szCs w:val="22"/>
              </w:rPr>
            </w:pPr>
            <w:permStart w:id="1132608443" w:edGrp="everyone"/>
            <w:permEnd w:id="453723267"/>
          </w:p>
        </w:tc>
        <w:tc>
          <w:tcPr>
            <w:tcW w:w="7068" w:type="dxa"/>
            <w:shd w:val="clear" w:color="auto" w:fill="auto"/>
          </w:tcPr>
          <w:p w14:paraId="62715772" w14:textId="77777777" w:rsidR="009859C2" w:rsidRPr="00F230E3" w:rsidRDefault="009859C2" w:rsidP="00D812C2">
            <w:pPr>
              <w:rPr>
                <w:rFonts w:ascii="Arial" w:hAnsi="Arial" w:cs="Arial"/>
                <w:sz w:val="22"/>
                <w:szCs w:val="22"/>
              </w:rPr>
            </w:pPr>
            <w:r w:rsidRPr="00F230E3">
              <w:rPr>
                <w:rFonts w:ascii="Arial" w:hAnsi="Arial" w:cs="Arial"/>
                <w:sz w:val="22"/>
                <w:szCs w:val="22"/>
              </w:rPr>
              <w:t xml:space="preserve">Deploy system </w:t>
            </w:r>
          </w:p>
        </w:tc>
      </w:tr>
      <w:tr w:rsidR="009859C2" w:rsidRPr="00F230E3" w14:paraId="62715776" w14:textId="77777777" w:rsidTr="005033FC">
        <w:trPr>
          <w:gridAfter w:val="1"/>
          <w:wAfter w:w="12" w:type="dxa"/>
        </w:trPr>
        <w:tc>
          <w:tcPr>
            <w:tcW w:w="1170" w:type="dxa"/>
            <w:shd w:val="clear" w:color="auto" w:fill="auto"/>
          </w:tcPr>
          <w:p w14:paraId="62715774" w14:textId="77777777" w:rsidR="009859C2" w:rsidRPr="00F230E3" w:rsidRDefault="009859C2" w:rsidP="00D812C2">
            <w:pPr>
              <w:rPr>
                <w:rFonts w:ascii="Arial" w:hAnsi="Arial" w:cs="Arial"/>
                <w:color w:val="000000"/>
                <w:sz w:val="22"/>
                <w:szCs w:val="22"/>
              </w:rPr>
            </w:pPr>
            <w:permStart w:id="1816073016" w:edGrp="everyone"/>
            <w:permEnd w:id="1132608443"/>
          </w:p>
        </w:tc>
        <w:tc>
          <w:tcPr>
            <w:tcW w:w="7068" w:type="dxa"/>
            <w:shd w:val="clear" w:color="auto" w:fill="auto"/>
          </w:tcPr>
          <w:p w14:paraId="62715775" w14:textId="77777777" w:rsidR="009859C2" w:rsidRPr="00F230E3" w:rsidRDefault="009859C2" w:rsidP="00D812C2">
            <w:pPr>
              <w:rPr>
                <w:rFonts w:ascii="Arial" w:hAnsi="Arial" w:cs="Arial"/>
                <w:sz w:val="22"/>
                <w:szCs w:val="22"/>
              </w:rPr>
            </w:pPr>
            <w:r w:rsidRPr="00F230E3">
              <w:rPr>
                <w:rFonts w:ascii="Arial" w:hAnsi="Arial" w:cs="Arial"/>
                <w:sz w:val="22"/>
                <w:szCs w:val="22"/>
              </w:rPr>
              <w:t>Participate in environment setup &amp; decommissioning for new and changed environments</w:t>
            </w:r>
          </w:p>
        </w:tc>
      </w:tr>
      <w:tr w:rsidR="009859C2" w:rsidRPr="00F230E3" w14:paraId="62715779" w14:textId="77777777" w:rsidTr="005033FC">
        <w:trPr>
          <w:gridAfter w:val="1"/>
          <w:wAfter w:w="12" w:type="dxa"/>
        </w:trPr>
        <w:tc>
          <w:tcPr>
            <w:tcW w:w="1170" w:type="dxa"/>
            <w:shd w:val="clear" w:color="auto" w:fill="auto"/>
          </w:tcPr>
          <w:p w14:paraId="62715777" w14:textId="77777777" w:rsidR="009859C2" w:rsidRPr="00F230E3" w:rsidRDefault="009859C2" w:rsidP="00D812C2">
            <w:pPr>
              <w:rPr>
                <w:rFonts w:ascii="Arial" w:hAnsi="Arial" w:cs="Arial"/>
                <w:color w:val="000000"/>
                <w:sz w:val="22"/>
                <w:szCs w:val="22"/>
              </w:rPr>
            </w:pPr>
            <w:permStart w:id="1404923536" w:edGrp="everyone"/>
            <w:permEnd w:id="1816073016"/>
          </w:p>
        </w:tc>
        <w:tc>
          <w:tcPr>
            <w:tcW w:w="7068" w:type="dxa"/>
            <w:shd w:val="clear" w:color="auto" w:fill="auto"/>
          </w:tcPr>
          <w:p w14:paraId="62715778" w14:textId="77777777" w:rsidR="009859C2" w:rsidRPr="00F230E3" w:rsidRDefault="009859C2" w:rsidP="00D812C2">
            <w:pPr>
              <w:rPr>
                <w:rFonts w:ascii="Arial" w:hAnsi="Arial" w:cs="Arial"/>
                <w:sz w:val="22"/>
                <w:szCs w:val="22"/>
              </w:rPr>
            </w:pPr>
            <w:r w:rsidRPr="00F230E3">
              <w:rPr>
                <w:rFonts w:ascii="Arial" w:hAnsi="Arial" w:cs="Arial"/>
                <w:sz w:val="22"/>
                <w:szCs w:val="22"/>
              </w:rPr>
              <w:t>Correct defects during warranty period</w:t>
            </w:r>
          </w:p>
        </w:tc>
      </w:tr>
      <w:tr w:rsidR="009859C2" w:rsidRPr="00F230E3" w14:paraId="6271577C" w14:textId="77777777" w:rsidTr="005033FC">
        <w:trPr>
          <w:gridAfter w:val="1"/>
          <w:wAfter w:w="12" w:type="dxa"/>
        </w:trPr>
        <w:tc>
          <w:tcPr>
            <w:tcW w:w="1170" w:type="dxa"/>
            <w:shd w:val="clear" w:color="auto" w:fill="auto"/>
          </w:tcPr>
          <w:p w14:paraId="6271577A" w14:textId="77777777" w:rsidR="009859C2" w:rsidRPr="00F230E3" w:rsidRDefault="009859C2" w:rsidP="00D812C2">
            <w:pPr>
              <w:rPr>
                <w:rFonts w:ascii="Arial" w:hAnsi="Arial" w:cs="Arial"/>
                <w:color w:val="000000"/>
                <w:sz w:val="22"/>
                <w:szCs w:val="22"/>
              </w:rPr>
            </w:pPr>
            <w:permStart w:id="2079078056" w:edGrp="everyone"/>
            <w:permEnd w:id="1404923536"/>
          </w:p>
        </w:tc>
        <w:tc>
          <w:tcPr>
            <w:tcW w:w="7068" w:type="dxa"/>
            <w:shd w:val="clear" w:color="auto" w:fill="auto"/>
          </w:tcPr>
          <w:p w14:paraId="6271577B" w14:textId="77777777" w:rsidR="009859C2" w:rsidRPr="00F230E3" w:rsidRDefault="009859C2" w:rsidP="00D812C2">
            <w:pPr>
              <w:rPr>
                <w:rFonts w:ascii="Arial" w:hAnsi="Arial" w:cs="Arial"/>
                <w:sz w:val="22"/>
                <w:szCs w:val="22"/>
              </w:rPr>
            </w:pPr>
            <w:r w:rsidRPr="00F230E3">
              <w:rPr>
                <w:rFonts w:ascii="Arial" w:hAnsi="Arial" w:cs="Arial"/>
                <w:sz w:val="22"/>
                <w:szCs w:val="22"/>
              </w:rPr>
              <w:t>Develop and maintain a configuration management plan</w:t>
            </w:r>
          </w:p>
        </w:tc>
      </w:tr>
      <w:tr w:rsidR="009859C2" w:rsidRPr="00F230E3" w14:paraId="6271577F" w14:textId="77777777" w:rsidTr="005033FC">
        <w:trPr>
          <w:gridAfter w:val="1"/>
          <w:wAfter w:w="12" w:type="dxa"/>
        </w:trPr>
        <w:tc>
          <w:tcPr>
            <w:tcW w:w="1170" w:type="dxa"/>
            <w:shd w:val="clear" w:color="auto" w:fill="auto"/>
          </w:tcPr>
          <w:p w14:paraId="6271577D" w14:textId="77777777" w:rsidR="009859C2" w:rsidRPr="00F230E3" w:rsidRDefault="009859C2" w:rsidP="00D812C2">
            <w:pPr>
              <w:rPr>
                <w:rFonts w:ascii="Arial" w:hAnsi="Arial" w:cs="Arial"/>
                <w:color w:val="000000"/>
                <w:sz w:val="22"/>
                <w:szCs w:val="22"/>
              </w:rPr>
            </w:pPr>
            <w:permStart w:id="165308973" w:edGrp="everyone"/>
            <w:permEnd w:id="2079078056"/>
          </w:p>
        </w:tc>
        <w:tc>
          <w:tcPr>
            <w:tcW w:w="7068" w:type="dxa"/>
            <w:shd w:val="clear" w:color="auto" w:fill="auto"/>
          </w:tcPr>
          <w:p w14:paraId="6271577E" w14:textId="77777777" w:rsidR="009859C2" w:rsidRPr="00F230E3" w:rsidRDefault="009859C2" w:rsidP="00D812C2">
            <w:pPr>
              <w:rPr>
                <w:rFonts w:ascii="Arial" w:hAnsi="Arial" w:cs="Arial"/>
                <w:sz w:val="22"/>
                <w:szCs w:val="22"/>
              </w:rPr>
            </w:pPr>
            <w:r w:rsidRPr="00F230E3">
              <w:rPr>
                <w:rFonts w:ascii="Arial" w:hAnsi="Arial" w:cs="Arial"/>
                <w:sz w:val="22"/>
                <w:szCs w:val="22"/>
              </w:rPr>
              <w:t>Perform configuration management activities throughout the development life cycle</w:t>
            </w:r>
          </w:p>
        </w:tc>
      </w:tr>
      <w:tr w:rsidR="009859C2" w:rsidRPr="00F230E3" w14:paraId="62715782" w14:textId="77777777" w:rsidTr="005033FC">
        <w:trPr>
          <w:gridAfter w:val="1"/>
          <w:wAfter w:w="12" w:type="dxa"/>
        </w:trPr>
        <w:tc>
          <w:tcPr>
            <w:tcW w:w="1170" w:type="dxa"/>
            <w:shd w:val="clear" w:color="auto" w:fill="auto"/>
          </w:tcPr>
          <w:p w14:paraId="62715780" w14:textId="77777777" w:rsidR="009859C2" w:rsidRPr="00F230E3" w:rsidRDefault="009859C2" w:rsidP="00D812C2">
            <w:pPr>
              <w:rPr>
                <w:rFonts w:ascii="Arial" w:hAnsi="Arial" w:cs="Arial"/>
                <w:color w:val="000000"/>
                <w:sz w:val="22"/>
                <w:szCs w:val="22"/>
              </w:rPr>
            </w:pPr>
            <w:permStart w:id="1990661400" w:edGrp="everyone"/>
            <w:permEnd w:id="165308973"/>
          </w:p>
        </w:tc>
        <w:tc>
          <w:tcPr>
            <w:tcW w:w="7068" w:type="dxa"/>
            <w:shd w:val="clear" w:color="auto" w:fill="auto"/>
          </w:tcPr>
          <w:p w14:paraId="62715781" w14:textId="77777777" w:rsidR="009859C2" w:rsidRPr="00F230E3" w:rsidRDefault="009859C2" w:rsidP="00D812C2">
            <w:pPr>
              <w:rPr>
                <w:rFonts w:ascii="Arial" w:hAnsi="Arial" w:cs="Arial"/>
                <w:sz w:val="22"/>
                <w:szCs w:val="22"/>
              </w:rPr>
            </w:pPr>
            <w:r w:rsidRPr="00F230E3">
              <w:rPr>
                <w:rFonts w:ascii="Arial" w:hAnsi="Arial" w:cs="Arial"/>
                <w:sz w:val="22"/>
                <w:szCs w:val="22"/>
              </w:rPr>
              <w:t xml:space="preserve">Develop training and knowledge transfer plan in the project plan </w:t>
            </w:r>
          </w:p>
        </w:tc>
      </w:tr>
      <w:tr w:rsidR="009859C2" w:rsidRPr="00F230E3" w14:paraId="62715785" w14:textId="77777777" w:rsidTr="005033FC">
        <w:trPr>
          <w:gridAfter w:val="1"/>
          <w:wAfter w:w="12" w:type="dxa"/>
        </w:trPr>
        <w:tc>
          <w:tcPr>
            <w:tcW w:w="1170" w:type="dxa"/>
            <w:shd w:val="clear" w:color="auto" w:fill="auto"/>
          </w:tcPr>
          <w:p w14:paraId="62715783" w14:textId="77777777" w:rsidR="009859C2" w:rsidRPr="00F230E3" w:rsidRDefault="009859C2" w:rsidP="00D812C2">
            <w:pPr>
              <w:rPr>
                <w:rFonts w:ascii="Arial" w:hAnsi="Arial" w:cs="Arial"/>
                <w:color w:val="000000"/>
                <w:sz w:val="22"/>
                <w:szCs w:val="22"/>
              </w:rPr>
            </w:pPr>
            <w:permStart w:id="1856455179" w:edGrp="everyone"/>
            <w:permEnd w:id="1990661400"/>
          </w:p>
        </w:tc>
        <w:tc>
          <w:tcPr>
            <w:tcW w:w="7068" w:type="dxa"/>
            <w:shd w:val="clear" w:color="auto" w:fill="auto"/>
          </w:tcPr>
          <w:p w14:paraId="62715784" w14:textId="77777777" w:rsidR="009859C2" w:rsidRPr="00F230E3" w:rsidRDefault="009859C2" w:rsidP="00D812C2">
            <w:pPr>
              <w:rPr>
                <w:rFonts w:ascii="Arial" w:hAnsi="Arial" w:cs="Arial"/>
                <w:sz w:val="22"/>
                <w:szCs w:val="22"/>
              </w:rPr>
            </w:pPr>
            <w:r w:rsidRPr="00F230E3">
              <w:rPr>
                <w:rFonts w:ascii="Arial" w:hAnsi="Arial" w:cs="Arial"/>
                <w:sz w:val="22"/>
                <w:szCs w:val="22"/>
              </w:rPr>
              <w:t xml:space="preserve">Provide technical training assistance and knowledge transfer </w:t>
            </w:r>
          </w:p>
        </w:tc>
      </w:tr>
      <w:tr w:rsidR="009859C2" w:rsidRPr="00F230E3" w14:paraId="62715788" w14:textId="77777777" w:rsidTr="005033FC">
        <w:trPr>
          <w:gridAfter w:val="1"/>
          <w:wAfter w:w="12" w:type="dxa"/>
        </w:trPr>
        <w:tc>
          <w:tcPr>
            <w:tcW w:w="1170" w:type="dxa"/>
            <w:shd w:val="clear" w:color="auto" w:fill="auto"/>
          </w:tcPr>
          <w:p w14:paraId="62715786" w14:textId="77777777" w:rsidR="009859C2" w:rsidRPr="00F230E3" w:rsidRDefault="009859C2" w:rsidP="00D812C2">
            <w:pPr>
              <w:rPr>
                <w:rFonts w:ascii="Arial" w:hAnsi="Arial" w:cs="Arial"/>
                <w:color w:val="000000"/>
                <w:sz w:val="22"/>
                <w:szCs w:val="22"/>
              </w:rPr>
            </w:pPr>
            <w:permStart w:id="1983924061" w:edGrp="everyone"/>
            <w:permEnd w:id="1856455179"/>
          </w:p>
        </w:tc>
        <w:tc>
          <w:tcPr>
            <w:tcW w:w="7068" w:type="dxa"/>
            <w:shd w:val="clear" w:color="auto" w:fill="auto"/>
          </w:tcPr>
          <w:p w14:paraId="62715787" w14:textId="77777777" w:rsidR="009859C2" w:rsidRPr="00F230E3" w:rsidRDefault="009859C2" w:rsidP="00D812C2">
            <w:pPr>
              <w:rPr>
                <w:rFonts w:ascii="Arial" w:hAnsi="Arial" w:cs="Arial"/>
                <w:sz w:val="22"/>
                <w:szCs w:val="22"/>
              </w:rPr>
            </w:pPr>
            <w:r w:rsidRPr="00F230E3">
              <w:rPr>
                <w:rFonts w:ascii="Arial" w:hAnsi="Arial" w:cs="Arial"/>
                <w:sz w:val="22"/>
                <w:szCs w:val="22"/>
              </w:rPr>
              <w:t>Provide End-User training content for Company applications</w:t>
            </w:r>
          </w:p>
        </w:tc>
      </w:tr>
      <w:tr w:rsidR="009859C2" w:rsidRPr="00F230E3" w14:paraId="6271578B" w14:textId="77777777" w:rsidTr="005033FC">
        <w:trPr>
          <w:gridAfter w:val="1"/>
          <w:wAfter w:w="12" w:type="dxa"/>
        </w:trPr>
        <w:tc>
          <w:tcPr>
            <w:tcW w:w="1170" w:type="dxa"/>
            <w:shd w:val="clear" w:color="auto" w:fill="auto"/>
          </w:tcPr>
          <w:p w14:paraId="62715789" w14:textId="77777777" w:rsidR="009859C2" w:rsidRPr="00F230E3" w:rsidRDefault="009859C2" w:rsidP="00D812C2">
            <w:pPr>
              <w:rPr>
                <w:rFonts w:ascii="Arial" w:hAnsi="Arial" w:cs="Arial"/>
                <w:color w:val="000000"/>
                <w:sz w:val="22"/>
                <w:szCs w:val="22"/>
              </w:rPr>
            </w:pPr>
            <w:permStart w:id="1545224895" w:edGrp="everyone"/>
            <w:permEnd w:id="1983924061"/>
          </w:p>
        </w:tc>
        <w:tc>
          <w:tcPr>
            <w:tcW w:w="7068" w:type="dxa"/>
            <w:shd w:val="clear" w:color="auto" w:fill="auto"/>
          </w:tcPr>
          <w:p w14:paraId="6271578A" w14:textId="77777777" w:rsidR="009859C2" w:rsidRPr="00F230E3" w:rsidRDefault="009859C2" w:rsidP="00D812C2">
            <w:pPr>
              <w:rPr>
                <w:rFonts w:ascii="Arial" w:hAnsi="Arial" w:cs="Arial"/>
                <w:sz w:val="22"/>
                <w:szCs w:val="22"/>
              </w:rPr>
            </w:pPr>
            <w:r w:rsidRPr="00F230E3">
              <w:rPr>
                <w:rFonts w:ascii="Arial" w:hAnsi="Arial" w:cs="Arial"/>
                <w:sz w:val="22"/>
                <w:szCs w:val="22"/>
              </w:rPr>
              <w:t>Provide Help desk agent training, including developing dialogue scripts</w:t>
            </w:r>
          </w:p>
        </w:tc>
      </w:tr>
      <w:tr w:rsidR="009859C2" w:rsidRPr="00F230E3" w14:paraId="6271578E" w14:textId="77777777" w:rsidTr="005033FC">
        <w:trPr>
          <w:gridAfter w:val="1"/>
          <w:wAfter w:w="12" w:type="dxa"/>
        </w:trPr>
        <w:tc>
          <w:tcPr>
            <w:tcW w:w="1170" w:type="dxa"/>
            <w:shd w:val="clear" w:color="auto" w:fill="auto"/>
          </w:tcPr>
          <w:p w14:paraId="6271578C" w14:textId="77777777" w:rsidR="009859C2" w:rsidRPr="00F230E3" w:rsidRDefault="009859C2" w:rsidP="00D812C2">
            <w:pPr>
              <w:rPr>
                <w:rFonts w:ascii="Arial" w:hAnsi="Arial" w:cs="Arial"/>
                <w:color w:val="000000"/>
                <w:sz w:val="22"/>
                <w:szCs w:val="22"/>
              </w:rPr>
            </w:pPr>
            <w:permStart w:id="1892487411" w:edGrp="everyone"/>
            <w:permEnd w:id="1545224895"/>
          </w:p>
        </w:tc>
        <w:tc>
          <w:tcPr>
            <w:tcW w:w="7068" w:type="dxa"/>
            <w:shd w:val="clear" w:color="auto" w:fill="auto"/>
          </w:tcPr>
          <w:p w14:paraId="6271578D" w14:textId="77777777" w:rsidR="009859C2" w:rsidRPr="00F230E3" w:rsidRDefault="009859C2" w:rsidP="00D812C2">
            <w:pPr>
              <w:rPr>
                <w:rFonts w:ascii="Arial" w:hAnsi="Arial" w:cs="Arial"/>
                <w:sz w:val="22"/>
                <w:szCs w:val="22"/>
              </w:rPr>
            </w:pPr>
            <w:r w:rsidRPr="00F230E3">
              <w:rPr>
                <w:rFonts w:ascii="Arial" w:hAnsi="Arial" w:cs="Arial"/>
                <w:sz w:val="22"/>
                <w:szCs w:val="22"/>
              </w:rPr>
              <w:t>Develop / update Runbook</w:t>
            </w:r>
          </w:p>
        </w:tc>
      </w:tr>
      <w:tr w:rsidR="009859C2" w:rsidRPr="00F230E3" w14:paraId="62715791" w14:textId="77777777" w:rsidTr="005033FC">
        <w:trPr>
          <w:gridAfter w:val="1"/>
          <w:wAfter w:w="12" w:type="dxa"/>
        </w:trPr>
        <w:tc>
          <w:tcPr>
            <w:tcW w:w="1170" w:type="dxa"/>
            <w:shd w:val="clear" w:color="auto" w:fill="auto"/>
          </w:tcPr>
          <w:p w14:paraId="6271578F" w14:textId="77777777" w:rsidR="009859C2" w:rsidRPr="00F230E3" w:rsidRDefault="009859C2" w:rsidP="00D812C2">
            <w:pPr>
              <w:rPr>
                <w:rFonts w:ascii="Arial" w:hAnsi="Arial" w:cs="Arial"/>
                <w:color w:val="000000"/>
                <w:sz w:val="22"/>
                <w:szCs w:val="22"/>
              </w:rPr>
            </w:pPr>
            <w:permStart w:id="2119187859" w:edGrp="everyone"/>
            <w:permEnd w:id="1892487411"/>
          </w:p>
        </w:tc>
        <w:tc>
          <w:tcPr>
            <w:tcW w:w="7068" w:type="dxa"/>
            <w:shd w:val="clear" w:color="auto" w:fill="auto"/>
          </w:tcPr>
          <w:p w14:paraId="62715790" w14:textId="77777777" w:rsidR="009859C2" w:rsidRPr="00F230E3" w:rsidRDefault="009859C2" w:rsidP="00D812C2">
            <w:pPr>
              <w:rPr>
                <w:rFonts w:ascii="Arial" w:hAnsi="Arial" w:cs="Arial"/>
                <w:sz w:val="22"/>
                <w:szCs w:val="22"/>
              </w:rPr>
            </w:pPr>
            <w:r w:rsidRPr="00F230E3">
              <w:rPr>
                <w:rFonts w:ascii="Arial" w:hAnsi="Arial" w:cs="Arial"/>
                <w:sz w:val="22"/>
                <w:szCs w:val="22"/>
              </w:rPr>
              <w:t>Provide operational processing flow</w:t>
            </w:r>
          </w:p>
        </w:tc>
      </w:tr>
      <w:tr w:rsidR="009859C2" w:rsidRPr="00F230E3" w14:paraId="62715794" w14:textId="77777777" w:rsidTr="005033FC">
        <w:trPr>
          <w:gridAfter w:val="1"/>
          <w:wAfter w:w="12" w:type="dxa"/>
        </w:trPr>
        <w:tc>
          <w:tcPr>
            <w:tcW w:w="1170" w:type="dxa"/>
            <w:shd w:val="clear" w:color="auto" w:fill="auto"/>
          </w:tcPr>
          <w:p w14:paraId="62715792" w14:textId="77777777" w:rsidR="009859C2" w:rsidRPr="00F230E3" w:rsidRDefault="009859C2" w:rsidP="00D812C2">
            <w:pPr>
              <w:rPr>
                <w:rFonts w:ascii="Arial" w:hAnsi="Arial" w:cs="Arial"/>
                <w:color w:val="000000"/>
                <w:sz w:val="22"/>
                <w:szCs w:val="22"/>
              </w:rPr>
            </w:pPr>
            <w:permStart w:id="1289161600" w:edGrp="everyone"/>
            <w:permEnd w:id="2119187859"/>
          </w:p>
        </w:tc>
        <w:tc>
          <w:tcPr>
            <w:tcW w:w="7068" w:type="dxa"/>
            <w:shd w:val="clear" w:color="auto" w:fill="auto"/>
          </w:tcPr>
          <w:p w14:paraId="62715793" w14:textId="77777777" w:rsidR="009859C2" w:rsidRPr="00F230E3" w:rsidRDefault="009859C2" w:rsidP="006D16C5">
            <w:pPr>
              <w:rPr>
                <w:rFonts w:ascii="Arial" w:hAnsi="Arial" w:cs="Arial"/>
                <w:sz w:val="22"/>
                <w:szCs w:val="22"/>
              </w:rPr>
            </w:pPr>
            <w:r w:rsidRPr="00F230E3">
              <w:rPr>
                <w:rFonts w:ascii="Arial" w:hAnsi="Arial" w:cs="Arial"/>
                <w:sz w:val="22"/>
                <w:szCs w:val="22"/>
              </w:rPr>
              <w:t>Provide system installation,</w:t>
            </w:r>
            <w:r w:rsidR="006D16C5">
              <w:rPr>
                <w:rFonts w:ascii="Arial" w:hAnsi="Arial" w:cs="Arial"/>
                <w:sz w:val="22"/>
                <w:szCs w:val="22"/>
              </w:rPr>
              <w:t xml:space="preserve"> </w:t>
            </w:r>
            <w:r w:rsidRPr="00F230E3">
              <w:rPr>
                <w:rFonts w:ascii="Arial" w:hAnsi="Arial" w:cs="Arial"/>
                <w:sz w:val="22"/>
                <w:szCs w:val="22"/>
              </w:rPr>
              <w:t>support, configuration and tuning manuals</w:t>
            </w:r>
          </w:p>
        </w:tc>
      </w:tr>
      <w:tr w:rsidR="009859C2" w:rsidRPr="00F230E3" w14:paraId="62715797" w14:textId="77777777" w:rsidTr="005033FC">
        <w:trPr>
          <w:gridAfter w:val="1"/>
          <w:wAfter w:w="12" w:type="dxa"/>
        </w:trPr>
        <w:tc>
          <w:tcPr>
            <w:tcW w:w="1170" w:type="dxa"/>
            <w:shd w:val="clear" w:color="auto" w:fill="auto"/>
          </w:tcPr>
          <w:p w14:paraId="62715795" w14:textId="77777777" w:rsidR="009859C2" w:rsidRPr="00F230E3" w:rsidRDefault="009859C2" w:rsidP="00D812C2">
            <w:pPr>
              <w:rPr>
                <w:rFonts w:ascii="Arial" w:hAnsi="Arial" w:cs="Arial"/>
                <w:color w:val="000000"/>
                <w:sz w:val="22"/>
                <w:szCs w:val="22"/>
              </w:rPr>
            </w:pPr>
            <w:permStart w:id="827525691" w:edGrp="everyone"/>
            <w:permEnd w:id="1289161600"/>
          </w:p>
        </w:tc>
        <w:tc>
          <w:tcPr>
            <w:tcW w:w="7068" w:type="dxa"/>
            <w:shd w:val="clear" w:color="auto" w:fill="auto"/>
          </w:tcPr>
          <w:p w14:paraId="62715796" w14:textId="77777777" w:rsidR="009859C2" w:rsidRPr="00F230E3" w:rsidRDefault="009859C2" w:rsidP="00D812C2">
            <w:pPr>
              <w:rPr>
                <w:rFonts w:ascii="Arial" w:hAnsi="Arial" w:cs="Arial"/>
                <w:sz w:val="22"/>
                <w:szCs w:val="22"/>
              </w:rPr>
            </w:pPr>
            <w:r w:rsidRPr="00F230E3">
              <w:rPr>
                <w:rFonts w:ascii="Arial" w:hAnsi="Arial" w:cs="Arial"/>
                <w:sz w:val="22"/>
                <w:szCs w:val="22"/>
              </w:rPr>
              <w:t>Provide application hardware and system software requirements documentation</w:t>
            </w:r>
          </w:p>
        </w:tc>
      </w:tr>
      <w:tr w:rsidR="009859C2" w:rsidRPr="00F230E3" w14:paraId="6271579A" w14:textId="77777777" w:rsidTr="005033FC">
        <w:trPr>
          <w:gridAfter w:val="1"/>
          <w:wAfter w:w="12" w:type="dxa"/>
        </w:trPr>
        <w:tc>
          <w:tcPr>
            <w:tcW w:w="1170" w:type="dxa"/>
            <w:shd w:val="clear" w:color="auto" w:fill="auto"/>
          </w:tcPr>
          <w:p w14:paraId="62715798" w14:textId="77777777" w:rsidR="009859C2" w:rsidRPr="00F230E3" w:rsidRDefault="009859C2" w:rsidP="00D812C2">
            <w:pPr>
              <w:rPr>
                <w:rFonts w:ascii="Arial" w:hAnsi="Arial" w:cs="Arial"/>
                <w:color w:val="000000"/>
                <w:sz w:val="22"/>
                <w:szCs w:val="22"/>
              </w:rPr>
            </w:pPr>
            <w:permStart w:id="1923313137" w:edGrp="everyone"/>
            <w:permEnd w:id="827525691"/>
          </w:p>
        </w:tc>
        <w:tc>
          <w:tcPr>
            <w:tcW w:w="7068" w:type="dxa"/>
            <w:shd w:val="clear" w:color="auto" w:fill="auto"/>
          </w:tcPr>
          <w:p w14:paraId="62715799" w14:textId="77777777" w:rsidR="009859C2" w:rsidRPr="00F230E3" w:rsidRDefault="009859C2" w:rsidP="00D812C2">
            <w:pPr>
              <w:rPr>
                <w:rFonts w:ascii="Arial" w:hAnsi="Arial" w:cs="Arial"/>
                <w:sz w:val="22"/>
                <w:szCs w:val="22"/>
              </w:rPr>
            </w:pPr>
            <w:r w:rsidRPr="00F230E3">
              <w:rPr>
                <w:rFonts w:ascii="Arial" w:hAnsi="Arial" w:cs="Arial"/>
                <w:sz w:val="22"/>
                <w:szCs w:val="22"/>
              </w:rPr>
              <w:t>Provide system and application security procedures</w:t>
            </w:r>
          </w:p>
        </w:tc>
      </w:tr>
      <w:tr w:rsidR="009859C2" w:rsidRPr="00F230E3" w14:paraId="6271579D" w14:textId="77777777" w:rsidTr="005033FC">
        <w:trPr>
          <w:gridAfter w:val="1"/>
          <w:wAfter w:w="12" w:type="dxa"/>
        </w:trPr>
        <w:tc>
          <w:tcPr>
            <w:tcW w:w="1170" w:type="dxa"/>
            <w:shd w:val="clear" w:color="auto" w:fill="auto"/>
          </w:tcPr>
          <w:p w14:paraId="6271579B" w14:textId="77777777" w:rsidR="009859C2" w:rsidRPr="00F230E3" w:rsidRDefault="009859C2" w:rsidP="00D812C2">
            <w:pPr>
              <w:rPr>
                <w:rFonts w:ascii="Arial" w:hAnsi="Arial" w:cs="Arial"/>
                <w:color w:val="000000"/>
                <w:sz w:val="22"/>
                <w:szCs w:val="22"/>
              </w:rPr>
            </w:pPr>
            <w:permStart w:id="1403140288" w:edGrp="everyone"/>
            <w:permEnd w:id="1923313137"/>
          </w:p>
        </w:tc>
        <w:tc>
          <w:tcPr>
            <w:tcW w:w="7068" w:type="dxa"/>
            <w:shd w:val="clear" w:color="auto" w:fill="auto"/>
          </w:tcPr>
          <w:p w14:paraId="6271579C" w14:textId="77777777" w:rsidR="009859C2" w:rsidRPr="00F230E3" w:rsidRDefault="009859C2" w:rsidP="00D812C2">
            <w:pPr>
              <w:rPr>
                <w:rFonts w:ascii="Arial" w:hAnsi="Arial" w:cs="Arial"/>
                <w:sz w:val="22"/>
                <w:szCs w:val="22"/>
              </w:rPr>
            </w:pPr>
            <w:r w:rsidRPr="00F230E3">
              <w:rPr>
                <w:rFonts w:ascii="Arial" w:hAnsi="Arial" w:cs="Arial"/>
                <w:sz w:val="22"/>
                <w:szCs w:val="22"/>
              </w:rPr>
              <w:t>Provide standard operating procedures</w:t>
            </w:r>
          </w:p>
        </w:tc>
      </w:tr>
      <w:tr w:rsidR="009859C2" w:rsidRPr="00F230E3" w14:paraId="627157A0" w14:textId="77777777" w:rsidTr="005033FC">
        <w:trPr>
          <w:gridAfter w:val="1"/>
          <w:wAfter w:w="12" w:type="dxa"/>
        </w:trPr>
        <w:tc>
          <w:tcPr>
            <w:tcW w:w="1170" w:type="dxa"/>
            <w:shd w:val="clear" w:color="auto" w:fill="auto"/>
          </w:tcPr>
          <w:p w14:paraId="6271579E" w14:textId="77777777" w:rsidR="009859C2" w:rsidRPr="00F230E3" w:rsidRDefault="009859C2" w:rsidP="00D812C2">
            <w:pPr>
              <w:rPr>
                <w:rFonts w:ascii="Arial" w:hAnsi="Arial" w:cs="Arial"/>
                <w:color w:val="000000"/>
                <w:sz w:val="22"/>
                <w:szCs w:val="22"/>
              </w:rPr>
            </w:pPr>
            <w:permStart w:id="200290570" w:edGrp="everyone"/>
            <w:permEnd w:id="1403140288"/>
          </w:p>
        </w:tc>
        <w:tc>
          <w:tcPr>
            <w:tcW w:w="7068" w:type="dxa"/>
            <w:shd w:val="clear" w:color="auto" w:fill="auto"/>
          </w:tcPr>
          <w:p w14:paraId="6271579F" w14:textId="77777777" w:rsidR="009859C2" w:rsidRPr="00F230E3" w:rsidRDefault="009859C2" w:rsidP="00D812C2">
            <w:pPr>
              <w:rPr>
                <w:rFonts w:ascii="Arial" w:hAnsi="Arial" w:cs="Arial"/>
                <w:sz w:val="22"/>
                <w:szCs w:val="22"/>
              </w:rPr>
            </w:pPr>
            <w:r w:rsidRPr="00F230E3">
              <w:rPr>
                <w:rFonts w:ascii="Arial" w:hAnsi="Arial" w:cs="Arial"/>
                <w:sz w:val="22"/>
                <w:szCs w:val="22"/>
              </w:rPr>
              <w:t>Provide documented application disaster recovery process</w:t>
            </w:r>
          </w:p>
        </w:tc>
      </w:tr>
      <w:tr w:rsidR="009859C2" w:rsidRPr="00F230E3" w14:paraId="627157A3" w14:textId="77777777" w:rsidTr="005033FC">
        <w:trPr>
          <w:gridAfter w:val="1"/>
          <w:wAfter w:w="12" w:type="dxa"/>
        </w:trPr>
        <w:tc>
          <w:tcPr>
            <w:tcW w:w="1170" w:type="dxa"/>
            <w:shd w:val="clear" w:color="auto" w:fill="auto"/>
          </w:tcPr>
          <w:p w14:paraId="627157A1" w14:textId="77777777" w:rsidR="009859C2" w:rsidRPr="00F230E3" w:rsidRDefault="009859C2" w:rsidP="00D812C2">
            <w:pPr>
              <w:rPr>
                <w:rFonts w:ascii="Arial" w:hAnsi="Arial" w:cs="Arial"/>
                <w:color w:val="000000"/>
                <w:sz w:val="22"/>
                <w:szCs w:val="22"/>
              </w:rPr>
            </w:pPr>
            <w:permStart w:id="675493832" w:edGrp="everyone"/>
            <w:permEnd w:id="200290570"/>
          </w:p>
        </w:tc>
        <w:tc>
          <w:tcPr>
            <w:tcW w:w="7068" w:type="dxa"/>
            <w:shd w:val="clear" w:color="auto" w:fill="auto"/>
          </w:tcPr>
          <w:p w14:paraId="627157A2" w14:textId="77777777" w:rsidR="009859C2" w:rsidRPr="00F230E3" w:rsidRDefault="009859C2" w:rsidP="00D812C2">
            <w:pPr>
              <w:rPr>
                <w:rFonts w:ascii="Arial" w:hAnsi="Arial" w:cs="Arial"/>
                <w:sz w:val="22"/>
                <w:szCs w:val="22"/>
              </w:rPr>
            </w:pPr>
            <w:r w:rsidRPr="00F230E3">
              <w:rPr>
                <w:rFonts w:ascii="Arial" w:hAnsi="Arial" w:cs="Arial"/>
                <w:sz w:val="22"/>
                <w:szCs w:val="22"/>
              </w:rPr>
              <w:t>All other application development activities required by the Company PDLC process, excluding project management</w:t>
            </w:r>
          </w:p>
        </w:tc>
      </w:tr>
      <w:tr w:rsidR="00DF33BD" w:rsidRPr="00F230E3" w14:paraId="627157A6" w14:textId="77777777" w:rsidTr="005033FC">
        <w:trPr>
          <w:gridAfter w:val="1"/>
          <w:wAfter w:w="12" w:type="dxa"/>
        </w:trPr>
        <w:tc>
          <w:tcPr>
            <w:tcW w:w="1170" w:type="dxa"/>
            <w:shd w:val="clear" w:color="auto" w:fill="auto"/>
          </w:tcPr>
          <w:p w14:paraId="627157A4" w14:textId="77777777" w:rsidR="00DF33BD" w:rsidRPr="00F230E3" w:rsidRDefault="00DF33BD" w:rsidP="00D812C2">
            <w:pPr>
              <w:rPr>
                <w:rFonts w:ascii="Arial" w:hAnsi="Arial" w:cs="Arial"/>
                <w:color w:val="000000"/>
                <w:sz w:val="22"/>
                <w:szCs w:val="22"/>
              </w:rPr>
            </w:pPr>
            <w:permStart w:id="1714241115" w:edGrp="everyone"/>
            <w:permStart w:id="920589751" w:edGrp="everyone"/>
            <w:permEnd w:id="675493832"/>
          </w:p>
        </w:tc>
        <w:tc>
          <w:tcPr>
            <w:tcW w:w="7068" w:type="dxa"/>
            <w:shd w:val="clear" w:color="auto" w:fill="auto"/>
          </w:tcPr>
          <w:p w14:paraId="627157A5" w14:textId="77777777" w:rsidR="00DF33BD" w:rsidRPr="00F230E3" w:rsidRDefault="00DF33BD" w:rsidP="00DF33BD">
            <w:pPr>
              <w:rPr>
                <w:rFonts w:ascii="Arial" w:hAnsi="Arial" w:cs="Arial"/>
                <w:sz w:val="22"/>
                <w:szCs w:val="22"/>
              </w:rPr>
            </w:pPr>
            <w:r w:rsidRPr="00F230E3">
              <w:rPr>
                <w:rFonts w:ascii="Arial" w:hAnsi="Arial" w:cs="Arial"/>
                <w:i/>
                <w:iCs/>
                <w:color w:val="0000FF"/>
                <w:sz w:val="22"/>
                <w:szCs w:val="22"/>
              </w:rPr>
              <w:t xml:space="preserve">&lt;list the Project </w:t>
            </w:r>
            <w:r>
              <w:rPr>
                <w:rFonts w:ascii="Arial" w:hAnsi="Arial" w:cs="Arial"/>
                <w:i/>
                <w:iCs/>
                <w:color w:val="0000FF"/>
                <w:sz w:val="22"/>
                <w:szCs w:val="22"/>
              </w:rPr>
              <w:t>Activities in</w:t>
            </w:r>
            <w:r w:rsidRPr="00F230E3">
              <w:rPr>
                <w:rFonts w:ascii="Arial" w:hAnsi="Arial" w:cs="Arial"/>
                <w:i/>
                <w:iCs/>
                <w:color w:val="0000FF"/>
                <w:sz w:val="22"/>
                <w:szCs w:val="22"/>
              </w:rPr>
              <w:t xml:space="preserve"> scope&gt;</w:t>
            </w:r>
          </w:p>
        </w:tc>
      </w:tr>
      <w:tr w:rsidR="00DF33BD" w:rsidRPr="00F230E3" w14:paraId="627157A9" w14:textId="77777777" w:rsidTr="005033FC">
        <w:trPr>
          <w:gridAfter w:val="1"/>
          <w:wAfter w:w="12" w:type="dxa"/>
        </w:trPr>
        <w:tc>
          <w:tcPr>
            <w:tcW w:w="1170" w:type="dxa"/>
            <w:shd w:val="clear" w:color="auto" w:fill="auto"/>
          </w:tcPr>
          <w:p w14:paraId="627157A7" w14:textId="77777777" w:rsidR="00DF33BD" w:rsidRPr="00F230E3" w:rsidRDefault="00DF33BD" w:rsidP="00D812C2">
            <w:pPr>
              <w:rPr>
                <w:rFonts w:ascii="Arial" w:hAnsi="Arial" w:cs="Arial"/>
                <w:color w:val="000000"/>
                <w:sz w:val="22"/>
                <w:szCs w:val="22"/>
              </w:rPr>
            </w:pPr>
            <w:permStart w:id="257245064" w:edGrp="everyone"/>
            <w:permStart w:id="1132293342" w:edGrp="everyone"/>
            <w:permEnd w:id="1714241115"/>
            <w:permEnd w:id="920589751"/>
          </w:p>
        </w:tc>
        <w:tc>
          <w:tcPr>
            <w:tcW w:w="7068" w:type="dxa"/>
            <w:shd w:val="clear" w:color="auto" w:fill="auto"/>
          </w:tcPr>
          <w:p w14:paraId="627157A8" w14:textId="77777777" w:rsidR="00DF33BD" w:rsidRPr="00F230E3" w:rsidRDefault="00DF33BD" w:rsidP="00DF33BD">
            <w:pPr>
              <w:rPr>
                <w:rFonts w:ascii="Arial" w:hAnsi="Arial" w:cs="Arial"/>
                <w:sz w:val="22"/>
                <w:szCs w:val="22"/>
              </w:rPr>
            </w:pPr>
            <w:r w:rsidRPr="00F230E3">
              <w:rPr>
                <w:rFonts w:ascii="Arial" w:hAnsi="Arial" w:cs="Arial"/>
                <w:i/>
                <w:iCs/>
                <w:color w:val="0000FF"/>
                <w:sz w:val="22"/>
                <w:szCs w:val="22"/>
              </w:rPr>
              <w:t xml:space="preserve">&lt;list the Project </w:t>
            </w:r>
            <w:r>
              <w:rPr>
                <w:rFonts w:ascii="Arial" w:hAnsi="Arial" w:cs="Arial"/>
                <w:i/>
                <w:iCs/>
                <w:color w:val="0000FF"/>
                <w:sz w:val="22"/>
                <w:szCs w:val="22"/>
              </w:rPr>
              <w:t>Activities in scope</w:t>
            </w:r>
            <w:r w:rsidRPr="00F230E3">
              <w:rPr>
                <w:rFonts w:ascii="Arial" w:hAnsi="Arial" w:cs="Arial"/>
                <w:i/>
                <w:iCs/>
                <w:color w:val="0000FF"/>
                <w:sz w:val="22"/>
                <w:szCs w:val="22"/>
              </w:rPr>
              <w:t>&gt;</w:t>
            </w:r>
          </w:p>
        </w:tc>
      </w:tr>
      <w:permEnd w:id="257245064"/>
      <w:permEnd w:id="1132293342"/>
    </w:tbl>
    <w:p w14:paraId="627157AA" w14:textId="77777777" w:rsidR="009859C2" w:rsidRPr="00F230E3" w:rsidRDefault="009859C2">
      <w:pPr>
        <w:rPr>
          <w:rFonts w:ascii="Arial" w:hAnsi="Arial" w:cs="Arial"/>
          <w:sz w:val="22"/>
          <w:szCs w:val="22"/>
        </w:rPr>
      </w:pPr>
    </w:p>
    <w:p w14:paraId="627157AB" w14:textId="77777777" w:rsidR="009859C2" w:rsidRPr="00F230E3" w:rsidRDefault="009859C2" w:rsidP="009859C2">
      <w:pPr>
        <w:pStyle w:val="Heading1"/>
        <w:numPr>
          <w:ilvl w:val="0"/>
          <w:numId w:val="0"/>
        </w:numPr>
        <w:jc w:val="center"/>
        <w:rPr>
          <w:rFonts w:ascii="Arial" w:hAnsi="Arial" w:cs="Arial"/>
          <w:sz w:val="22"/>
          <w:szCs w:val="22"/>
        </w:rPr>
      </w:pPr>
      <w:r w:rsidRPr="00F230E3">
        <w:rPr>
          <w:rFonts w:ascii="Arial" w:hAnsi="Arial" w:cs="Arial"/>
          <w:sz w:val="22"/>
          <w:szCs w:val="22"/>
        </w:rPr>
        <w:br w:type="page"/>
      </w:r>
      <w:bookmarkStart w:id="160" w:name="_Toc22728276"/>
      <w:r w:rsidRPr="00F230E3">
        <w:rPr>
          <w:rFonts w:ascii="Arial" w:hAnsi="Arial" w:cs="Arial"/>
          <w:sz w:val="22"/>
          <w:szCs w:val="22"/>
        </w:rPr>
        <w:lastRenderedPageBreak/>
        <w:t>Appendix B – Activities in scope of this sow – Infrastructure Service</w:t>
      </w:r>
      <w:r w:rsidR="00B03407">
        <w:rPr>
          <w:rFonts w:ascii="Arial" w:hAnsi="Arial" w:cs="Arial"/>
          <w:sz w:val="22"/>
          <w:szCs w:val="22"/>
        </w:rPr>
        <w:t>s</w:t>
      </w:r>
      <w:bookmarkEnd w:id="160"/>
    </w:p>
    <w:p w14:paraId="627157AC" w14:textId="77777777" w:rsidR="0082328A" w:rsidRPr="00F230E3" w:rsidRDefault="009859C2" w:rsidP="0082328A">
      <w:pPr>
        <w:rPr>
          <w:rFonts w:ascii="Arial" w:hAnsi="Arial" w:cs="Arial"/>
          <w:color w:val="00B050"/>
          <w:sz w:val="22"/>
          <w:szCs w:val="22"/>
        </w:rPr>
      </w:pPr>
      <w:r w:rsidRPr="00F230E3">
        <w:rPr>
          <w:rFonts w:ascii="Arial" w:hAnsi="Arial" w:cs="Arial"/>
          <w:color w:val="000000"/>
          <w:sz w:val="22"/>
          <w:szCs w:val="22"/>
        </w:rPr>
        <w:t>The following activities as noted “Y” are within the</w:t>
      </w:r>
      <w:r w:rsidRPr="00F230E3">
        <w:rPr>
          <w:rFonts w:ascii="Arial" w:hAnsi="Arial" w:cs="Arial"/>
          <w:color w:val="00B050"/>
          <w:sz w:val="22"/>
          <w:szCs w:val="22"/>
        </w:rPr>
        <w:t xml:space="preserve"> </w:t>
      </w:r>
      <w:r w:rsidRPr="00F230E3">
        <w:rPr>
          <w:rFonts w:ascii="Arial" w:hAnsi="Arial" w:cs="Arial"/>
          <w:color w:val="000000"/>
          <w:sz w:val="22"/>
          <w:szCs w:val="22"/>
        </w:rPr>
        <w:t xml:space="preserve">Supplier work scope of this SOW. </w:t>
      </w:r>
      <w:r w:rsidR="0082328A">
        <w:rPr>
          <w:rFonts w:ascii="Arial" w:hAnsi="Arial" w:cs="Arial"/>
          <w:color w:val="000000"/>
          <w:sz w:val="22"/>
          <w:szCs w:val="22"/>
        </w:rPr>
        <w:t xml:space="preserve">  </w:t>
      </w:r>
      <w:r w:rsidR="0082328A" w:rsidRPr="00F230E3">
        <w:rPr>
          <w:rFonts w:ascii="Arial" w:hAnsi="Arial" w:cs="Arial"/>
          <w:color w:val="000000"/>
          <w:sz w:val="22"/>
          <w:szCs w:val="22"/>
        </w:rPr>
        <w:t xml:space="preserve">All templates should be taken from Company’s </w:t>
      </w:r>
      <w:r w:rsidR="0082328A">
        <w:rPr>
          <w:rFonts w:ascii="Arial" w:hAnsi="Arial" w:cs="Arial"/>
          <w:color w:val="000000"/>
          <w:sz w:val="22"/>
          <w:szCs w:val="22"/>
        </w:rPr>
        <w:t>Document Repository</w:t>
      </w:r>
      <w:r w:rsidR="0082328A" w:rsidRPr="00F230E3">
        <w:rPr>
          <w:rFonts w:ascii="Arial" w:hAnsi="Arial" w:cs="Arial"/>
          <w:color w:val="000000"/>
          <w:sz w:val="22"/>
          <w:szCs w:val="22"/>
        </w:rPr>
        <w:t xml:space="preserve">, and all testing information should be in </w:t>
      </w:r>
      <w:r w:rsidR="0082328A">
        <w:rPr>
          <w:rFonts w:ascii="Arial" w:hAnsi="Arial" w:cs="Arial"/>
          <w:color w:val="000000"/>
          <w:sz w:val="22"/>
          <w:szCs w:val="22"/>
        </w:rPr>
        <w:t>Company’s test management application</w:t>
      </w:r>
      <w:r w:rsidR="0082328A" w:rsidRPr="00F230E3">
        <w:rPr>
          <w:rFonts w:ascii="Arial" w:hAnsi="Arial" w:cs="Arial"/>
          <w:color w:val="00B050"/>
          <w:sz w:val="22"/>
          <w:szCs w:val="22"/>
        </w:rPr>
        <w:t>.</w:t>
      </w:r>
    </w:p>
    <w:p w14:paraId="627157AD" w14:textId="77777777" w:rsidR="009859C2" w:rsidRPr="00F230E3" w:rsidRDefault="009859C2" w:rsidP="009859C2">
      <w:pPr>
        <w:rPr>
          <w:rFonts w:ascii="Arial" w:hAnsi="Arial" w:cs="Arial"/>
          <w:color w:val="00B050"/>
          <w:sz w:val="22"/>
          <w:szCs w:val="22"/>
        </w:rPr>
      </w:pPr>
      <w:r w:rsidRPr="00F230E3">
        <w:rPr>
          <w:rFonts w:ascii="Arial" w:hAnsi="Arial" w:cs="Arial"/>
          <w:color w:val="00B050"/>
          <w:sz w:val="22"/>
          <w:szCs w:val="22"/>
        </w:rPr>
        <w:t>.</w:t>
      </w:r>
    </w:p>
    <w:p w14:paraId="627157AE" w14:textId="77777777" w:rsidR="009859C2" w:rsidRPr="00F230E3" w:rsidRDefault="009859C2" w:rsidP="009859C2">
      <w:pPr>
        <w:rPr>
          <w:rFonts w:ascii="Arial" w:hAnsi="Arial" w:cs="Arial"/>
          <w:color w:val="00B050"/>
          <w:sz w:val="22"/>
          <w:szCs w:val="22"/>
        </w:rPr>
      </w:pPr>
    </w:p>
    <w:tbl>
      <w:tblPr>
        <w:tblW w:w="8250"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7068"/>
        <w:gridCol w:w="12"/>
      </w:tblGrid>
      <w:tr w:rsidR="009859C2" w:rsidRPr="00F230E3" w14:paraId="627157B2" w14:textId="77777777" w:rsidTr="009859C2">
        <w:trPr>
          <w:tblHeader/>
        </w:trPr>
        <w:tc>
          <w:tcPr>
            <w:tcW w:w="1170" w:type="dxa"/>
            <w:shd w:val="clear" w:color="auto" w:fill="auto"/>
          </w:tcPr>
          <w:p w14:paraId="627157AF" w14:textId="77777777" w:rsidR="009859C2" w:rsidRPr="00F230E3" w:rsidRDefault="009859C2" w:rsidP="003879D2">
            <w:pPr>
              <w:rPr>
                <w:rFonts w:ascii="Arial" w:hAnsi="Arial" w:cs="Arial"/>
                <w:color w:val="000000"/>
                <w:sz w:val="22"/>
                <w:szCs w:val="22"/>
              </w:rPr>
            </w:pPr>
            <w:r w:rsidRPr="00F230E3">
              <w:rPr>
                <w:rFonts w:ascii="Arial" w:hAnsi="Arial" w:cs="Arial"/>
                <w:color w:val="000000"/>
                <w:sz w:val="22"/>
                <w:szCs w:val="22"/>
              </w:rPr>
              <w:t>In Scope</w:t>
            </w:r>
          </w:p>
          <w:p w14:paraId="627157B0" w14:textId="77777777" w:rsidR="009859C2" w:rsidRPr="00F230E3" w:rsidRDefault="009859C2" w:rsidP="003879D2">
            <w:pPr>
              <w:rPr>
                <w:rFonts w:ascii="Arial" w:hAnsi="Arial" w:cs="Arial"/>
                <w:color w:val="000000"/>
                <w:sz w:val="22"/>
                <w:szCs w:val="22"/>
              </w:rPr>
            </w:pPr>
            <w:r w:rsidRPr="00F230E3">
              <w:rPr>
                <w:rFonts w:ascii="Arial" w:hAnsi="Arial" w:cs="Arial"/>
                <w:color w:val="000000"/>
                <w:sz w:val="22"/>
                <w:szCs w:val="22"/>
              </w:rPr>
              <w:t>(Yes/No)</w:t>
            </w:r>
          </w:p>
        </w:tc>
        <w:tc>
          <w:tcPr>
            <w:tcW w:w="7080" w:type="dxa"/>
            <w:gridSpan w:val="2"/>
            <w:shd w:val="clear" w:color="auto" w:fill="auto"/>
          </w:tcPr>
          <w:p w14:paraId="627157B1" w14:textId="77777777" w:rsidR="009859C2" w:rsidRPr="00F230E3" w:rsidRDefault="009859C2" w:rsidP="003879D2">
            <w:pPr>
              <w:rPr>
                <w:rFonts w:ascii="Arial" w:hAnsi="Arial" w:cs="Arial"/>
                <w:color w:val="000000"/>
                <w:sz w:val="22"/>
                <w:szCs w:val="22"/>
              </w:rPr>
            </w:pPr>
            <w:r w:rsidRPr="00F230E3">
              <w:rPr>
                <w:rFonts w:ascii="Arial" w:hAnsi="Arial" w:cs="Arial"/>
                <w:color w:val="000000"/>
                <w:sz w:val="22"/>
                <w:szCs w:val="22"/>
              </w:rPr>
              <w:t>Work Task Description</w:t>
            </w:r>
          </w:p>
        </w:tc>
      </w:tr>
      <w:tr w:rsidR="009859C2" w:rsidRPr="00F230E3" w14:paraId="627157B5" w14:textId="77777777" w:rsidTr="009859C2">
        <w:trPr>
          <w:gridAfter w:val="1"/>
          <w:wAfter w:w="12" w:type="dxa"/>
        </w:trPr>
        <w:tc>
          <w:tcPr>
            <w:tcW w:w="1170" w:type="dxa"/>
            <w:shd w:val="clear" w:color="auto" w:fill="auto"/>
          </w:tcPr>
          <w:p w14:paraId="627157B3" w14:textId="4C7E7256" w:rsidR="009859C2" w:rsidRPr="00F230E3" w:rsidRDefault="009859C2" w:rsidP="003879D2">
            <w:pPr>
              <w:rPr>
                <w:rFonts w:ascii="Arial" w:hAnsi="Arial" w:cs="Arial"/>
                <w:color w:val="000000"/>
                <w:sz w:val="22"/>
                <w:szCs w:val="22"/>
              </w:rPr>
            </w:pPr>
            <w:permStart w:id="1734887998" w:edGrp="everyone"/>
          </w:p>
        </w:tc>
        <w:tc>
          <w:tcPr>
            <w:tcW w:w="7068" w:type="dxa"/>
            <w:shd w:val="clear" w:color="auto" w:fill="auto"/>
            <w:vAlign w:val="bottom"/>
          </w:tcPr>
          <w:p w14:paraId="627157B4" w14:textId="77777777" w:rsidR="009859C2" w:rsidRPr="00F230E3" w:rsidRDefault="009859C2" w:rsidP="003879D2">
            <w:pPr>
              <w:rPr>
                <w:rFonts w:ascii="Arial" w:hAnsi="Arial" w:cs="Arial"/>
                <w:sz w:val="22"/>
                <w:szCs w:val="22"/>
              </w:rPr>
            </w:pPr>
            <w:r w:rsidRPr="00F230E3">
              <w:rPr>
                <w:rFonts w:ascii="Arial" w:hAnsi="Arial" w:cs="Arial"/>
                <w:sz w:val="22"/>
                <w:szCs w:val="22"/>
              </w:rPr>
              <w:t>Project Plan/ Schedule creation (for  Supplier managed deliveries)</w:t>
            </w:r>
          </w:p>
        </w:tc>
      </w:tr>
      <w:tr w:rsidR="009859C2" w:rsidRPr="00F230E3" w14:paraId="627157B8" w14:textId="77777777" w:rsidTr="009859C2">
        <w:trPr>
          <w:gridAfter w:val="1"/>
          <w:wAfter w:w="12" w:type="dxa"/>
        </w:trPr>
        <w:tc>
          <w:tcPr>
            <w:tcW w:w="1170" w:type="dxa"/>
            <w:shd w:val="clear" w:color="auto" w:fill="auto"/>
          </w:tcPr>
          <w:p w14:paraId="627157B6" w14:textId="46892008" w:rsidR="009859C2" w:rsidRPr="00F230E3" w:rsidRDefault="004045E8" w:rsidP="003879D2">
            <w:pPr>
              <w:rPr>
                <w:rFonts w:ascii="Arial" w:hAnsi="Arial" w:cs="Arial"/>
                <w:color w:val="000000"/>
                <w:sz w:val="22"/>
                <w:szCs w:val="22"/>
              </w:rPr>
            </w:pPr>
            <w:permStart w:id="1515930623" w:edGrp="everyone"/>
            <w:permEnd w:id="1734887998"/>
            <w:r>
              <w:rPr>
                <w:rFonts w:ascii="Arial" w:hAnsi="Arial" w:cs="Arial"/>
                <w:color w:val="000000"/>
                <w:sz w:val="22"/>
                <w:szCs w:val="22"/>
              </w:rPr>
              <w:t>Y</w:t>
            </w:r>
          </w:p>
        </w:tc>
        <w:tc>
          <w:tcPr>
            <w:tcW w:w="7068" w:type="dxa"/>
            <w:shd w:val="clear" w:color="auto" w:fill="auto"/>
            <w:vAlign w:val="bottom"/>
          </w:tcPr>
          <w:p w14:paraId="627157B7" w14:textId="77777777" w:rsidR="009859C2" w:rsidRPr="00F230E3" w:rsidRDefault="009859C2" w:rsidP="003879D2">
            <w:pPr>
              <w:rPr>
                <w:rFonts w:ascii="Arial" w:hAnsi="Arial" w:cs="Arial"/>
                <w:sz w:val="22"/>
                <w:szCs w:val="22"/>
              </w:rPr>
            </w:pPr>
            <w:r w:rsidRPr="00F230E3">
              <w:rPr>
                <w:rFonts w:ascii="Arial" w:hAnsi="Arial" w:cs="Arial"/>
                <w:sz w:val="22"/>
                <w:szCs w:val="22"/>
              </w:rPr>
              <w:t>Weekly status reporting</w:t>
            </w:r>
          </w:p>
        </w:tc>
      </w:tr>
      <w:tr w:rsidR="009859C2" w:rsidRPr="00F230E3" w14:paraId="627157BB" w14:textId="77777777" w:rsidTr="009859C2">
        <w:trPr>
          <w:gridAfter w:val="1"/>
          <w:wAfter w:w="12" w:type="dxa"/>
        </w:trPr>
        <w:tc>
          <w:tcPr>
            <w:tcW w:w="1170" w:type="dxa"/>
            <w:shd w:val="clear" w:color="auto" w:fill="auto"/>
          </w:tcPr>
          <w:p w14:paraId="627157B9" w14:textId="3F8088B9" w:rsidR="009859C2" w:rsidRPr="00F230E3" w:rsidRDefault="009859C2" w:rsidP="003879D2">
            <w:pPr>
              <w:rPr>
                <w:rFonts w:ascii="Arial" w:hAnsi="Arial" w:cs="Arial"/>
                <w:color w:val="000000"/>
                <w:sz w:val="22"/>
                <w:szCs w:val="22"/>
              </w:rPr>
            </w:pPr>
            <w:permStart w:id="2037852035" w:edGrp="everyone"/>
            <w:permEnd w:id="1515930623"/>
          </w:p>
        </w:tc>
        <w:tc>
          <w:tcPr>
            <w:tcW w:w="7068" w:type="dxa"/>
            <w:shd w:val="clear" w:color="auto" w:fill="auto"/>
            <w:vAlign w:val="bottom"/>
          </w:tcPr>
          <w:p w14:paraId="627157BA" w14:textId="77777777" w:rsidR="009859C2" w:rsidRPr="00F230E3" w:rsidRDefault="009859C2" w:rsidP="003879D2">
            <w:pPr>
              <w:rPr>
                <w:rFonts w:ascii="Arial" w:hAnsi="Arial" w:cs="Arial"/>
                <w:sz w:val="22"/>
                <w:szCs w:val="22"/>
              </w:rPr>
            </w:pPr>
            <w:r w:rsidRPr="00F230E3">
              <w:rPr>
                <w:rFonts w:ascii="Arial" w:hAnsi="Arial" w:cs="Arial"/>
                <w:sz w:val="22"/>
                <w:szCs w:val="22"/>
              </w:rPr>
              <w:t>Issues Log</w:t>
            </w:r>
          </w:p>
        </w:tc>
      </w:tr>
      <w:tr w:rsidR="009859C2" w:rsidRPr="00F230E3" w14:paraId="627157BE" w14:textId="77777777" w:rsidTr="009859C2">
        <w:trPr>
          <w:gridAfter w:val="1"/>
          <w:wAfter w:w="12" w:type="dxa"/>
        </w:trPr>
        <w:tc>
          <w:tcPr>
            <w:tcW w:w="1170" w:type="dxa"/>
            <w:shd w:val="clear" w:color="auto" w:fill="auto"/>
          </w:tcPr>
          <w:p w14:paraId="627157BC" w14:textId="4109EA2B" w:rsidR="009859C2" w:rsidRPr="00F230E3" w:rsidRDefault="009859C2" w:rsidP="003879D2">
            <w:pPr>
              <w:rPr>
                <w:rFonts w:ascii="Arial" w:hAnsi="Arial" w:cs="Arial"/>
                <w:color w:val="000000"/>
                <w:sz w:val="22"/>
                <w:szCs w:val="22"/>
              </w:rPr>
            </w:pPr>
            <w:permStart w:id="1531977615" w:edGrp="everyone"/>
            <w:permEnd w:id="2037852035"/>
          </w:p>
        </w:tc>
        <w:tc>
          <w:tcPr>
            <w:tcW w:w="7068" w:type="dxa"/>
            <w:shd w:val="clear" w:color="auto" w:fill="auto"/>
          </w:tcPr>
          <w:p w14:paraId="627157BD" w14:textId="77777777" w:rsidR="009859C2" w:rsidRPr="00F230E3" w:rsidRDefault="009859C2" w:rsidP="003879D2">
            <w:pPr>
              <w:rPr>
                <w:rFonts w:ascii="Arial" w:hAnsi="Arial" w:cs="Arial"/>
                <w:sz w:val="22"/>
                <w:szCs w:val="22"/>
              </w:rPr>
            </w:pPr>
            <w:r w:rsidRPr="00F230E3">
              <w:rPr>
                <w:rFonts w:ascii="Arial" w:hAnsi="Arial" w:cs="Arial"/>
                <w:sz w:val="22"/>
                <w:szCs w:val="22"/>
              </w:rPr>
              <w:t>Provide inputs to Project Management Plan / Schedule for Supplier managed deliverables</w:t>
            </w:r>
          </w:p>
        </w:tc>
      </w:tr>
      <w:tr w:rsidR="009859C2" w:rsidRPr="00F230E3" w14:paraId="627157C1" w14:textId="77777777" w:rsidTr="009859C2">
        <w:trPr>
          <w:gridAfter w:val="1"/>
          <w:wAfter w:w="12" w:type="dxa"/>
        </w:trPr>
        <w:tc>
          <w:tcPr>
            <w:tcW w:w="1170" w:type="dxa"/>
            <w:shd w:val="clear" w:color="auto" w:fill="auto"/>
          </w:tcPr>
          <w:p w14:paraId="627157BF" w14:textId="2D0E13B9" w:rsidR="009859C2" w:rsidRPr="00F230E3" w:rsidRDefault="009859C2" w:rsidP="003879D2">
            <w:pPr>
              <w:rPr>
                <w:rFonts w:ascii="Arial" w:hAnsi="Arial" w:cs="Arial"/>
                <w:color w:val="000000"/>
                <w:sz w:val="22"/>
                <w:szCs w:val="22"/>
              </w:rPr>
            </w:pPr>
            <w:permStart w:id="1665552228" w:edGrp="everyone"/>
            <w:permEnd w:id="1531977615"/>
          </w:p>
        </w:tc>
        <w:tc>
          <w:tcPr>
            <w:tcW w:w="7068" w:type="dxa"/>
            <w:shd w:val="clear" w:color="auto" w:fill="auto"/>
          </w:tcPr>
          <w:p w14:paraId="627157C0" w14:textId="77777777" w:rsidR="009859C2" w:rsidRPr="00F230E3" w:rsidRDefault="009859C2" w:rsidP="003879D2">
            <w:pPr>
              <w:rPr>
                <w:rFonts w:ascii="Arial" w:hAnsi="Arial" w:cs="Arial"/>
                <w:sz w:val="22"/>
                <w:szCs w:val="22"/>
              </w:rPr>
            </w:pPr>
            <w:r w:rsidRPr="00F230E3">
              <w:rPr>
                <w:rFonts w:ascii="Arial" w:hAnsi="Arial" w:cs="Arial"/>
                <w:sz w:val="22"/>
                <w:szCs w:val="22"/>
              </w:rPr>
              <w:t>Perform project estimation</w:t>
            </w:r>
          </w:p>
        </w:tc>
      </w:tr>
      <w:tr w:rsidR="009859C2" w:rsidRPr="00F230E3" w14:paraId="627157C4" w14:textId="77777777" w:rsidTr="009859C2">
        <w:trPr>
          <w:gridAfter w:val="1"/>
          <w:wAfter w:w="12" w:type="dxa"/>
        </w:trPr>
        <w:tc>
          <w:tcPr>
            <w:tcW w:w="1170" w:type="dxa"/>
            <w:shd w:val="clear" w:color="auto" w:fill="auto"/>
          </w:tcPr>
          <w:p w14:paraId="627157C2" w14:textId="77777777" w:rsidR="009859C2" w:rsidRPr="00F230E3" w:rsidRDefault="009859C2" w:rsidP="003879D2">
            <w:pPr>
              <w:rPr>
                <w:rFonts w:ascii="Arial" w:hAnsi="Arial" w:cs="Arial"/>
                <w:color w:val="000000"/>
                <w:sz w:val="22"/>
                <w:szCs w:val="22"/>
              </w:rPr>
            </w:pPr>
            <w:permStart w:id="20069075" w:edGrp="everyone"/>
            <w:permEnd w:id="1665552228"/>
          </w:p>
        </w:tc>
        <w:tc>
          <w:tcPr>
            <w:tcW w:w="7068" w:type="dxa"/>
            <w:shd w:val="clear" w:color="auto" w:fill="auto"/>
          </w:tcPr>
          <w:p w14:paraId="627157C3" w14:textId="77777777" w:rsidR="009859C2" w:rsidRPr="00F230E3" w:rsidRDefault="009859C2" w:rsidP="003879D2">
            <w:pPr>
              <w:rPr>
                <w:rFonts w:ascii="Arial" w:hAnsi="Arial" w:cs="Arial"/>
                <w:sz w:val="22"/>
                <w:szCs w:val="22"/>
              </w:rPr>
            </w:pPr>
            <w:r w:rsidRPr="00F230E3">
              <w:rPr>
                <w:rFonts w:ascii="Arial" w:hAnsi="Arial" w:cs="Arial"/>
                <w:sz w:val="22"/>
                <w:szCs w:val="22"/>
              </w:rPr>
              <w:t>Identify possible product and software tool enhancement opportunities for improved performance, stability, and potential cost savings</w:t>
            </w:r>
          </w:p>
        </w:tc>
      </w:tr>
      <w:tr w:rsidR="009859C2" w:rsidRPr="00F230E3" w14:paraId="627157C7" w14:textId="77777777" w:rsidTr="009859C2">
        <w:trPr>
          <w:gridAfter w:val="1"/>
          <w:wAfter w:w="12" w:type="dxa"/>
        </w:trPr>
        <w:tc>
          <w:tcPr>
            <w:tcW w:w="1170" w:type="dxa"/>
            <w:shd w:val="clear" w:color="auto" w:fill="auto"/>
          </w:tcPr>
          <w:p w14:paraId="627157C5" w14:textId="60DD4B25" w:rsidR="009859C2" w:rsidRPr="00F230E3" w:rsidRDefault="004045E8" w:rsidP="003879D2">
            <w:pPr>
              <w:rPr>
                <w:rFonts w:ascii="Arial" w:hAnsi="Arial" w:cs="Arial"/>
                <w:color w:val="000000"/>
                <w:sz w:val="22"/>
                <w:szCs w:val="22"/>
              </w:rPr>
            </w:pPr>
            <w:permStart w:id="1853886610" w:edGrp="everyone"/>
            <w:permEnd w:id="20069075"/>
            <w:r>
              <w:rPr>
                <w:rFonts w:ascii="Arial" w:hAnsi="Arial" w:cs="Arial"/>
                <w:color w:val="000000"/>
                <w:sz w:val="22"/>
                <w:szCs w:val="22"/>
              </w:rPr>
              <w:t>Y</w:t>
            </w:r>
          </w:p>
        </w:tc>
        <w:tc>
          <w:tcPr>
            <w:tcW w:w="7068" w:type="dxa"/>
            <w:shd w:val="clear" w:color="auto" w:fill="auto"/>
          </w:tcPr>
          <w:p w14:paraId="627157C6" w14:textId="77777777" w:rsidR="009859C2" w:rsidRPr="00F230E3" w:rsidRDefault="009859C2" w:rsidP="00CF4992">
            <w:pPr>
              <w:rPr>
                <w:rFonts w:ascii="Arial" w:hAnsi="Arial" w:cs="Arial"/>
                <w:sz w:val="22"/>
                <w:szCs w:val="22"/>
              </w:rPr>
            </w:pPr>
            <w:r w:rsidRPr="00F230E3">
              <w:rPr>
                <w:rFonts w:ascii="Arial" w:hAnsi="Arial" w:cs="Arial"/>
                <w:sz w:val="22"/>
                <w:szCs w:val="22"/>
              </w:rPr>
              <w:t xml:space="preserve">Perform site walk-through for space, racks, power, cabling, </w:t>
            </w:r>
            <w:r w:rsidR="00CF4992">
              <w:rPr>
                <w:rFonts w:ascii="Arial" w:hAnsi="Arial" w:cs="Arial"/>
                <w:sz w:val="22"/>
                <w:szCs w:val="22"/>
              </w:rPr>
              <w:t>V</w:t>
            </w:r>
            <w:r w:rsidRPr="00F230E3">
              <w:rPr>
                <w:rFonts w:ascii="Arial" w:hAnsi="Arial" w:cs="Arial"/>
                <w:sz w:val="22"/>
                <w:szCs w:val="22"/>
              </w:rPr>
              <w:t>erizon escorting, etc.</w:t>
            </w:r>
          </w:p>
        </w:tc>
      </w:tr>
      <w:tr w:rsidR="009859C2" w:rsidRPr="00F230E3" w14:paraId="627157CA" w14:textId="77777777" w:rsidTr="009859C2">
        <w:trPr>
          <w:gridAfter w:val="1"/>
          <w:wAfter w:w="12" w:type="dxa"/>
        </w:trPr>
        <w:tc>
          <w:tcPr>
            <w:tcW w:w="1170" w:type="dxa"/>
            <w:shd w:val="clear" w:color="auto" w:fill="auto"/>
          </w:tcPr>
          <w:p w14:paraId="627157C8" w14:textId="0385CFC6" w:rsidR="009859C2" w:rsidRPr="00F230E3" w:rsidRDefault="009859C2" w:rsidP="003879D2">
            <w:pPr>
              <w:rPr>
                <w:rFonts w:ascii="Arial" w:hAnsi="Arial" w:cs="Arial"/>
                <w:color w:val="000000"/>
                <w:sz w:val="22"/>
                <w:szCs w:val="22"/>
              </w:rPr>
            </w:pPr>
            <w:permStart w:id="545488591" w:edGrp="everyone"/>
            <w:permEnd w:id="1853886610"/>
          </w:p>
        </w:tc>
        <w:tc>
          <w:tcPr>
            <w:tcW w:w="7068" w:type="dxa"/>
            <w:shd w:val="clear" w:color="auto" w:fill="auto"/>
          </w:tcPr>
          <w:p w14:paraId="627157C9" w14:textId="77777777" w:rsidR="009859C2" w:rsidRPr="00F230E3" w:rsidRDefault="009859C2" w:rsidP="003879D2">
            <w:pPr>
              <w:rPr>
                <w:rFonts w:ascii="Arial" w:hAnsi="Arial" w:cs="Arial"/>
                <w:sz w:val="22"/>
                <w:szCs w:val="22"/>
              </w:rPr>
            </w:pPr>
            <w:r w:rsidRPr="00F230E3">
              <w:rPr>
                <w:rFonts w:ascii="Arial" w:hAnsi="Arial" w:cs="Arial"/>
                <w:sz w:val="22"/>
                <w:szCs w:val="22"/>
              </w:rPr>
              <w:t>Define localization, deployment criteria and delivery requirements (i.e. laws/regulations)</w:t>
            </w:r>
          </w:p>
        </w:tc>
      </w:tr>
      <w:tr w:rsidR="009859C2" w:rsidRPr="00F230E3" w14:paraId="627157CD" w14:textId="77777777" w:rsidTr="009859C2">
        <w:trPr>
          <w:gridAfter w:val="1"/>
          <w:wAfter w:w="12" w:type="dxa"/>
        </w:trPr>
        <w:tc>
          <w:tcPr>
            <w:tcW w:w="1170" w:type="dxa"/>
            <w:shd w:val="clear" w:color="auto" w:fill="auto"/>
          </w:tcPr>
          <w:p w14:paraId="627157CB" w14:textId="19844CDF" w:rsidR="009859C2" w:rsidRPr="00F230E3" w:rsidRDefault="009859C2" w:rsidP="003879D2">
            <w:pPr>
              <w:rPr>
                <w:rFonts w:ascii="Arial" w:hAnsi="Arial" w:cs="Arial"/>
                <w:color w:val="000000"/>
                <w:sz w:val="22"/>
                <w:szCs w:val="22"/>
              </w:rPr>
            </w:pPr>
            <w:permStart w:id="921372973" w:edGrp="everyone"/>
            <w:permEnd w:id="545488591"/>
          </w:p>
        </w:tc>
        <w:tc>
          <w:tcPr>
            <w:tcW w:w="7068" w:type="dxa"/>
            <w:shd w:val="clear" w:color="auto" w:fill="auto"/>
          </w:tcPr>
          <w:p w14:paraId="627157CC" w14:textId="77777777" w:rsidR="009859C2" w:rsidRPr="00F230E3" w:rsidRDefault="009859C2" w:rsidP="003879D2">
            <w:pPr>
              <w:rPr>
                <w:rFonts w:ascii="Arial" w:hAnsi="Arial" w:cs="Arial"/>
                <w:sz w:val="22"/>
                <w:szCs w:val="22"/>
              </w:rPr>
            </w:pPr>
            <w:r w:rsidRPr="00F230E3">
              <w:rPr>
                <w:rFonts w:ascii="Arial" w:hAnsi="Arial" w:cs="Arial"/>
                <w:sz w:val="22"/>
                <w:szCs w:val="22"/>
              </w:rPr>
              <w:t xml:space="preserve">Document detailed technical requirements </w:t>
            </w:r>
          </w:p>
        </w:tc>
      </w:tr>
      <w:tr w:rsidR="009859C2" w:rsidRPr="00F230E3" w14:paraId="627157D0" w14:textId="77777777" w:rsidTr="009859C2">
        <w:trPr>
          <w:gridAfter w:val="1"/>
          <w:wAfter w:w="12" w:type="dxa"/>
        </w:trPr>
        <w:tc>
          <w:tcPr>
            <w:tcW w:w="1170" w:type="dxa"/>
            <w:shd w:val="clear" w:color="auto" w:fill="auto"/>
          </w:tcPr>
          <w:p w14:paraId="627157CE" w14:textId="0027FF93" w:rsidR="009859C2" w:rsidRPr="00F230E3" w:rsidRDefault="009859C2" w:rsidP="003879D2">
            <w:pPr>
              <w:rPr>
                <w:rFonts w:ascii="Arial" w:hAnsi="Arial" w:cs="Arial"/>
                <w:color w:val="000000"/>
                <w:sz w:val="22"/>
                <w:szCs w:val="22"/>
              </w:rPr>
            </w:pPr>
            <w:permStart w:id="1441734132" w:edGrp="everyone"/>
            <w:permEnd w:id="921372973"/>
          </w:p>
        </w:tc>
        <w:tc>
          <w:tcPr>
            <w:tcW w:w="7068" w:type="dxa"/>
            <w:shd w:val="clear" w:color="auto" w:fill="auto"/>
          </w:tcPr>
          <w:p w14:paraId="627157CF" w14:textId="77777777" w:rsidR="009859C2" w:rsidRPr="00F230E3" w:rsidRDefault="009859C2" w:rsidP="003879D2">
            <w:pPr>
              <w:rPr>
                <w:rFonts w:ascii="Arial" w:hAnsi="Arial" w:cs="Arial"/>
                <w:sz w:val="22"/>
                <w:szCs w:val="22"/>
              </w:rPr>
            </w:pPr>
            <w:r w:rsidRPr="00F230E3">
              <w:rPr>
                <w:rFonts w:ascii="Arial" w:hAnsi="Arial" w:cs="Arial"/>
                <w:sz w:val="22"/>
                <w:szCs w:val="22"/>
              </w:rPr>
              <w:t xml:space="preserve">Develop overall project/program cost and schedule estimate </w:t>
            </w:r>
          </w:p>
        </w:tc>
      </w:tr>
      <w:tr w:rsidR="009859C2" w:rsidRPr="00F230E3" w14:paraId="627157D3" w14:textId="77777777" w:rsidTr="009859C2">
        <w:trPr>
          <w:gridAfter w:val="1"/>
          <w:wAfter w:w="12" w:type="dxa"/>
        </w:trPr>
        <w:tc>
          <w:tcPr>
            <w:tcW w:w="1170" w:type="dxa"/>
            <w:shd w:val="clear" w:color="auto" w:fill="auto"/>
          </w:tcPr>
          <w:p w14:paraId="627157D1" w14:textId="77777777" w:rsidR="009859C2" w:rsidRPr="00F230E3" w:rsidRDefault="009859C2" w:rsidP="003879D2">
            <w:pPr>
              <w:rPr>
                <w:rFonts w:ascii="Arial" w:hAnsi="Arial" w:cs="Arial"/>
                <w:color w:val="000000"/>
                <w:sz w:val="22"/>
                <w:szCs w:val="22"/>
              </w:rPr>
            </w:pPr>
            <w:permStart w:id="1073283887" w:edGrp="everyone"/>
            <w:permEnd w:id="1441734132"/>
          </w:p>
        </w:tc>
        <w:tc>
          <w:tcPr>
            <w:tcW w:w="7068" w:type="dxa"/>
            <w:shd w:val="clear" w:color="auto" w:fill="auto"/>
          </w:tcPr>
          <w:p w14:paraId="627157D2" w14:textId="77777777" w:rsidR="009859C2" w:rsidRPr="00F230E3" w:rsidRDefault="009859C2" w:rsidP="003879D2">
            <w:pPr>
              <w:rPr>
                <w:rFonts w:ascii="Arial" w:hAnsi="Arial" w:cs="Arial"/>
                <w:sz w:val="22"/>
                <w:szCs w:val="22"/>
              </w:rPr>
            </w:pPr>
            <w:r w:rsidRPr="00F230E3">
              <w:rPr>
                <w:rFonts w:ascii="Arial" w:hAnsi="Arial" w:cs="Arial"/>
                <w:sz w:val="22"/>
                <w:szCs w:val="22"/>
              </w:rPr>
              <w:t>Create the detailed design document from the Business, Functional and Technical Requirements and high-level design</w:t>
            </w:r>
          </w:p>
        </w:tc>
      </w:tr>
      <w:tr w:rsidR="00CF4992" w:rsidRPr="00F230E3" w14:paraId="627157D6" w14:textId="77777777" w:rsidTr="009859C2">
        <w:trPr>
          <w:gridAfter w:val="1"/>
          <w:wAfter w:w="12" w:type="dxa"/>
        </w:trPr>
        <w:tc>
          <w:tcPr>
            <w:tcW w:w="1170" w:type="dxa"/>
            <w:shd w:val="clear" w:color="auto" w:fill="auto"/>
          </w:tcPr>
          <w:p w14:paraId="627157D4" w14:textId="47937CD0" w:rsidR="00CF4992" w:rsidRPr="00F230E3" w:rsidRDefault="00CF4992" w:rsidP="003879D2">
            <w:pPr>
              <w:rPr>
                <w:rFonts w:ascii="Arial" w:hAnsi="Arial" w:cs="Arial"/>
                <w:color w:val="000000"/>
                <w:sz w:val="22"/>
                <w:szCs w:val="22"/>
              </w:rPr>
            </w:pPr>
            <w:permStart w:id="1809612127" w:edGrp="everyone"/>
            <w:permEnd w:id="1073283887"/>
          </w:p>
        </w:tc>
        <w:tc>
          <w:tcPr>
            <w:tcW w:w="7068" w:type="dxa"/>
            <w:shd w:val="clear" w:color="auto" w:fill="auto"/>
          </w:tcPr>
          <w:p w14:paraId="627157D5" w14:textId="77777777" w:rsidR="00CF4992" w:rsidRPr="00F230E3" w:rsidRDefault="00CF4992" w:rsidP="00CF4992">
            <w:pPr>
              <w:rPr>
                <w:rFonts w:ascii="Arial" w:hAnsi="Arial" w:cs="Arial"/>
                <w:sz w:val="22"/>
                <w:szCs w:val="22"/>
              </w:rPr>
            </w:pPr>
            <w:r>
              <w:rPr>
                <w:rFonts w:ascii="Arial" w:hAnsi="Arial" w:cs="Arial"/>
                <w:sz w:val="22"/>
                <w:szCs w:val="22"/>
              </w:rPr>
              <w:t>Attend</w:t>
            </w:r>
            <w:r w:rsidRPr="00F230E3">
              <w:rPr>
                <w:rFonts w:ascii="Arial" w:hAnsi="Arial" w:cs="Arial"/>
                <w:sz w:val="22"/>
                <w:szCs w:val="22"/>
              </w:rPr>
              <w:t xml:space="preserve"> I</w:t>
            </w:r>
            <w:r>
              <w:rPr>
                <w:rFonts w:ascii="Arial" w:hAnsi="Arial" w:cs="Arial"/>
                <w:sz w:val="22"/>
                <w:szCs w:val="22"/>
              </w:rPr>
              <w:t>nfrastructure Design Review and obtain approval</w:t>
            </w:r>
          </w:p>
        </w:tc>
      </w:tr>
      <w:tr w:rsidR="00CF4992" w:rsidRPr="00F230E3" w14:paraId="627157D9" w14:textId="77777777" w:rsidTr="009859C2">
        <w:trPr>
          <w:gridAfter w:val="1"/>
          <w:wAfter w:w="12" w:type="dxa"/>
        </w:trPr>
        <w:tc>
          <w:tcPr>
            <w:tcW w:w="1170" w:type="dxa"/>
            <w:shd w:val="clear" w:color="auto" w:fill="auto"/>
          </w:tcPr>
          <w:p w14:paraId="627157D7" w14:textId="77777777" w:rsidR="00CF4992" w:rsidRPr="00F230E3" w:rsidRDefault="00CF4992" w:rsidP="003879D2">
            <w:pPr>
              <w:rPr>
                <w:rFonts w:ascii="Arial" w:hAnsi="Arial" w:cs="Arial"/>
                <w:color w:val="000000"/>
                <w:sz w:val="22"/>
                <w:szCs w:val="22"/>
              </w:rPr>
            </w:pPr>
            <w:permStart w:id="1123031016" w:edGrp="everyone"/>
            <w:permEnd w:id="1809612127"/>
          </w:p>
        </w:tc>
        <w:tc>
          <w:tcPr>
            <w:tcW w:w="7068" w:type="dxa"/>
            <w:shd w:val="clear" w:color="auto" w:fill="auto"/>
          </w:tcPr>
          <w:p w14:paraId="627157D8" w14:textId="77777777" w:rsidR="00CF4992" w:rsidRPr="00F230E3" w:rsidRDefault="00CF4992" w:rsidP="003879D2">
            <w:pPr>
              <w:rPr>
                <w:rFonts w:ascii="Arial" w:hAnsi="Arial" w:cs="Arial"/>
                <w:sz w:val="22"/>
                <w:szCs w:val="22"/>
              </w:rPr>
            </w:pPr>
            <w:r w:rsidRPr="00F230E3">
              <w:rPr>
                <w:rFonts w:ascii="Arial" w:hAnsi="Arial" w:cs="Arial"/>
                <w:sz w:val="22"/>
                <w:szCs w:val="22"/>
              </w:rPr>
              <w:t>Develop I</w:t>
            </w:r>
            <w:r>
              <w:rPr>
                <w:rFonts w:ascii="Arial" w:hAnsi="Arial" w:cs="Arial"/>
                <w:sz w:val="22"/>
                <w:szCs w:val="22"/>
              </w:rPr>
              <w:t xml:space="preserve">nfrastructure </w:t>
            </w:r>
            <w:r w:rsidRPr="00F230E3">
              <w:rPr>
                <w:rFonts w:ascii="Arial" w:hAnsi="Arial" w:cs="Arial"/>
                <w:sz w:val="22"/>
                <w:szCs w:val="22"/>
              </w:rPr>
              <w:t>P</w:t>
            </w:r>
            <w:r>
              <w:rPr>
                <w:rFonts w:ascii="Arial" w:hAnsi="Arial" w:cs="Arial"/>
                <w:sz w:val="22"/>
                <w:szCs w:val="22"/>
              </w:rPr>
              <w:t xml:space="preserve">roduction </w:t>
            </w:r>
            <w:r w:rsidRPr="00F230E3">
              <w:rPr>
                <w:rFonts w:ascii="Arial" w:hAnsi="Arial" w:cs="Arial"/>
                <w:sz w:val="22"/>
                <w:szCs w:val="22"/>
              </w:rPr>
              <w:t>A</w:t>
            </w:r>
            <w:r>
              <w:rPr>
                <w:rFonts w:ascii="Arial" w:hAnsi="Arial" w:cs="Arial"/>
                <w:sz w:val="22"/>
                <w:szCs w:val="22"/>
              </w:rPr>
              <w:t>cceptance</w:t>
            </w:r>
          </w:p>
        </w:tc>
      </w:tr>
      <w:tr w:rsidR="00CF4992" w:rsidRPr="00F230E3" w14:paraId="627157DC" w14:textId="77777777" w:rsidTr="009859C2">
        <w:trPr>
          <w:gridAfter w:val="1"/>
          <w:wAfter w:w="12" w:type="dxa"/>
        </w:trPr>
        <w:tc>
          <w:tcPr>
            <w:tcW w:w="1170" w:type="dxa"/>
            <w:shd w:val="clear" w:color="auto" w:fill="auto"/>
          </w:tcPr>
          <w:p w14:paraId="627157DA" w14:textId="77777777" w:rsidR="00CF4992" w:rsidRPr="00F230E3" w:rsidRDefault="00CF4992" w:rsidP="003879D2">
            <w:pPr>
              <w:rPr>
                <w:rFonts w:ascii="Arial" w:hAnsi="Arial" w:cs="Arial"/>
                <w:color w:val="000000"/>
                <w:sz w:val="22"/>
                <w:szCs w:val="22"/>
              </w:rPr>
            </w:pPr>
            <w:permStart w:id="161360968" w:edGrp="everyone"/>
            <w:permEnd w:id="1123031016"/>
          </w:p>
        </w:tc>
        <w:tc>
          <w:tcPr>
            <w:tcW w:w="7068" w:type="dxa"/>
            <w:shd w:val="clear" w:color="auto" w:fill="auto"/>
          </w:tcPr>
          <w:p w14:paraId="627157DB" w14:textId="77777777" w:rsidR="00CF4992" w:rsidRPr="00F230E3" w:rsidRDefault="00CF4992" w:rsidP="003879D2">
            <w:pPr>
              <w:rPr>
                <w:rFonts w:ascii="Arial" w:hAnsi="Arial" w:cs="Arial"/>
                <w:sz w:val="22"/>
                <w:szCs w:val="22"/>
              </w:rPr>
            </w:pPr>
            <w:r w:rsidRPr="00F230E3">
              <w:rPr>
                <w:rFonts w:ascii="Arial" w:hAnsi="Arial" w:cs="Arial"/>
                <w:sz w:val="22"/>
                <w:szCs w:val="22"/>
              </w:rPr>
              <w:t>Create Change Management tickets</w:t>
            </w:r>
          </w:p>
        </w:tc>
      </w:tr>
      <w:tr w:rsidR="00CF4992" w:rsidRPr="00F230E3" w14:paraId="627157DF" w14:textId="77777777" w:rsidTr="009859C2">
        <w:trPr>
          <w:gridAfter w:val="1"/>
          <w:wAfter w:w="12" w:type="dxa"/>
        </w:trPr>
        <w:tc>
          <w:tcPr>
            <w:tcW w:w="1170" w:type="dxa"/>
            <w:shd w:val="clear" w:color="auto" w:fill="auto"/>
          </w:tcPr>
          <w:p w14:paraId="627157DD" w14:textId="77777777" w:rsidR="00CF4992" w:rsidRPr="00F230E3" w:rsidRDefault="00CF4992" w:rsidP="003879D2">
            <w:pPr>
              <w:rPr>
                <w:rFonts w:ascii="Arial" w:hAnsi="Arial" w:cs="Arial"/>
                <w:color w:val="000000"/>
                <w:sz w:val="22"/>
                <w:szCs w:val="22"/>
              </w:rPr>
            </w:pPr>
            <w:permStart w:id="2104236573" w:edGrp="everyone"/>
            <w:permEnd w:id="161360968"/>
          </w:p>
        </w:tc>
        <w:tc>
          <w:tcPr>
            <w:tcW w:w="7068" w:type="dxa"/>
            <w:shd w:val="clear" w:color="auto" w:fill="auto"/>
          </w:tcPr>
          <w:p w14:paraId="627157DE" w14:textId="77777777" w:rsidR="00CF4992" w:rsidRPr="00F230E3" w:rsidRDefault="00CF4992" w:rsidP="003879D2">
            <w:pPr>
              <w:rPr>
                <w:rFonts w:ascii="Arial" w:hAnsi="Arial" w:cs="Arial"/>
                <w:sz w:val="22"/>
                <w:szCs w:val="22"/>
              </w:rPr>
            </w:pPr>
            <w:r w:rsidRPr="00F230E3">
              <w:rPr>
                <w:rFonts w:ascii="Arial" w:hAnsi="Arial" w:cs="Arial"/>
                <w:sz w:val="22"/>
                <w:szCs w:val="22"/>
              </w:rPr>
              <w:t>Perform Peer Reviews</w:t>
            </w:r>
          </w:p>
        </w:tc>
      </w:tr>
      <w:tr w:rsidR="00CF4992" w:rsidRPr="00F230E3" w14:paraId="627157E2" w14:textId="77777777" w:rsidTr="009859C2">
        <w:trPr>
          <w:gridAfter w:val="1"/>
          <w:wAfter w:w="12" w:type="dxa"/>
        </w:trPr>
        <w:tc>
          <w:tcPr>
            <w:tcW w:w="1170" w:type="dxa"/>
            <w:shd w:val="clear" w:color="auto" w:fill="auto"/>
          </w:tcPr>
          <w:p w14:paraId="627157E0" w14:textId="77777777" w:rsidR="00CF4992" w:rsidRPr="00F230E3" w:rsidRDefault="00CF4992" w:rsidP="003879D2">
            <w:pPr>
              <w:rPr>
                <w:rFonts w:ascii="Arial" w:hAnsi="Arial" w:cs="Arial"/>
                <w:color w:val="000000"/>
                <w:sz w:val="22"/>
                <w:szCs w:val="22"/>
              </w:rPr>
            </w:pPr>
            <w:permStart w:id="607480929" w:edGrp="everyone"/>
            <w:permEnd w:id="2104236573"/>
          </w:p>
        </w:tc>
        <w:tc>
          <w:tcPr>
            <w:tcW w:w="7068" w:type="dxa"/>
            <w:shd w:val="clear" w:color="auto" w:fill="auto"/>
          </w:tcPr>
          <w:p w14:paraId="627157E1" w14:textId="77777777" w:rsidR="00CF4992" w:rsidRPr="00F230E3" w:rsidRDefault="00CF4992" w:rsidP="00CF4992">
            <w:pPr>
              <w:rPr>
                <w:rFonts w:ascii="Arial" w:hAnsi="Arial" w:cs="Arial"/>
                <w:sz w:val="22"/>
                <w:szCs w:val="22"/>
              </w:rPr>
            </w:pPr>
          </w:p>
        </w:tc>
      </w:tr>
      <w:tr w:rsidR="00CF4992" w:rsidRPr="00F230E3" w14:paraId="627157E5" w14:textId="77777777" w:rsidTr="009859C2">
        <w:trPr>
          <w:gridAfter w:val="1"/>
          <w:wAfter w:w="12" w:type="dxa"/>
        </w:trPr>
        <w:tc>
          <w:tcPr>
            <w:tcW w:w="1170" w:type="dxa"/>
            <w:shd w:val="clear" w:color="auto" w:fill="auto"/>
          </w:tcPr>
          <w:p w14:paraId="627157E3" w14:textId="77777777" w:rsidR="00CF4992" w:rsidRPr="00F230E3" w:rsidRDefault="00CF4992" w:rsidP="003879D2">
            <w:pPr>
              <w:rPr>
                <w:rFonts w:ascii="Arial" w:hAnsi="Arial" w:cs="Arial"/>
                <w:color w:val="000000"/>
                <w:sz w:val="22"/>
                <w:szCs w:val="22"/>
              </w:rPr>
            </w:pPr>
            <w:permStart w:id="198065766" w:edGrp="everyone"/>
            <w:permEnd w:id="607480929"/>
          </w:p>
        </w:tc>
        <w:tc>
          <w:tcPr>
            <w:tcW w:w="7068" w:type="dxa"/>
            <w:shd w:val="clear" w:color="auto" w:fill="auto"/>
          </w:tcPr>
          <w:p w14:paraId="627157E4" w14:textId="77777777" w:rsidR="00CF4992" w:rsidRPr="00F230E3" w:rsidRDefault="00CF4992" w:rsidP="003879D2">
            <w:pPr>
              <w:rPr>
                <w:rFonts w:ascii="Arial" w:hAnsi="Arial" w:cs="Arial"/>
                <w:sz w:val="22"/>
                <w:szCs w:val="22"/>
              </w:rPr>
            </w:pPr>
            <w:r w:rsidRPr="00F230E3">
              <w:rPr>
                <w:rFonts w:ascii="Arial" w:hAnsi="Arial" w:cs="Arial"/>
                <w:sz w:val="22"/>
                <w:szCs w:val="22"/>
              </w:rPr>
              <w:t>Attend Change Management meeting to obtain approval on change ticket</w:t>
            </w:r>
          </w:p>
        </w:tc>
      </w:tr>
      <w:tr w:rsidR="00CF4992" w:rsidRPr="00F230E3" w14:paraId="627157E8" w14:textId="77777777" w:rsidTr="009859C2">
        <w:trPr>
          <w:gridAfter w:val="1"/>
          <w:wAfter w:w="12" w:type="dxa"/>
        </w:trPr>
        <w:tc>
          <w:tcPr>
            <w:tcW w:w="1170" w:type="dxa"/>
            <w:shd w:val="clear" w:color="auto" w:fill="auto"/>
          </w:tcPr>
          <w:p w14:paraId="627157E6" w14:textId="77777777" w:rsidR="00CF4992" w:rsidRPr="00F230E3" w:rsidRDefault="00CF4992" w:rsidP="003879D2">
            <w:pPr>
              <w:rPr>
                <w:rFonts w:ascii="Arial" w:hAnsi="Arial" w:cs="Arial"/>
                <w:color w:val="000000"/>
                <w:sz w:val="22"/>
                <w:szCs w:val="22"/>
              </w:rPr>
            </w:pPr>
            <w:permStart w:id="485236825" w:edGrp="everyone"/>
            <w:permEnd w:id="198065766"/>
          </w:p>
        </w:tc>
        <w:tc>
          <w:tcPr>
            <w:tcW w:w="7068" w:type="dxa"/>
            <w:shd w:val="clear" w:color="auto" w:fill="auto"/>
          </w:tcPr>
          <w:p w14:paraId="627157E7" w14:textId="77777777" w:rsidR="00CF4992" w:rsidRPr="00F230E3" w:rsidRDefault="00CF4992" w:rsidP="003879D2">
            <w:pPr>
              <w:rPr>
                <w:rFonts w:ascii="Arial" w:hAnsi="Arial" w:cs="Arial"/>
                <w:sz w:val="22"/>
                <w:szCs w:val="22"/>
              </w:rPr>
            </w:pPr>
            <w:r w:rsidRPr="00F230E3">
              <w:rPr>
                <w:rFonts w:ascii="Arial" w:hAnsi="Arial" w:cs="Arial"/>
                <w:sz w:val="22"/>
                <w:szCs w:val="22"/>
              </w:rPr>
              <w:t>Coordinate outage with site contact and IT</w:t>
            </w:r>
          </w:p>
        </w:tc>
      </w:tr>
      <w:tr w:rsidR="00CF4992" w:rsidRPr="00F230E3" w14:paraId="627157EB" w14:textId="77777777" w:rsidTr="009859C2">
        <w:trPr>
          <w:gridAfter w:val="1"/>
          <w:wAfter w:w="12" w:type="dxa"/>
        </w:trPr>
        <w:tc>
          <w:tcPr>
            <w:tcW w:w="1170" w:type="dxa"/>
            <w:shd w:val="clear" w:color="auto" w:fill="auto"/>
          </w:tcPr>
          <w:p w14:paraId="627157E9" w14:textId="77777777" w:rsidR="00CF4992" w:rsidRPr="00F230E3" w:rsidRDefault="00CF4992" w:rsidP="003879D2">
            <w:pPr>
              <w:rPr>
                <w:rFonts w:ascii="Arial" w:hAnsi="Arial" w:cs="Arial"/>
                <w:color w:val="000000"/>
                <w:sz w:val="22"/>
                <w:szCs w:val="22"/>
              </w:rPr>
            </w:pPr>
            <w:permStart w:id="2000045303" w:edGrp="everyone"/>
            <w:permEnd w:id="485236825"/>
          </w:p>
        </w:tc>
        <w:tc>
          <w:tcPr>
            <w:tcW w:w="7068" w:type="dxa"/>
            <w:shd w:val="clear" w:color="auto" w:fill="auto"/>
          </w:tcPr>
          <w:p w14:paraId="627157EA" w14:textId="77777777" w:rsidR="00CF4992" w:rsidRPr="00F230E3" w:rsidDel="0035297A" w:rsidRDefault="00CF4992" w:rsidP="00840F53">
            <w:pPr>
              <w:rPr>
                <w:rFonts w:ascii="Arial" w:hAnsi="Arial" w:cs="Arial"/>
                <w:sz w:val="22"/>
                <w:szCs w:val="22"/>
              </w:rPr>
            </w:pPr>
            <w:r w:rsidRPr="00F230E3">
              <w:rPr>
                <w:rFonts w:ascii="Arial" w:hAnsi="Arial" w:cs="Arial"/>
                <w:sz w:val="22"/>
                <w:szCs w:val="22"/>
              </w:rPr>
              <w:t xml:space="preserve">Contact </w:t>
            </w:r>
            <w:r w:rsidR="00840F53">
              <w:rPr>
                <w:rFonts w:ascii="Arial" w:hAnsi="Arial" w:cs="Arial"/>
                <w:sz w:val="22"/>
                <w:szCs w:val="22"/>
              </w:rPr>
              <w:t xml:space="preserve">Electric Division Office(s) </w:t>
            </w:r>
            <w:r w:rsidRPr="00F230E3">
              <w:rPr>
                <w:rFonts w:ascii="Arial" w:hAnsi="Arial" w:cs="Arial"/>
                <w:sz w:val="22"/>
                <w:szCs w:val="22"/>
              </w:rPr>
              <w:t>and schedule T</w:t>
            </w:r>
            <w:r>
              <w:rPr>
                <w:rFonts w:ascii="Arial" w:hAnsi="Arial" w:cs="Arial"/>
                <w:sz w:val="22"/>
                <w:szCs w:val="22"/>
              </w:rPr>
              <w:t xml:space="preserve">ravelling </w:t>
            </w:r>
            <w:r w:rsidRPr="00F230E3">
              <w:rPr>
                <w:rFonts w:ascii="Arial" w:hAnsi="Arial" w:cs="Arial"/>
                <w:sz w:val="22"/>
                <w:szCs w:val="22"/>
              </w:rPr>
              <w:t>O</w:t>
            </w:r>
            <w:r>
              <w:rPr>
                <w:rFonts w:ascii="Arial" w:hAnsi="Arial" w:cs="Arial"/>
                <w:sz w:val="22"/>
                <w:szCs w:val="22"/>
              </w:rPr>
              <w:t>perator</w:t>
            </w:r>
            <w:r w:rsidR="00840F53">
              <w:rPr>
                <w:rFonts w:ascii="Arial" w:hAnsi="Arial" w:cs="Arial"/>
                <w:sz w:val="22"/>
                <w:szCs w:val="22"/>
              </w:rPr>
              <w:t xml:space="preserve">(s) </w:t>
            </w:r>
          </w:p>
        </w:tc>
      </w:tr>
      <w:tr w:rsidR="00CF4992" w:rsidRPr="00F230E3" w14:paraId="627157EE" w14:textId="77777777" w:rsidTr="009859C2">
        <w:trPr>
          <w:gridAfter w:val="1"/>
          <w:wAfter w:w="12" w:type="dxa"/>
        </w:trPr>
        <w:tc>
          <w:tcPr>
            <w:tcW w:w="1170" w:type="dxa"/>
            <w:shd w:val="clear" w:color="auto" w:fill="auto"/>
          </w:tcPr>
          <w:p w14:paraId="627157EC" w14:textId="77777777" w:rsidR="00CF4992" w:rsidRPr="00F230E3" w:rsidRDefault="00CF4992" w:rsidP="003879D2">
            <w:pPr>
              <w:rPr>
                <w:rFonts w:ascii="Arial" w:hAnsi="Arial" w:cs="Arial"/>
                <w:color w:val="000000"/>
                <w:sz w:val="22"/>
                <w:szCs w:val="22"/>
              </w:rPr>
            </w:pPr>
            <w:permStart w:id="1586835407" w:edGrp="everyone"/>
            <w:permEnd w:id="2000045303"/>
          </w:p>
        </w:tc>
        <w:tc>
          <w:tcPr>
            <w:tcW w:w="7068" w:type="dxa"/>
            <w:shd w:val="clear" w:color="auto" w:fill="auto"/>
          </w:tcPr>
          <w:p w14:paraId="627157ED" w14:textId="77777777" w:rsidR="00CF4992" w:rsidRPr="00F230E3" w:rsidRDefault="00CF4992" w:rsidP="00CF4992">
            <w:pPr>
              <w:rPr>
                <w:rFonts w:ascii="Arial" w:hAnsi="Arial" w:cs="Arial"/>
                <w:sz w:val="22"/>
                <w:szCs w:val="22"/>
              </w:rPr>
            </w:pPr>
            <w:r w:rsidRPr="00F230E3">
              <w:rPr>
                <w:rFonts w:ascii="Arial" w:hAnsi="Arial" w:cs="Arial"/>
                <w:sz w:val="22"/>
                <w:szCs w:val="22"/>
              </w:rPr>
              <w:t xml:space="preserve">Complete Fossil </w:t>
            </w:r>
            <w:r>
              <w:rPr>
                <w:rFonts w:ascii="Arial" w:hAnsi="Arial" w:cs="Arial"/>
                <w:sz w:val="22"/>
                <w:szCs w:val="22"/>
              </w:rPr>
              <w:t>W</w:t>
            </w:r>
            <w:r w:rsidRPr="00F230E3">
              <w:rPr>
                <w:rFonts w:ascii="Arial" w:hAnsi="Arial" w:cs="Arial"/>
                <w:sz w:val="22"/>
                <w:szCs w:val="22"/>
              </w:rPr>
              <w:t xml:space="preserve">ork </w:t>
            </w:r>
            <w:r>
              <w:rPr>
                <w:rFonts w:ascii="Arial" w:hAnsi="Arial" w:cs="Arial"/>
                <w:sz w:val="22"/>
                <w:szCs w:val="22"/>
              </w:rPr>
              <w:t>F</w:t>
            </w:r>
            <w:r w:rsidRPr="00F230E3">
              <w:rPr>
                <w:rFonts w:ascii="Arial" w:hAnsi="Arial" w:cs="Arial"/>
                <w:sz w:val="22"/>
                <w:szCs w:val="22"/>
              </w:rPr>
              <w:t>orm and obtain outage</w:t>
            </w:r>
            <w:r>
              <w:rPr>
                <w:rFonts w:ascii="Arial" w:hAnsi="Arial" w:cs="Arial"/>
                <w:sz w:val="22"/>
                <w:szCs w:val="22"/>
              </w:rPr>
              <w:t xml:space="preserve"> approval from Electric Systems Operations Center (ESOC) and Energy Resources and Trading (ER&amp;T)</w:t>
            </w:r>
          </w:p>
        </w:tc>
      </w:tr>
      <w:tr w:rsidR="00CF4992" w:rsidRPr="00F230E3" w14:paraId="627157F1" w14:textId="77777777" w:rsidTr="009859C2">
        <w:trPr>
          <w:gridAfter w:val="1"/>
          <w:wAfter w:w="12" w:type="dxa"/>
        </w:trPr>
        <w:tc>
          <w:tcPr>
            <w:tcW w:w="1170" w:type="dxa"/>
            <w:shd w:val="clear" w:color="auto" w:fill="auto"/>
          </w:tcPr>
          <w:p w14:paraId="627157EF" w14:textId="77777777" w:rsidR="00CF4992" w:rsidRPr="00F230E3" w:rsidRDefault="00CF4992" w:rsidP="003879D2">
            <w:pPr>
              <w:rPr>
                <w:rFonts w:ascii="Arial" w:hAnsi="Arial" w:cs="Arial"/>
                <w:color w:val="000000"/>
                <w:sz w:val="22"/>
                <w:szCs w:val="22"/>
              </w:rPr>
            </w:pPr>
            <w:permStart w:id="1045580128" w:edGrp="everyone"/>
            <w:permEnd w:id="1586835407"/>
          </w:p>
        </w:tc>
        <w:tc>
          <w:tcPr>
            <w:tcW w:w="7068" w:type="dxa"/>
            <w:shd w:val="clear" w:color="auto" w:fill="auto"/>
          </w:tcPr>
          <w:p w14:paraId="627157F0" w14:textId="77777777" w:rsidR="00CF4992" w:rsidRPr="00F230E3" w:rsidRDefault="00CF4992" w:rsidP="003879D2">
            <w:pPr>
              <w:rPr>
                <w:rFonts w:ascii="Arial" w:hAnsi="Arial" w:cs="Arial"/>
                <w:sz w:val="22"/>
                <w:szCs w:val="22"/>
              </w:rPr>
            </w:pPr>
            <w:r w:rsidRPr="00F230E3">
              <w:rPr>
                <w:rFonts w:ascii="Arial" w:hAnsi="Arial" w:cs="Arial"/>
                <w:sz w:val="22"/>
                <w:szCs w:val="22"/>
              </w:rPr>
              <w:t>Contact ESOC prior to the outage</w:t>
            </w:r>
          </w:p>
        </w:tc>
      </w:tr>
      <w:tr w:rsidR="00CF4992" w:rsidRPr="00F230E3" w14:paraId="627157F4" w14:textId="77777777" w:rsidTr="009859C2">
        <w:trPr>
          <w:gridAfter w:val="1"/>
          <w:wAfter w:w="12" w:type="dxa"/>
        </w:trPr>
        <w:tc>
          <w:tcPr>
            <w:tcW w:w="1170" w:type="dxa"/>
            <w:shd w:val="clear" w:color="auto" w:fill="auto"/>
          </w:tcPr>
          <w:p w14:paraId="627157F2" w14:textId="77777777" w:rsidR="00CF4992" w:rsidRPr="00F230E3" w:rsidRDefault="00CF4992" w:rsidP="003879D2">
            <w:pPr>
              <w:rPr>
                <w:rFonts w:ascii="Arial" w:hAnsi="Arial" w:cs="Arial"/>
                <w:color w:val="000000"/>
                <w:sz w:val="22"/>
                <w:szCs w:val="22"/>
              </w:rPr>
            </w:pPr>
            <w:permStart w:id="393543823" w:edGrp="everyone"/>
            <w:permEnd w:id="1045580128"/>
          </w:p>
        </w:tc>
        <w:tc>
          <w:tcPr>
            <w:tcW w:w="7068" w:type="dxa"/>
            <w:shd w:val="clear" w:color="auto" w:fill="auto"/>
          </w:tcPr>
          <w:p w14:paraId="627157F3" w14:textId="77777777" w:rsidR="00CF4992" w:rsidRPr="00F230E3" w:rsidRDefault="00CF4992" w:rsidP="003879D2">
            <w:pPr>
              <w:rPr>
                <w:rFonts w:ascii="Arial" w:hAnsi="Arial" w:cs="Arial"/>
                <w:sz w:val="22"/>
                <w:szCs w:val="22"/>
              </w:rPr>
            </w:pPr>
            <w:r w:rsidRPr="00F230E3">
              <w:rPr>
                <w:rFonts w:ascii="Arial" w:hAnsi="Arial" w:cs="Arial"/>
                <w:sz w:val="22"/>
                <w:szCs w:val="22"/>
              </w:rPr>
              <w:t>Obtain access to the site</w:t>
            </w:r>
          </w:p>
        </w:tc>
      </w:tr>
      <w:tr w:rsidR="00CF4992" w:rsidRPr="00F230E3" w14:paraId="627157F7" w14:textId="77777777" w:rsidTr="009859C2">
        <w:trPr>
          <w:gridAfter w:val="1"/>
          <w:wAfter w:w="12" w:type="dxa"/>
        </w:trPr>
        <w:tc>
          <w:tcPr>
            <w:tcW w:w="1170" w:type="dxa"/>
            <w:shd w:val="clear" w:color="auto" w:fill="auto"/>
          </w:tcPr>
          <w:p w14:paraId="627157F5" w14:textId="77777777" w:rsidR="00CF4992" w:rsidRPr="00F230E3" w:rsidRDefault="00CF4992" w:rsidP="003879D2">
            <w:pPr>
              <w:rPr>
                <w:rFonts w:ascii="Arial" w:hAnsi="Arial" w:cs="Arial"/>
                <w:color w:val="000000"/>
                <w:sz w:val="22"/>
                <w:szCs w:val="22"/>
              </w:rPr>
            </w:pPr>
            <w:permStart w:id="554177480" w:edGrp="everyone"/>
            <w:permEnd w:id="393543823"/>
          </w:p>
        </w:tc>
        <w:tc>
          <w:tcPr>
            <w:tcW w:w="7068" w:type="dxa"/>
            <w:shd w:val="clear" w:color="auto" w:fill="auto"/>
          </w:tcPr>
          <w:p w14:paraId="627157F6" w14:textId="77777777" w:rsidR="00CF4992" w:rsidRPr="00F230E3" w:rsidRDefault="00CF4992" w:rsidP="003879D2">
            <w:pPr>
              <w:rPr>
                <w:rFonts w:ascii="Arial" w:hAnsi="Arial" w:cs="Arial"/>
                <w:sz w:val="22"/>
                <w:szCs w:val="22"/>
              </w:rPr>
            </w:pPr>
            <w:r w:rsidRPr="00F230E3">
              <w:rPr>
                <w:rFonts w:ascii="Arial" w:hAnsi="Arial" w:cs="Arial"/>
                <w:sz w:val="22"/>
                <w:szCs w:val="22"/>
              </w:rPr>
              <w:t>Install cabling, router, switches, wireless devices, etc.</w:t>
            </w:r>
          </w:p>
        </w:tc>
      </w:tr>
      <w:tr w:rsidR="00CF4992" w:rsidRPr="00F230E3" w14:paraId="627157FA" w14:textId="77777777" w:rsidTr="009859C2">
        <w:trPr>
          <w:gridAfter w:val="1"/>
          <w:wAfter w:w="12" w:type="dxa"/>
        </w:trPr>
        <w:tc>
          <w:tcPr>
            <w:tcW w:w="1170" w:type="dxa"/>
            <w:shd w:val="clear" w:color="auto" w:fill="auto"/>
          </w:tcPr>
          <w:p w14:paraId="627157F8" w14:textId="77777777" w:rsidR="00CF4992" w:rsidRPr="00F230E3" w:rsidRDefault="00CF4992" w:rsidP="003879D2">
            <w:pPr>
              <w:rPr>
                <w:rFonts w:ascii="Arial" w:hAnsi="Arial" w:cs="Arial"/>
                <w:color w:val="000000"/>
                <w:sz w:val="22"/>
                <w:szCs w:val="22"/>
              </w:rPr>
            </w:pPr>
            <w:permStart w:id="1634691001" w:edGrp="everyone"/>
            <w:permEnd w:id="554177480"/>
          </w:p>
        </w:tc>
        <w:tc>
          <w:tcPr>
            <w:tcW w:w="7068" w:type="dxa"/>
            <w:shd w:val="clear" w:color="auto" w:fill="auto"/>
          </w:tcPr>
          <w:p w14:paraId="627157F9" w14:textId="77777777" w:rsidR="00CF4992" w:rsidRPr="00F230E3" w:rsidRDefault="00CF4992" w:rsidP="003879D2">
            <w:pPr>
              <w:rPr>
                <w:rFonts w:ascii="Arial" w:hAnsi="Arial" w:cs="Arial"/>
                <w:sz w:val="22"/>
                <w:szCs w:val="22"/>
              </w:rPr>
            </w:pPr>
            <w:r w:rsidRPr="00F230E3">
              <w:rPr>
                <w:rFonts w:ascii="Arial" w:hAnsi="Arial" w:cs="Arial"/>
                <w:sz w:val="22"/>
                <w:szCs w:val="22"/>
              </w:rPr>
              <w:t>Escort Verizon for circuit installation, activation, etc.</w:t>
            </w:r>
          </w:p>
        </w:tc>
      </w:tr>
      <w:tr w:rsidR="00CF4992" w:rsidRPr="00F230E3" w14:paraId="627157FD" w14:textId="77777777" w:rsidTr="009859C2">
        <w:trPr>
          <w:gridAfter w:val="1"/>
          <w:wAfter w:w="12" w:type="dxa"/>
        </w:trPr>
        <w:tc>
          <w:tcPr>
            <w:tcW w:w="1170" w:type="dxa"/>
            <w:shd w:val="clear" w:color="auto" w:fill="auto"/>
          </w:tcPr>
          <w:p w14:paraId="627157FB" w14:textId="77777777" w:rsidR="00CF4992" w:rsidRPr="00F230E3" w:rsidRDefault="00CF4992" w:rsidP="003879D2">
            <w:pPr>
              <w:rPr>
                <w:rFonts w:ascii="Arial" w:hAnsi="Arial" w:cs="Arial"/>
                <w:color w:val="000000"/>
                <w:sz w:val="22"/>
                <w:szCs w:val="22"/>
              </w:rPr>
            </w:pPr>
            <w:permStart w:id="95302959" w:edGrp="everyone"/>
            <w:permEnd w:id="1634691001"/>
          </w:p>
        </w:tc>
        <w:tc>
          <w:tcPr>
            <w:tcW w:w="7068" w:type="dxa"/>
            <w:shd w:val="clear" w:color="auto" w:fill="auto"/>
          </w:tcPr>
          <w:p w14:paraId="627157FC" w14:textId="77777777" w:rsidR="00CF4992" w:rsidRPr="00F230E3" w:rsidRDefault="00CF4992" w:rsidP="00765030">
            <w:pPr>
              <w:rPr>
                <w:rFonts w:ascii="Arial" w:hAnsi="Arial" w:cs="Arial"/>
                <w:sz w:val="22"/>
                <w:szCs w:val="22"/>
              </w:rPr>
            </w:pPr>
            <w:r w:rsidRPr="00F230E3">
              <w:rPr>
                <w:rFonts w:ascii="Arial" w:hAnsi="Arial" w:cs="Arial"/>
                <w:sz w:val="22"/>
                <w:szCs w:val="22"/>
              </w:rPr>
              <w:t xml:space="preserve">Coordinate deployment and support activities with </w:t>
            </w:r>
            <w:r w:rsidRPr="00F230E3">
              <w:rPr>
                <w:rFonts w:ascii="Arial" w:hAnsi="Arial" w:cs="Arial"/>
                <w:color w:val="000000"/>
                <w:sz w:val="22"/>
                <w:szCs w:val="22"/>
              </w:rPr>
              <w:t>Company</w:t>
            </w:r>
            <w:r w:rsidRPr="00F230E3">
              <w:rPr>
                <w:rFonts w:ascii="Arial" w:hAnsi="Arial" w:cs="Arial"/>
                <w:sz w:val="22"/>
                <w:szCs w:val="22"/>
              </w:rPr>
              <w:t xml:space="preserve">’s parties as directed by the </w:t>
            </w:r>
            <w:r w:rsidRPr="00F230E3">
              <w:rPr>
                <w:rFonts w:ascii="Arial" w:hAnsi="Arial" w:cs="Arial"/>
                <w:color w:val="000000"/>
                <w:sz w:val="22"/>
                <w:szCs w:val="22"/>
              </w:rPr>
              <w:t>Company</w:t>
            </w:r>
            <w:r w:rsidRPr="00F230E3">
              <w:rPr>
                <w:rFonts w:ascii="Arial" w:hAnsi="Arial" w:cs="Arial"/>
                <w:sz w:val="22"/>
                <w:szCs w:val="22"/>
              </w:rPr>
              <w:t xml:space="preserve">  project manager </w:t>
            </w:r>
          </w:p>
        </w:tc>
      </w:tr>
      <w:tr w:rsidR="00CF4992" w:rsidRPr="00F230E3" w14:paraId="62715800" w14:textId="77777777" w:rsidTr="009859C2">
        <w:trPr>
          <w:gridAfter w:val="1"/>
          <w:wAfter w:w="12" w:type="dxa"/>
        </w:trPr>
        <w:tc>
          <w:tcPr>
            <w:tcW w:w="1170" w:type="dxa"/>
            <w:shd w:val="clear" w:color="auto" w:fill="auto"/>
          </w:tcPr>
          <w:p w14:paraId="627157FE" w14:textId="77777777" w:rsidR="00CF4992" w:rsidRPr="00F230E3" w:rsidRDefault="00CF4992" w:rsidP="003879D2">
            <w:pPr>
              <w:rPr>
                <w:rFonts w:ascii="Arial" w:hAnsi="Arial" w:cs="Arial"/>
                <w:color w:val="000000"/>
                <w:sz w:val="22"/>
                <w:szCs w:val="22"/>
              </w:rPr>
            </w:pPr>
            <w:permStart w:id="1643781163" w:edGrp="everyone"/>
            <w:permEnd w:id="95302959"/>
          </w:p>
        </w:tc>
        <w:tc>
          <w:tcPr>
            <w:tcW w:w="7068" w:type="dxa"/>
            <w:shd w:val="clear" w:color="auto" w:fill="auto"/>
          </w:tcPr>
          <w:p w14:paraId="627157FF" w14:textId="77777777" w:rsidR="00CF4992" w:rsidRPr="00F230E3" w:rsidRDefault="00CF4992" w:rsidP="003879D2">
            <w:pPr>
              <w:rPr>
                <w:rFonts w:ascii="Arial" w:hAnsi="Arial" w:cs="Arial"/>
                <w:sz w:val="22"/>
                <w:szCs w:val="22"/>
              </w:rPr>
            </w:pPr>
            <w:r w:rsidRPr="00F230E3">
              <w:rPr>
                <w:rFonts w:ascii="Arial" w:hAnsi="Arial" w:cs="Arial"/>
                <w:sz w:val="22"/>
                <w:szCs w:val="22"/>
              </w:rPr>
              <w:t>Review and approve implementation, deployment procedures, schedules and deployment staffing levels</w:t>
            </w:r>
          </w:p>
        </w:tc>
      </w:tr>
      <w:tr w:rsidR="00CF4992" w:rsidRPr="00F230E3" w14:paraId="62715803" w14:textId="77777777" w:rsidTr="00DF33BD">
        <w:trPr>
          <w:gridAfter w:val="1"/>
          <w:wAfter w:w="12" w:type="dxa"/>
        </w:trPr>
        <w:tc>
          <w:tcPr>
            <w:tcW w:w="1170" w:type="dxa"/>
            <w:shd w:val="clear" w:color="auto" w:fill="auto"/>
          </w:tcPr>
          <w:p w14:paraId="62715801" w14:textId="77777777" w:rsidR="00CF4992" w:rsidRPr="00F230E3" w:rsidRDefault="00CF4992" w:rsidP="003879D2">
            <w:pPr>
              <w:rPr>
                <w:rFonts w:ascii="Arial" w:hAnsi="Arial" w:cs="Arial"/>
                <w:color w:val="000000"/>
                <w:sz w:val="22"/>
                <w:szCs w:val="22"/>
              </w:rPr>
            </w:pPr>
            <w:permStart w:id="57018611" w:edGrp="everyone"/>
            <w:permStart w:id="1653934672" w:edGrp="everyone"/>
            <w:permEnd w:id="1643781163"/>
          </w:p>
        </w:tc>
        <w:tc>
          <w:tcPr>
            <w:tcW w:w="7068" w:type="dxa"/>
            <w:shd w:val="clear" w:color="auto" w:fill="auto"/>
          </w:tcPr>
          <w:p w14:paraId="62715802" w14:textId="77777777" w:rsidR="00CF4992" w:rsidRPr="00F230E3" w:rsidRDefault="00CF4992" w:rsidP="003879D2">
            <w:pPr>
              <w:rPr>
                <w:rFonts w:ascii="Arial" w:hAnsi="Arial" w:cs="Arial"/>
                <w:sz w:val="22"/>
                <w:szCs w:val="22"/>
              </w:rPr>
            </w:pPr>
            <w:r w:rsidRPr="00F230E3">
              <w:rPr>
                <w:rFonts w:ascii="Arial" w:hAnsi="Arial" w:cs="Arial"/>
                <w:i/>
                <w:iCs/>
                <w:color w:val="0000FF"/>
                <w:sz w:val="22"/>
                <w:szCs w:val="22"/>
              </w:rPr>
              <w:t xml:space="preserve">&lt;list the Project </w:t>
            </w:r>
            <w:r>
              <w:rPr>
                <w:rFonts w:ascii="Arial" w:hAnsi="Arial" w:cs="Arial"/>
                <w:i/>
                <w:iCs/>
                <w:color w:val="0000FF"/>
                <w:sz w:val="22"/>
                <w:szCs w:val="22"/>
              </w:rPr>
              <w:t>Activities in</w:t>
            </w:r>
            <w:r w:rsidRPr="00F230E3">
              <w:rPr>
                <w:rFonts w:ascii="Arial" w:hAnsi="Arial" w:cs="Arial"/>
                <w:i/>
                <w:iCs/>
                <w:color w:val="0000FF"/>
                <w:sz w:val="22"/>
                <w:szCs w:val="22"/>
              </w:rPr>
              <w:t xml:space="preserve"> scope&gt;</w:t>
            </w:r>
          </w:p>
        </w:tc>
      </w:tr>
      <w:tr w:rsidR="00CF4992" w:rsidRPr="00F230E3" w14:paraId="62715806" w14:textId="77777777" w:rsidTr="00DF33BD">
        <w:trPr>
          <w:gridAfter w:val="1"/>
          <w:wAfter w:w="12" w:type="dxa"/>
        </w:trPr>
        <w:tc>
          <w:tcPr>
            <w:tcW w:w="1170" w:type="dxa"/>
            <w:shd w:val="clear" w:color="auto" w:fill="auto"/>
          </w:tcPr>
          <w:p w14:paraId="62715804" w14:textId="77777777" w:rsidR="00CF4992" w:rsidRPr="00F230E3" w:rsidRDefault="00CF4992" w:rsidP="003879D2">
            <w:pPr>
              <w:rPr>
                <w:rFonts w:ascii="Arial" w:hAnsi="Arial" w:cs="Arial"/>
                <w:color w:val="000000"/>
                <w:sz w:val="22"/>
                <w:szCs w:val="22"/>
              </w:rPr>
            </w:pPr>
            <w:permStart w:id="57160713" w:edGrp="everyone"/>
            <w:permStart w:id="505302468" w:edGrp="everyone"/>
            <w:permEnd w:id="57018611"/>
            <w:permEnd w:id="1653934672"/>
          </w:p>
        </w:tc>
        <w:tc>
          <w:tcPr>
            <w:tcW w:w="7068" w:type="dxa"/>
            <w:shd w:val="clear" w:color="auto" w:fill="auto"/>
          </w:tcPr>
          <w:p w14:paraId="62715805" w14:textId="77777777" w:rsidR="00CF4992" w:rsidRPr="00F230E3" w:rsidRDefault="00CF4992" w:rsidP="003879D2">
            <w:pPr>
              <w:rPr>
                <w:rFonts w:ascii="Arial" w:hAnsi="Arial" w:cs="Arial"/>
                <w:sz w:val="22"/>
                <w:szCs w:val="22"/>
              </w:rPr>
            </w:pPr>
            <w:r w:rsidRPr="00F230E3">
              <w:rPr>
                <w:rFonts w:ascii="Arial" w:hAnsi="Arial" w:cs="Arial"/>
                <w:i/>
                <w:iCs/>
                <w:color w:val="0000FF"/>
                <w:sz w:val="22"/>
                <w:szCs w:val="22"/>
              </w:rPr>
              <w:t xml:space="preserve">&lt;list the Project </w:t>
            </w:r>
            <w:r>
              <w:rPr>
                <w:rFonts w:ascii="Arial" w:hAnsi="Arial" w:cs="Arial"/>
                <w:i/>
                <w:iCs/>
                <w:color w:val="0000FF"/>
                <w:sz w:val="22"/>
                <w:szCs w:val="22"/>
              </w:rPr>
              <w:t>Activities in scope</w:t>
            </w:r>
            <w:r w:rsidRPr="00F230E3">
              <w:rPr>
                <w:rFonts w:ascii="Arial" w:hAnsi="Arial" w:cs="Arial"/>
                <w:i/>
                <w:iCs/>
                <w:color w:val="0000FF"/>
                <w:sz w:val="22"/>
                <w:szCs w:val="22"/>
              </w:rPr>
              <w:t>&gt;</w:t>
            </w:r>
          </w:p>
        </w:tc>
      </w:tr>
      <w:permEnd w:id="57160713"/>
      <w:permEnd w:id="505302468"/>
    </w:tbl>
    <w:p w14:paraId="62715807" w14:textId="77777777" w:rsidR="005269C8" w:rsidRPr="00F230E3" w:rsidRDefault="005269C8">
      <w:pPr>
        <w:rPr>
          <w:rFonts w:ascii="Arial" w:hAnsi="Arial" w:cs="Arial"/>
          <w:sz w:val="22"/>
          <w:szCs w:val="22"/>
        </w:rPr>
      </w:pPr>
    </w:p>
    <w:p w14:paraId="62715808" w14:textId="77777777" w:rsidR="005269C8" w:rsidRPr="00F230E3" w:rsidRDefault="005269C8" w:rsidP="005269C8">
      <w:pPr>
        <w:pStyle w:val="Heading1"/>
        <w:numPr>
          <w:ilvl w:val="0"/>
          <w:numId w:val="0"/>
        </w:numPr>
        <w:jc w:val="center"/>
        <w:rPr>
          <w:rFonts w:ascii="Arial" w:hAnsi="Arial" w:cs="Arial"/>
          <w:sz w:val="22"/>
          <w:szCs w:val="22"/>
        </w:rPr>
      </w:pPr>
      <w:r w:rsidRPr="00F230E3">
        <w:rPr>
          <w:rFonts w:ascii="Arial" w:hAnsi="Arial" w:cs="Arial"/>
          <w:sz w:val="22"/>
          <w:szCs w:val="22"/>
        </w:rPr>
        <w:br w:type="page"/>
      </w:r>
      <w:bookmarkStart w:id="161" w:name="_Toc22728277"/>
      <w:r w:rsidRPr="00F230E3">
        <w:rPr>
          <w:rFonts w:ascii="Arial" w:hAnsi="Arial" w:cs="Arial"/>
          <w:sz w:val="22"/>
          <w:szCs w:val="22"/>
        </w:rPr>
        <w:lastRenderedPageBreak/>
        <w:t xml:space="preserve">Appendix C – </w:t>
      </w:r>
      <w:r w:rsidR="006D16C5" w:rsidRPr="00F230E3">
        <w:rPr>
          <w:rFonts w:ascii="Arial" w:hAnsi="Arial" w:cs="Arial"/>
          <w:sz w:val="22"/>
          <w:szCs w:val="22"/>
        </w:rPr>
        <w:t xml:space="preserve">Activities in scope of this sow </w:t>
      </w:r>
      <w:r w:rsidR="006D16C5">
        <w:rPr>
          <w:rFonts w:ascii="Arial" w:hAnsi="Arial" w:cs="Arial"/>
          <w:sz w:val="22"/>
          <w:szCs w:val="22"/>
        </w:rPr>
        <w:t xml:space="preserve">- </w:t>
      </w:r>
      <w:r w:rsidRPr="00F230E3">
        <w:rPr>
          <w:rFonts w:ascii="Arial" w:hAnsi="Arial" w:cs="Arial"/>
          <w:sz w:val="22"/>
          <w:szCs w:val="22"/>
        </w:rPr>
        <w:t>Project Management Services</w:t>
      </w:r>
      <w:bookmarkEnd w:id="161"/>
    </w:p>
    <w:p w14:paraId="62715809" w14:textId="77777777" w:rsidR="005269C8" w:rsidRPr="00F230E3" w:rsidRDefault="005269C8" w:rsidP="005269C8">
      <w:pPr>
        <w:rPr>
          <w:rFonts w:ascii="Arial" w:hAnsi="Arial" w:cs="Arial"/>
          <w:color w:val="00B050"/>
          <w:sz w:val="22"/>
          <w:szCs w:val="22"/>
        </w:rPr>
      </w:pPr>
      <w:r w:rsidRPr="00F230E3">
        <w:rPr>
          <w:rFonts w:ascii="Arial" w:hAnsi="Arial" w:cs="Arial"/>
          <w:color w:val="000000"/>
          <w:sz w:val="22"/>
          <w:szCs w:val="22"/>
        </w:rPr>
        <w:t>The following activities as noted “Y” are within the</w:t>
      </w:r>
      <w:r w:rsidRPr="00F230E3">
        <w:rPr>
          <w:rFonts w:ascii="Arial" w:hAnsi="Arial" w:cs="Arial"/>
          <w:color w:val="00B050"/>
          <w:sz w:val="22"/>
          <w:szCs w:val="22"/>
        </w:rPr>
        <w:t xml:space="preserve"> </w:t>
      </w:r>
      <w:r w:rsidRPr="00F230E3">
        <w:rPr>
          <w:rFonts w:ascii="Arial" w:hAnsi="Arial" w:cs="Arial"/>
          <w:color w:val="000000"/>
          <w:sz w:val="22"/>
          <w:szCs w:val="22"/>
        </w:rPr>
        <w:t xml:space="preserve">Supplier work scope of this SOW.  All templates should be taken from Company’s </w:t>
      </w:r>
      <w:r w:rsidR="0082328A">
        <w:rPr>
          <w:rFonts w:ascii="Arial" w:hAnsi="Arial" w:cs="Arial"/>
          <w:color w:val="000000"/>
          <w:sz w:val="22"/>
          <w:szCs w:val="22"/>
        </w:rPr>
        <w:t>Document Repository</w:t>
      </w:r>
      <w:r w:rsidRPr="00F230E3">
        <w:rPr>
          <w:rFonts w:ascii="Arial" w:hAnsi="Arial" w:cs="Arial"/>
          <w:color w:val="000000"/>
          <w:sz w:val="22"/>
          <w:szCs w:val="22"/>
        </w:rPr>
        <w:t xml:space="preserve">, and all testing information should be in </w:t>
      </w:r>
      <w:r w:rsidR="0082328A">
        <w:rPr>
          <w:rFonts w:ascii="Arial" w:hAnsi="Arial" w:cs="Arial"/>
          <w:color w:val="000000"/>
          <w:sz w:val="22"/>
          <w:szCs w:val="22"/>
        </w:rPr>
        <w:t>Company’s test management application</w:t>
      </w:r>
      <w:r w:rsidRPr="00F230E3">
        <w:rPr>
          <w:rFonts w:ascii="Arial" w:hAnsi="Arial" w:cs="Arial"/>
          <w:color w:val="00B050"/>
          <w:sz w:val="22"/>
          <w:szCs w:val="22"/>
        </w:rPr>
        <w:t>.</w:t>
      </w:r>
    </w:p>
    <w:p w14:paraId="6271580A" w14:textId="77777777" w:rsidR="005269C8" w:rsidRPr="00F230E3" w:rsidRDefault="005269C8" w:rsidP="005269C8">
      <w:pPr>
        <w:rPr>
          <w:rFonts w:ascii="Arial" w:hAnsi="Arial" w:cs="Arial"/>
          <w:color w:val="00B050"/>
          <w:sz w:val="22"/>
          <w:szCs w:val="22"/>
        </w:rPr>
      </w:pPr>
    </w:p>
    <w:tbl>
      <w:tblPr>
        <w:tblW w:w="8250"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7068"/>
        <w:gridCol w:w="12"/>
      </w:tblGrid>
      <w:tr w:rsidR="005269C8" w:rsidRPr="00F230E3" w14:paraId="6271580E" w14:textId="77777777" w:rsidTr="003879D2">
        <w:trPr>
          <w:tblHeader/>
        </w:trPr>
        <w:tc>
          <w:tcPr>
            <w:tcW w:w="1170" w:type="dxa"/>
            <w:shd w:val="clear" w:color="auto" w:fill="auto"/>
          </w:tcPr>
          <w:p w14:paraId="6271580B" w14:textId="77777777" w:rsidR="005269C8" w:rsidRPr="00F230E3" w:rsidRDefault="005269C8" w:rsidP="003879D2">
            <w:pPr>
              <w:rPr>
                <w:rFonts w:ascii="Arial" w:hAnsi="Arial" w:cs="Arial"/>
                <w:color w:val="000000"/>
                <w:sz w:val="22"/>
                <w:szCs w:val="22"/>
              </w:rPr>
            </w:pPr>
            <w:r w:rsidRPr="00F230E3">
              <w:rPr>
                <w:rFonts w:ascii="Arial" w:hAnsi="Arial" w:cs="Arial"/>
                <w:color w:val="000000"/>
                <w:sz w:val="22"/>
                <w:szCs w:val="22"/>
              </w:rPr>
              <w:t>In Scope</w:t>
            </w:r>
          </w:p>
          <w:p w14:paraId="6271580C" w14:textId="77777777" w:rsidR="005269C8" w:rsidRPr="00F230E3" w:rsidRDefault="005269C8" w:rsidP="003879D2">
            <w:pPr>
              <w:rPr>
                <w:rFonts w:ascii="Arial" w:hAnsi="Arial" w:cs="Arial"/>
                <w:color w:val="000000"/>
                <w:sz w:val="22"/>
                <w:szCs w:val="22"/>
              </w:rPr>
            </w:pPr>
            <w:r w:rsidRPr="00F230E3">
              <w:rPr>
                <w:rFonts w:ascii="Arial" w:hAnsi="Arial" w:cs="Arial"/>
                <w:color w:val="000000"/>
                <w:sz w:val="22"/>
                <w:szCs w:val="22"/>
              </w:rPr>
              <w:t>(Yes/No)</w:t>
            </w:r>
          </w:p>
        </w:tc>
        <w:tc>
          <w:tcPr>
            <w:tcW w:w="7080" w:type="dxa"/>
            <w:gridSpan w:val="2"/>
            <w:shd w:val="clear" w:color="auto" w:fill="auto"/>
          </w:tcPr>
          <w:p w14:paraId="6271580D" w14:textId="77777777" w:rsidR="005269C8" w:rsidRPr="00F230E3" w:rsidRDefault="005269C8" w:rsidP="003879D2">
            <w:pPr>
              <w:rPr>
                <w:rFonts w:ascii="Arial" w:hAnsi="Arial" w:cs="Arial"/>
                <w:color w:val="000000"/>
                <w:sz w:val="22"/>
                <w:szCs w:val="22"/>
              </w:rPr>
            </w:pPr>
            <w:r w:rsidRPr="00F230E3">
              <w:rPr>
                <w:rFonts w:ascii="Arial" w:hAnsi="Arial" w:cs="Arial"/>
                <w:color w:val="000000"/>
                <w:sz w:val="22"/>
                <w:szCs w:val="22"/>
              </w:rPr>
              <w:t>Work Task Description</w:t>
            </w:r>
          </w:p>
        </w:tc>
      </w:tr>
      <w:tr w:rsidR="005269C8" w:rsidRPr="00F230E3" w14:paraId="62715811" w14:textId="77777777" w:rsidTr="003879D2">
        <w:trPr>
          <w:gridAfter w:val="1"/>
          <w:wAfter w:w="12" w:type="dxa"/>
        </w:trPr>
        <w:tc>
          <w:tcPr>
            <w:tcW w:w="1170" w:type="dxa"/>
            <w:shd w:val="clear" w:color="auto" w:fill="auto"/>
          </w:tcPr>
          <w:p w14:paraId="6271580F" w14:textId="071E3E17" w:rsidR="005269C8" w:rsidRPr="00F230E3" w:rsidRDefault="004045E8" w:rsidP="003879D2">
            <w:pPr>
              <w:rPr>
                <w:rFonts w:ascii="Arial" w:hAnsi="Arial" w:cs="Arial"/>
                <w:color w:val="000000"/>
                <w:sz w:val="22"/>
                <w:szCs w:val="22"/>
              </w:rPr>
            </w:pPr>
            <w:permStart w:id="1417750315" w:edGrp="everyone"/>
            <w:r>
              <w:rPr>
                <w:rFonts w:ascii="Arial" w:hAnsi="Arial" w:cs="Arial"/>
                <w:color w:val="000000"/>
                <w:sz w:val="22"/>
                <w:szCs w:val="22"/>
              </w:rPr>
              <w:t>Y</w:t>
            </w:r>
          </w:p>
        </w:tc>
        <w:tc>
          <w:tcPr>
            <w:tcW w:w="7068" w:type="dxa"/>
            <w:shd w:val="clear" w:color="auto" w:fill="auto"/>
          </w:tcPr>
          <w:p w14:paraId="62715810" w14:textId="77777777" w:rsidR="005269C8" w:rsidRPr="00F230E3" w:rsidRDefault="005269C8" w:rsidP="005269C8">
            <w:pPr>
              <w:rPr>
                <w:rFonts w:ascii="Arial" w:eastAsia="Calibri" w:hAnsi="Arial" w:cs="Arial"/>
                <w:sz w:val="22"/>
                <w:szCs w:val="22"/>
              </w:rPr>
            </w:pPr>
            <w:r w:rsidRPr="00F230E3">
              <w:rPr>
                <w:rFonts w:ascii="Arial" w:eastAsia="Calibri" w:hAnsi="Arial" w:cs="Arial"/>
                <w:sz w:val="22"/>
                <w:szCs w:val="22"/>
              </w:rPr>
              <w:t xml:space="preserve">Manage projects in accordance with Company PDLC processes.     </w:t>
            </w:r>
          </w:p>
        </w:tc>
      </w:tr>
      <w:tr w:rsidR="005269C8" w:rsidRPr="00F230E3" w14:paraId="62715814" w14:textId="77777777" w:rsidTr="003879D2">
        <w:trPr>
          <w:gridAfter w:val="1"/>
          <w:wAfter w:w="12" w:type="dxa"/>
        </w:trPr>
        <w:tc>
          <w:tcPr>
            <w:tcW w:w="1170" w:type="dxa"/>
            <w:shd w:val="clear" w:color="auto" w:fill="auto"/>
          </w:tcPr>
          <w:p w14:paraId="62715812" w14:textId="77777777" w:rsidR="005269C8" w:rsidRPr="00F230E3" w:rsidRDefault="005269C8" w:rsidP="003879D2">
            <w:pPr>
              <w:rPr>
                <w:rFonts w:ascii="Arial" w:hAnsi="Arial" w:cs="Arial"/>
                <w:color w:val="000000"/>
                <w:sz w:val="22"/>
                <w:szCs w:val="22"/>
              </w:rPr>
            </w:pPr>
            <w:permStart w:id="1755390426" w:edGrp="everyone"/>
            <w:permEnd w:id="1417750315"/>
          </w:p>
        </w:tc>
        <w:tc>
          <w:tcPr>
            <w:tcW w:w="7068" w:type="dxa"/>
            <w:shd w:val="clear" w:color="auto" w:fill="auto"/>
          </w:tcPr>
          <w:p w14:paraId="62715813" w14:textId="77777777" w:rsidR="005269C8" w:rsidRPr="00F230E3" w:rsidRDefault="005269C8" w:rsidP="005269C8">
            <w:pPr>
              <w:rPr>
                <w:rFonts w:ascii="Arial" w:eastAsia="Calibri" w:hAnsi="Arial" w:cs="Arial"/>
                <w:sz w:val="22"/>
                <w:szCs w:val="22"/>
              </w:rPr>
            </w:pPr>
            <w:r w:rsidRPr="00F230E3">
              <w:rPr>
                <w:rFonts w:ascii="Arial" w:eastAsia="Calibri" w:hAnsi="Arial" w:cs="Arial"/>
                <w:sz w:val="22"/>
                <w:szCs w:val="22"/>
              </w:rPr>
              <w:t>Ensure projects are delivered on time, on budget, with near zero production defects and with high client satisfaction.</w:t>
            </w:r>
          </w:p>
        </w:tc>
      </w:tr>
      <w:tr w:rsidR="005269C8" w:rsidRPr="00F230E3" w14:paraId="62715817" w14:textId="77777777" w:rsidTr="003879D2">
        <w:trPr>
          <w:gridAfter w:val="1"/>
          <w:wAfter w:w="12" w:type="dxa"/>
        </w:trPr>
        <w:tc>
          <w:tcPr>
            <w:tcW w:w="1170" w:type="dxa"/>
            <w:shd w:val="clear" w:color="auto" w:fill="auto"/>
          </w:tcPr>
          <w:p w14:paraId="62715815" w14:textId="77777777" w:rsidR="005269C8" w:rsidRPr="00F230E3" w:rsidRDefault="005269C8" w:rsidP="003879D2">
            <w:pPr>
              <w:rPr>
                <w:rFonts w:ascii="Arial" w:hAnsi="Arial" w:cs="Arial"/>
                <w:color w:val="000000"/>
                <w:sz w:val="22"/>
                <w:szCs w:val="22"/>
              </w:rPr>
            </w:pPr>
            <w:permStart w:id="1051730990" w:edGrp="everyone"/>
            <w:permEnd w:id="1755390426"/>
          </w:p>
        </w:tc>
        <w:tc>
          <w:tcPr>
            <w:tcW w:w="7068" w:type="dxa"/>
            <w:shd w:val="clear" w:color="auto" w:fill="auto"/>
          </w:tcPr>
          <w:p w14:paraId="62715816" w14:textId="77777777" w:rsidR="005269C8" w:rsidRPr="00F230E3" w:rsidRDefault="00FD32B9" w:rsidP="00FD32B9">
            <w:pPr>
              <w:rPr>
                <w:rFonts w:ascii="Arial" w:eastAsia="Calibri" w:hAnsi="Arial" w:cs="Arial"/>
                <w:sz w:val="22"/>
                <w:szCs w:val="22"/>
              </w:rPr>
            </w:pPr>
            <w:r w:rsidRPr="00F230E3">
              <w:rPr>
                <w:rFonts w:ascii="Arial" w:eastAsia="Calibri" w:hAnsi="Arial" w:cs="Arial"/>
                <w:sz w:val="22"/>
                <w:szCs w:val="22"/>
              </w:rPr>
              <w:t>Ensure all project deliverables are developed, reviewed, peer reviewed, verified, approved and stored per applicable procedures</w:t>
            </w:r>
          </w:p>
        </w:tc>
      </w:tr>
      <w:tr w:rsidR="005269C8" w:rsidRPr="00F230E3" w14:paraId="6271581A" w14:textId="77777777" w:rsidTr="003879D2">
        <w:trPr>
          <w:gridAfter w:val="1"/>
          <w:wAfter w:w="12" w:type="dxa"/>
        </w:trPr>
        <w:tc>
          <w:tcPr>
            <w:tcW w:w="1170" w:type="dxa"/>
            <w:shd w:val="clear" w:color="auto" w:fill="auto"/>
          </w:tcPr>
          <w:p w14:paraId="62715818" w14:textId="3DD4969D" w:rsidR="005269C8" w:rsidRPr="00F230E3" w:rsidRDefault="005269C8" w:rsidP="003879D2">
            <w:pPr>
              <w:rPr>
                <w:rFonts w:ascii="Arial" w:hAnsi="Arial" w:cs="Arial"/>
                <w:color w:val="000000"/>
                <w:sz w:val="22"/>
                <w:szCs w:val="22"/>
              </w:rPr>
            </w:pPr>
            <w:permStart w:id="1826494854" w:edGrp="everyone"/>
            <w:permEnd w:id="1051730990"/>
          </w:p>
        </w:tc>
        <w:tc>
          <w:tcPr>
            <w:tcW w:w="7068" w:type="dxa"/>
            <w:shd w:val="clear" w:color="auto" w:fill="auto"/>
          </w:tcPr>
          <w:p w14:paraId="62715819" w14:textId="77777777" w:rsidR="005269C8" w:rsidRPr="00F230E3" w:rsidRDefault="00FD32B9" w:rsidP="003879D2">
            <w:pPr>
              <w:rPr>
                <w:rFonts w:ascii="Arial" w:eastAsia="Calibri" w:hAnsi="Arial" w:cs="Arial"/>
                <w:sz w:val="22"/>
                <w:szCs w:val="22"/>
              </w:rPr>
            </w:pPr>
            <w:r w:rsidRPr="00F230E3">
              <w:rPr>
                <w:rFonts w:ascii="Arial" w:eastAsia="Calibri" w:hAnsi="Arial" w:cs="Arial"/>
                <w:sz w:val="22"/>
                <w:szCs w:val="22"/>
              </w:rPr>
              <w:t>Project Tailoring Matrices</w:t>
            </w:r>
          </w:p>
        </w:tc>
      </w:tr>
      <w:tr w:rsidR="005269C8" w:rsidRPr="00F230E3" w14:paraId="6271581D" w14:textId="77777777" w:rsidTr="00583257">
        <w:trPr>
          <w:gridAfter w:val="1"/>
          <w:wAfter w:w="12" w:type="dxa"/>
          <w:trHeight w:val="269"/>
        </w:trPr>
        <w:tc>
          <w:tcPr>
            <w:tcW w:w="1170" w:type="dxa"/>
            <w:shd w:val="clear" w:color="auto" w:fill="auto"/>
          </w:tcPr>
          <w:p w14:paraId="6271581B" w14:textId="1FA2C7CC" w:rsidR="005269C8" w:rsidRPr="00F230E3" w:rsidRDefault="005269C8" w:rsidP="003879D2">
            <w:pPr>
              <w:rPr>
                <w:rFonts w:ascii="Arial" w:hAnsi="Arial" w:cs="Arial"/>
                <w:color w:val="000000"/>
                <w:sz w:val="22"/>
                <w:szCs w:val="22"/>
              </w:rPr>
            </w:pPr>
            <w:permStart w:id="1222393945" w:edGrp="everyone"/>
            <w:permEnd w:id="1826494854"/>
          </w:p>
        </w:tc>
        <w:tc>
          <w:tcPr>
            <w:tcW w:w="7068" w:type="dxa"/>
            <w:shd w:val="clear" w:color="auto" w:fill="auto"/>
          </w:tcPr>
          <w:p w14:paraId="6271581C" w14:textId="77777777" w:rsidR="005269C8" w:rsidRPr="00F230E3" w:rsidRDefault="00FD32B9" w:rsidP="00583257">
            <w:pPr>
              <w:rPr>
                <w:rFonts w:ascii="Arial" w:eastAsia="Calibri" w:hAnsi="Arial" w:cs="Arial"/>
                <w:sz w:val="22"/>
                <w:szCs w:val="22"/>
              </w:rPr>
            </w:pPr>
            <w:r w:rsidRPr="00F230E3">
              <w:rPr>
                <w:rFonts w:ascii="Arial" w:eastAsia="Calibri" w:hAnsi="Arial" w:cs="Arial"/>
                <w:sz w:val="22"/>
                <w:szCs w:val="22"/>
              </w:rPr>
              <w:t>Project Estimates</w:t>
            </w:r>
          </w:p>
        </w:tc>
      </w:tr>
      <w:tr w:rsidR="005269C8" w:rsidRPr="00F230E3" w14:paraId="62715820" w14:textId="77777777" w:rsidTr="003879D2">
        <w:trPr>
          <w:gridAfter w:val="1"/>
          <w:wAfter w:w="12" w:type="dxa"/>
        </w:trPr>
        <w:tc>
          <w:tcPr>
            <w:tcW w:w="1170" w:type="dxa"/>
            <w:shd w:val="clear" w:color="auto" w:fill="auto"/>
          </w:tcPr>
          <w:p w14:paraId="6271581E" w14:textId="42D7B0E1" w:rsidR="005269C8" w:rsidRPr="00F230E3" w:rsidRDefault="005269C8" w:rsidP="003879D2">
            <w:pPr>
              <w:rPr>
                <w:rFonts w:ascii="Arial" w:hAnsi="Arial" w:cs="Arial"/>
                <w:color w:val="000000"/>
                <w:sz w:val="22"/>
                <w:szCs w:val="22"/>
              </w:rPr>
            </w:pPr>
            <w:permStart w:id="1248618197" w:edGrp="everyone"/>
            <w:permEnd w:id="1222393945"/>
          </w:p>
        </w:tc>
        <w:tc>
          <w:tcPr>
            <w:tcW w:w="7068" w:type="dxa"/>
            <w:shd w:val="clear" w:color="auto" w:fill="auto"/>
          </w:tcPr>
          <w:p w14:paraId="6271581F" w14:textId="77777777" w:rsidR="005269C8" w:rsidRPr="00F230E3" w:rsidRDefault="00FD32B9" w:rsidP="003879D2">
            <w:pPr>
              <w:rPr>
                <w:rFonts w:ascii="Arial" w:eastAsia="Calibri" w:hAnsi="Arial" w:cs="Arial"/>
                <w:sz w:val="22"/>
                <w:szCs w:val="22"/>
              </w:rPr>
            </w:pPr>
            <w:r w:rsidRPr="00F230E3">
              <w:rPr>
                <w:rFonts w:ascii="Arial" w:eastAsia="Calibri" w:hAnsi="Arial" w:cs="Arial"/>
                <w:sz w:val="22"/>
                <w:szCs w:val="22"/>
              </w:rPr>
              <w:t>Project Work Plans (Schedules) and WBS structure</w:t>
            </w:r>
          </w:p>
        </w:tc>
      </w:tr>
      <w:tr w:rsidR="005269C8" w:rsidRPr="00F230E3" w14:paraId="62715823" w14:textId="77777777" w:rsidTr="003879D2">
        <w:trPr>
          <w:gridAfter w:val="1"/>
          <w:wAfter w:w="12" w:type="dxa"/>
        </w:trPr>
        <w:tc>
          <w:tcPr>
            <w:tcW w:w="1170" w:type="dxa"/>
            <w:shd w:val="clear" w:color="auto" w:fill="auto"/>
          </w:tcPr>
          <w:p w14:paraId="62715821" w14:textId="67A9846C" w:rsidR="005269C8" w:rsidRPr="00F230E3" w:rsidRDefault="005269C8" w:rsidP="003879D2">
            <w:pPr>
              <w:rPr>
                <w:rFonts w:ascii="Arial" w:hAnsi="Arial" w:cs="Arial"/>
                <w:color w:val="000000"/>
                <w:sz w:val="22"/>
                <w:szCs w:val="22"/>
              </w:rPr>
            </w:pPr>
            <w:permStart w:id="21061484" w:edGrp="everyone"/>
            <w:permEnd w:id="1248618197"/>
          </w:p>
        </w:tc>
        <w:tc>
          <w:tcPr>
            <w:tcW w:w="7068" w:type="dxa"/>
            <w:shd w:val="clear" w:color="auto" w:fill="auto"/>
          </w:tcPr>
          <w:p w14:paraId="62715822" w14:textId="77777777" w:rsidR="005269C8" w:rsidRPr="00F230E3" w:rsidRDefault="00FD32B9" w:rsidP="003879D2">
            <w:pPr>
              <w:rPr>
                <w:rFonts w:ascii="Arial" w:eastAsia="Calibri" w:hAnsi="Arial" w:cs="Arial"/>
                <w:sz w:val="22"/>
                <w:szCs w:val="22"/>
              </w:rPr>
            </w:pPr>
            <w:r w:rsidRPr="00F230E3">
              <w:rPr>
                <w:rFonts w:ascii="Arial" w:eastAsia="Calibri" w:hAnsi="Arial" w:cs="Arial"/>
                <w:sz w:val="22"/>
                <w:szCs w:val="22"/>
              </w:rPr>
              <w:t>Monthly project budget forecasting and variance analysis</w:t>
            </w:r>
          </w:p>
        </w:tc>
      </w:tr>
      <w:tr w:rsidR="005269C8" w:rsidRPr="00F230E3" w14:paraId="62715826" w14:textId="77777777" w:rsidTr="003879D2">
        <w:trPr>
          <w:gridAfter w:val="1"/>
          <w:wAfter w:w="12" w:type="dxa"/>
        </w:trPr>
        <w:tc>
          <w:tcPr>
            <w:tcW w:w="1170" w:type="dxa"/>
            <w:shd w:val="clear" w:color="auto" w:fill="auto"/>
          </w:tcPr>
          <w:p w14:paraId="62715824" w14:textId="6D4A1785" w:rsidR="005269C8" w:rsidRPr="00F230E3" w:rsidRDefault="005269C8" w:rsidP="003879D2">
            <w:pPr>
              <w:rPr>
                <w:rFonts w:ascii="Arial" w:hAnsi="Arial" w:cs="Arial"/>
                <w:color w:val="000000"/>
                <w:sz w:val="22"/>
                <w:szCs w:val="22"/>
              </w:rPr>
            </w:pPr>
            <w:permStart w:id="345001575" w:edGrp="everyone"/>
            <w:permEnd w:id="21061484"/>
          </w:p>
        </w:tc>
        <w:tc>
          <w:tcPr>
            <w:tcW w:w="7068" w:type="dxa"/>
            <w:shd w:val="clear" w:color="auto" w:fill="auto"/>
          </w:tcPr>
          <w:p w14:paraId="62715825" w14:textId="77777777" w:rsidR="005269C8" w:rsidRPr="00F230E3" w:rsidRDefault="00FD32B9" w:rsidP="003879D2">
            <w:pPr>
              <w:rPr>
                <w:rFonts w:ascii="Arial" w:eastAsia="Calibri" w:hAnsi="Arial" w:cs="Arial"/>
                <w:sz w:val="22"/>
                <w:szCs w:val="22"/>
              </w:rPr>
            </w:pPr>
            <w:r w:rsidRPr="00F230E3">
              <w:rPr>
                <w:rFonts w:ascii="Arial" w:eastAsia="Calibri" w:hAnsi="Arial" w:cs="Arial"/>
                <w:sz w:val="22"/>
                <w:szCs w:val="22"/>
              </w:rPr>
              <w:t>Risks and Issues Management</w:t>
            </w:r>
          </w:p>
        </w:tc>
      </w:tr>
      <w:tr w:rsidR="005269C8" w:rsidRPr="00F230E3" w14:paraId="62715829" w14:textId="77777777" w:rsidTr="003879D2">
        <w:trPr>
          <w:gridAfter w:val="1"/>
          <w:wAfter w:w="12" w:type="dxa"/>
        </w:trPr>
        <w:tc>
          <w:tcPr>
            <w:tcW w:w="1170" w:type="dxa"/>
            <w:shd w:val="clear" w:color="auto" w:fill="auto"/>
          </w:tcPr>
          <w:p w14:paraId="62715827" w14:textId="77777777" w:rsidR="005269C8" w:rsidRPr="00F230E3" w:rsidRDefault="005269C8" w:rsidP="003879D2">
            <w:pPr>
              <w:rPr>
                <w:rFonts w:ascii="Arial" w:hAnsi="Arial" w:cs="Arial"/>
                <w:color w:val="000000"/>
                <w:sz w:val="22"/>
                <w:szCs w:val="22"/>
              </w:rPr>
            </w:pPr>
            <w:permStart w:id="277810406" w:edGrp="everyone"/>
            <w:permEnd w:id="345001575"/>
          </w:p>
        </w:tc>
        <w:tc>
          <w:tcPr>
            <w:tcW w:w="7068" w:type="dxa"/>
            <w:shd w:val="clear" w:color="auto" w:fill="auto"/>
          </w:tcPr>
          <w:p w14:paraId="62715828" w14:textId="77777777" w:rsidR="005269C8" w:rsidRPr="00F230E3" w:rsidRDefault="00FD32B9" w:rsidP="00583257">
            <w:pPr>
              <w:rPr>
                <w:rFonts w:ascii="Arial" w:eastAsia="Calibri" w:hAnsi="Arial" w:cs="Arial"/>
                <w:sz w:val="22"/>
                <w:szCs w:val="22"/>
              </w:rPr>
            </w:pPr>
            <w:r w:rsidRPr="00F230E3">
              <w:rPr>
                <w:rFonts w:ascii="Arial" w:eastAsia="Calibri" w:hAnsi="Arial" w:cs="Arial"/>
                <w:sz w:val="22"/>
                <w:szCs w:val="22"/>
              </w:rPr>
              <w:t>Funding Release(s)</w:t>
            </w:r>
          </w:p>
        </w:tc>
      </w:tr>
      <w:tr w:rsidR="005269C8" w:rsidRPr="00F230E3" w14:paraId="6271582C" w14:textId="77777777" w:rsidTr="003879D2">
        <w:trPr>
          <w:gridAfter w:val="1"/>
          <w:wAfter w:w="12" w:type="dxa"/>
        </w:trPr>
        <w:tc>
          <w:tcPr>
            <w:tcW w:w="1170" w:type="dxa"/>
            <w:shd w:val="clear" w:color="auto" w:fill="auto"/>
          </w:tcPr>
          <w:p w14:paraId="6271582A" w14:textId="77777777" w:rsidR="005269C8" w:rsidRPr="00F230E3" w:rsidRDefault="005269C8" w:rsidP="003879D2">
            <w:pPr>
              <w:rPr>
                <w:rFonts w:ascii="Arial" w:hAnsi="Arial" w:cs="Arial"/>
                <w:color w:val="000000"/>
                <w:sz w:val="22"/>
                <w:szCs w:val="22"/>
              </w:rPr>
            </w:pPr>
            <w:permStart w:id="899186560" w:edGrp="everyone"/>
            <w:permEnd w:id="277810406"/>
          </w:p>
        </w:tc>
        <w:tc>
          <w:tcPr>
            <w:tcW w:w="7068" w:type="dxa"/>
            <w:shd w:val="clear" w:color="auto" w:fill="auto"/>
          </w:tcPr>
          <w:p w14:paraId="6271582B" w14:textId="77777777" w:rsidR="005269C8" w:rsidRPr="00F230E3" w:rsidRDefault="00FD32B9" w:rsidP="00583257">
            <w:pPr>
              <w:rPr>
                <w:rFonts w:ascii="Arial" w:hAnsi="Arial" w:cs="Arial"/>
                <w:sz w:val="22"/>
                <w:szCs w:val="22"/>
              </w:rPr>
            </w:pPr>
            <w:r w:rsidRPr="00F230E3">
              <w:rPr>
                <w:rFonts w:ascii="Arial" w:hAnsi="Arial" w:cs="Arial"/>
                <w:sz w:val="22"/>
                <w:szCs w:val="22"/>
              </w:rPr>
              <w:t>Project Change Request(s) - if needed</w:t>
            </w:r>
          </w:p>
        </w:tc>
      </w:tr>
      <w:tr w:rsidR="005269C8" w:rsidRPr="00F230E3" w14:paraId="6271582F" w14:textId="77777777" w:rsidTr="003879D2">
        <w:trPr>
          <w:gridAfter w:val="1"/>
          <w:wAfter w:w="12" w:type="dxa"/>
        </w:trPr>
        <w:tc>
          <w:tcPr>
            <w:tcW w:w="1170" w:type="dxa"/>
            <w:shd w:val="clear" w:color="auto" w:fill="auto"/>
          </w:tcPr>
          <w:p w14:paraId="6271582D" w14:textId="3DD0AA48" w:rsidR="005269C8" w:rsidRPr="00F230E3" w:rsidRDefault="004045E8" w:rsidP="003879D2">
            <w:pPr>
              <w:rPr>
                <w:rFonts w:ascii="Arial" w:hAnsi="Arial" w:cs="Arial"/>
                <w:color w:val="000000"/>
                <w:sz w:val="22"/>
                <w:szCs w:val="22"/>
              </w:rPr>
            </w:pPr>
            <w:permStart w:id="1938053532" w:edGrp="everyone"/>
            <w:permEnd w:id="899186560"/>
            <w:r>
              <w:rPr>
                <w:rFonts w:ascii="Arial" w:hAnsi="Arial" w:cs="Arial"/>
                <w:color w:val="000000"/>
                <w:sz w:val="22"/>
                <w:szCs w:val="22"/>
              </w:rPr>
              <w:t>Y</w:t>
            </w:r>
          </w:p>
        </w:tc>
        <w:tc>
          <w:tcPr>
            <w:tcW w:w="7068" w:type="dxa"/>
            <w:shd w:val="clear" w:color="auto" w:fill="auto"/>
          </w:tcPr>
          <w:p w14:paraId="6271582E" w14:textId="77777777" w:rsidR="005269C8" w:rsidRPr="00F230E3" w:rsidRDefault="00FD32B9" w:rsidP="003879D2">
            <w:pPr>
              <w:rPr>
                <w:rFonts w:ascii="Arial" w:hAnsi="Arial" w:cs="Arial"/>
                <w:sz w:val="22"/>
                <w:szCs w:val="22"/>
              </w:rPr>
            </w:pPr>
            <w:r w:rsidRPr="00F230E3">
              <w:rPr>
                <w:rFonts w:ascii="Arial" w:hAnsi="Arial" w:cs="Arial"/>
                <w:sz w:val="22"/>
                <w:szCs w:val="22"/>
              </w:rPr>
              <w:t>RFP(s) / RFQ(s)</w:t>
            </w:r>
          </w:p>
        </w:tc>
      </w:tr>
      <w:tr w:rsidR="005269C8" w:rsidRPr="00F230E3" w14:paraId="62715832" w14:textId="77777777" w:rsidTr="003879D2">
        <w:trPr>
          <w:gridAfter w:val="1"/>
          <w:wAfter w:w="12" w:type="dxa"/>
        </w:trPr>
        <w:tc>
          <w:tcPr>
            <w:tcW w:w="1170" w:type="dxa"/>
            <w:shd w:val="clear" w:color="auto" w:fill="auto"/>
          </w:tcPr>
          <w:p w14:paraId="62715830" w14:textId="77777777" w:rsidR="005269C8" w:rsidRPr="00F230E3" w:rsidRDefault="005269C8" w:rsidP="003879D2">
            <w:pPr>
              <w:rPr>
                <w:rFonts w:ascii="Arial" w:hAnsi="Arial" w:cs="Arial"/>
                <w:color w:val="000000"/>
                <w:sz w:val="22"/>
                <w:szCs w:val="22"/>
              </w:rPr>
            </w:pPr>
            <w:permStart w:id="1306225722" w:edGrp="everyone"/>
            <w:permEnd w:id="1938053532"/>
          </w:p>
        </w:tc>
        <w:tc>
          <w:tcPr>
            <w:tcW w:w="7068" w:type="dxa"/>
            <w:shd w:val="clear" w:color="auto" w:fill="auto"/>
          </w:tcPr>
          <w:p w14:paraId="62715831" w14:textId="77777777" w:rsidR="005269C8" w:rsidRPr="00F230E3" w:rsidRDefault="00FD32B9" w:rsidP="003879D2">
            <w:pPr>
              <w:rPr>
                <w:rFonts w:ascii="Arial" w:hAnsi="Arial" w:cs="Arial"/>
                <w:sz w:val="22"/>
                <w:szCs w:val="22"/>
              </w:rPr>
            </w:pPr>
            <w:r w:rsidRPr="00F230E3">
              <w:rPr>
                <w:rFonts w:ascii="Arial" w:hAnsi="Arial" w:cs="Arial"/>
                <w:sz w:val="22"/>
                <w:szCs w:val="22"/>
              </w:rPr>
              <w:t>Purchase requisitions and Service entries</w:t>
            </w:r>
          </w:p>
        </w:tc>
      </w:tr>
      <w:tr w:rsidR="00FD32B9" w:rsidRPr="00F230E3" w14:paraId="62715835" w14:textId="77777777" w:rsidTr="003879D2">
        <w:trPr>
          <w:gridAfter w:val="1"/>
          <w:wAfter w:w="12" w:type="dxa"/>
        </w:trPr>
        <w:tc>
          <w:tcPr>
            <w:tcW w:w="1170" w:type="dxa"/>
            <w:shd w:val="clear" w:color="auto" w:fill="auto"/>
          </w:tcPr>
          <w:p w14:paraId="62715833" w14:textId="77777777" w:rsidR="00FD32B9" w:rsidRPr="00F230E3" w:rsidRDefault="00FD32B9" w:rsidP="003879D2">
            <w:pPr>
              <w:rPr>
                <w:rFonts w:ascii="Arial" w:hAnsi="Arial" w:cs="Arial"/>
                <w:color w:val="000000"/>
                <w:sz w:val="22"/>
                <w:szCs w:val="22"/>
              </w:rPr>
            </w:pPr>
            <w:permStart w:id="1092688985" w:edGrp="everyone"/>
            <w:permEnd w:id="1306225722"/>
          </w:p>
        </w:tc>
        <w:tc>
          <w:tcPr>
            <w:tcW w:w="7068" w:type="dxa"/>
            <w:shd w:val="clear" w:color="auto" w:fill="auto"/>
          </w:tcPr>
          <w:p w14:paraId="62715834" w14:textId="77777777" w:rsidR="00FD32B9" w:rsidRPr="00F230E3" w:rsidRDefault="00FD32B9" w:rsidP="00583257">
            <w:pPr>
              <w:tabs>
                <w:tab w:val="clear" w:pos="360"/>
              </w:tabs>
              <w:suppressAutoHyphens/>
              <w:snapToGrid w:val="0"/>
              <w:rPr>
                <w:rFonts w:ascii="Arial" w:eastAsia="Calibri" w:hAnsi="Arial" w:cs="Arial"/>
                <w:color w:val="000000"/>
                <w:sz w:val="22"/>
                <w:szCs w:val="22"/>
              </w:rPr>
            </w:pPr>
            <w:r w:rsidRPr="00F230E3">
              <w:rPr>
                <w:rFonts w:ascii="Arial" w:eastAsia="Calibri" w:hAnsi="Arial" w:cs="Arial"/>
                <w:color w:val="000000"/>
                <w:sz w:val="22"/>
                <w:szCs w:val="22"/>
              </w:rPr>
              <w:t>P</w:t>
            </w:r>
            <w:r w:rsidR="00A741E7">
              <w:rPr>
                <w:rFonts w:ascii="Arial" w:eastAsia="Calibri" w:hAnsi="Arial" w:cs="Arial"/>
                <w:color w:val="000000"/>
                <w:sz w:val="22"/>
                <w:szCs w:val="22"/>
              </w:rPr>
              <w:t xml:space="preserve">roduct and </w:t>
            </w:r>
            <w:r w:rsidRPr="00F230E3">
              <w:rPr>
                <w:rFonts w:ascii="Arial" w:eastAsia="Calibri" w:hAnsi="Arial" w:cs="Arial"/>
                <w:color w:val="000000"/>
                <w:sz w:val="22"/>
                <w:szCs w:val="22"/>
              </w:rPr>
              <w:t>P</w:t>
            </w:r>
            <w:r w:rsidR="00A741E7">
              <w:rPr>
                <w:rFonts w:ascii="Arial" w:eastAsia="Calibri" w:hAnsi="Arial" w:cs="Arial"/>
                <w:color w:val="000000"/>
                <w:sz w:val="22"/>
                <w:szCs w:val="22"/>
              </w:rPr>
              <w:t xml:space="preserve">roject </w:t>
            </w:r>
            <w:r w:rsidRPr="00F230E3">
              <w:rPr>
                <w:rFonts w:ascii="Arial" w:eastAsia="Calibri" w:hAnsi="Arial" w:cs="Arial"/>
                <w:color w:val="000000"/>
                <w:sz w:val="22"/>
                <w:szCs w:val="22"/>
              </w:rPr>
              <w:t>Q</w:t>
            </w:r>
            <w:r w:rsidR="00A741E7">
              <w:rPr>
                <w:rFonts w:ascii="Arial" w:eastAsia="Calibri" w:hAnsi="Arial" w:cs="Arial"/>
                <w:color w:val="000000"/>
                <w:sz w:val="22"/>
                <w:szCs w:val="22"/>
              </w:rPr>
              <w:t xml:space="preserve">uality </w:t>
            </w:r>
            <w:r w:rsidRPr="00F230E3">
              <w:rPr>
                <w:rFonts w:ascii="Arial" w:eastAsia="Calibri" w:hAnsi="Arial" w:cs="Arial"/>
                <w:color w:val="000000"/>
                <w:sz w:val="22"/>
                <w:szCs w:val="22"/>
              </w:rPr>
              <w:t>A</w:t>
            </w:r>
            <w:r w:rsidR="00A741E7">
              <w:rPr>
                <w:rFonts w:ascii="Arial" w:eastAsia="Calibri" w:hAnsi="Arial" w:cs="Arial"/>
                <w:color w:val="000000"/>
                <w:sz w:val="22"/>
                <w:szCs w:val="22"/>
              </w:rPr>
              <w:t>ssurance</w:t>
            </w:r>
            <w:r w:rsidRPr="00F230E3">
              <w:rPr>
                <w:rFonts w:ascii="Arial" w:eastAsia="Calibri" w:hAnsi="Arial" w:cs="Arial"/>
                <w:color w:val="000000"/>
                <w:sz w:val="22"/>
                <w:szCs w:val="22"/>
              </w:rPr>
              <w:t xml:space="preserve"> requirements, audits and compliance</w:t>
            </w:r>
          </w:p>
        </w:tc>
      </w:tr>
      <w:tr w:rsidR="00FD32B9" w:rsidRPr="00F230E3" w14:paraId="62715838" w14:textId="77777777" w:rsidTr="003879D2">
        <w:trPr>
          <w:gridAfter w:val="1"/>
          <w:wAfter w:w="12" w:type="dxa"/>
        </w:trPr>
        <w:tc>
          <w:tcPr>
            <w:tcW w:w="1170" w:type="dxa"/>
            <w:shd w:val="clear" w:color="auto" w:fill="auto"/>
          </w:tcPr>
          <w:p w14:paraId="62715836" w14:textId="77777777" w:rsidR="00FD32B9" w:rsidRPr="00F230E3" w:rsidRDefault="00FD32B9" w:rsidP="003879D2">
            <w:pPr>
              <w:rPr>
                <w:rFonts w:ascii="Arial" w:hAnsi="Arial" w:cs="Arial"/>
                <w:color w:val="000000"/>
                <w:sz w:val="22"/>
                <w:szCs w:val="22"/>
              </w:rPr>
            </w:pPr>
            <w:permStart w:id="1581080334" w:edGrp="everyone"/>
            <w:permEnd w:id="1092688985"/>
          </w:p>
        </w:tc>
        <w:tc>
          <w:tcPr>
            <w:tcW w:w="7068" w:type="dxa"/>
            <w:shd w:val="clear" w:color="auto" w:fill="auto"/>
          </w:tcPr>
          <w:p w14:paraId="62715837" w14:textId="77777777" w:rsidR="00FD32B9" w:rsidRPr="00F230E3" w:rsidRDefault="00FD32B9" w:rsidP="00583257">
            <w:pPr>
              <w:tabs>
                <w:tab w:val="clear" w:pos="360"/>
              </w:tabs>
              <w:suppressAutoHyphens/>
              <w:snapToGrid w:val="0"/>
              <w:rPr>
                <w:rFonts w:ascii="Arial" w:eastAsia="Calibri" w:hAnsi="Arial" w:cs="Arial"/>
                <w:color w:val="000000"/>
                <w:sz w:val="22"/>
                <w:szCs w:val="22"/>
              </w:rPr>
            </w:pPr>
            <w:r w:rsidRPr="00F230E3">
              <w:rPr>
                <w:rFonts w:ascii="Arial" w:eastAsia="Calibri" w:hAnsi="Arial" w:cs="Arial"/>
                <w:color w:val="000000"/>
                <w:sz w:val="22"/>
                <w:szCs w:val="22"/>
              </w:rPr>
              <w:t>Production Acceptance Activities and Approvals</w:t>
            </w:r>
          </w:p>
        </w:tc>
      </w:tr>
      <w:tr w:rsidR="00FD32B9" w:rsidRPr="00F230E3" w14:paraId="6271583B" w14:textId="77777777" w:rsidTr="003879D2">
        <w:trPr>
          <w:gridAfter w:val="1"/>
          <w:wAfter w:w="12" w:type="dxa"/>
        </w:trPr>
        <w:tc>
          <w:tcPr>
            <w:tcW w:w="1170" w:type="dxa"/>
            <w:shd w:val="clear" w:color="auto" w:fill="auto"/>
          </w:tcPr>
          <w:p w14:paraId="62715839" w14:textId="0464AC9B" w:rsidR="00FD32B9" w:rsidRPr="00F230E3" w:rsidRDefault="004045E8" w:rsidP="003879D2">
            <w:pPr>
              <w:rPr>
                <w:rFonts w:ascii="Arial" w:hAnsi="Arial" w:cs="Arial"/>
                <w:color w:val="000000"/>
                <w:sz w:val="22"/>
                <w:szCs w:val="22"/>
              </w:rPr>
            </w:pPr>
            <w:permStart w:id="466424099" w:edGrp="everyone"/>
            <w:permEnd w:id="1581080334"/>
            <w:r>
              <w:rPr>
                <w:rFonts w:ascii="Arial" w:hAnsi="Arial" w:cs="Arial"/>
                <w:color w:val="000000"/>
                <w:sz w:val="22"/>
                <w:szCs w:val="22"/>
              </w:rPr>
              <w:t>Y</w:t>
            </w:r>
          </w:p>
        </w:tc>
        <w:tc>
          <w:tcPr>
            <w:tcW w:w="7068" w:type="dxa"/>
            <w:shd w:val="clear" w:color="auto" w:fill="auto"/>
          </w:tcPr>
          <w:p w14:paraId="6271583A" w14:textId="77777777" w:rsidR="00FD32B9" w:rsidRPr="00F230E3" w:rsidRDefault="00583257" w:rsidP="00583257">
            <w:pPr>
              <w:tabs>
                <w:tab w:val="clear" w:pos="360"/>
              </w:tabs>
              <w:suppressAutoHyphens/>
              <w:snapToGrid w:val="0"/>
              <w:rPr>
                <w:rFonts w:ascii="Arial" w:eastAsia="Calibri" w:hAnsi="Arial" w:cs="Arial"/>
                <w:color w:val="000000"/>
                <w:sz w:val="22"/>
                <w:szCs w:val="22"/>
              </w:rPr>
            </w:pPr>
            <w:r w:rsidRPr="00F230E3">
              <w:rPr>
                <w:rFonts w:ascii="Arial" w:eastAsia="Calibri" w:hAnsi="Arial" w:cs="Arial"/>
                <w:color w:val="000000"/>
                <w:sz w:val="22"/>
                <w:szCs w:val="22"/>
              </w:rPr>
              <w:t>Meeting minutes for all key meetings</w:t>
            </w:r>
          </w:p>
        </w:tc>
      </w:tr>
      <w:tr w:rsidR="00FD32B9" w:rsidRPr="00F230E3" w14:paraId="6271583E" w14:textId="77777777" w:rsidTr="003879D2">
        <w:trPr>
          <w:gridAfter w:val="1"/>
          <w:wAfter w:w="12" w:type="dxa"/>
        </w:trPr>
        <w:tc>
          <w:tcPr>
            <w:tcW w:w="1170" w:type="dxa"/>
            <w:shd w:val="clear" w:color="auto" w:fill="auto"/>
          </w:tcPr>
          <w:p w14:paraId="6271583C" w14:textId="4E7545EC" w:rsidR="00FD32B9" w:rsidRPr="00F230E3" w:rsidRDefault="00FD32B9" w:rsidP="003879D2">
            <w:pPr>
              <w:rPr>
                <w:rFonts w:ascii="Arial" w:hAnsi="Arial" w:cs="Arial"/>
                <w:color w:val="000000"/>
                <w:sz w:val="22"/>
                <w:szCs w:val="22"/>
              </w:rPr>
            </w:pPr>
            <w:permStart w:id="1957842094" w:edGrp="everyone"/>
            <w:permEnd w:id="466424099"/>
          </w:p>
        </w:tc>
        <w:tc>
          <w:tcPr>
            <w:tcW w:w="7068" w:type="dxa"/>
            <w:shd w:val="clear" w:color="auto" w:fill="auto"/>
          </w:tcPr>
          <w:p w14:paraId="6271583D" w14:textId="77777777" w:rsidR="00FD32B9" w:rsidRPr="00F230E3" w:rsidRDefault="00583257" w:rsidP="00583257">
            <w:pPr>
              <w:tabs>
                <w:tab w:val="clear" w:pos="360"/>
              </w:tabs>
              <w:suppressAutoHyphens/>
              <w:snapToGrid w:val="0"/>
              <w:rPr>
                <w:rFonts w:ascii="Arial" w:eastAsia="Calibri" w:hAnsi="Arial" w:cs="Arial"/>
                <w:color w:val="000000"/>
                <w:sz w:val="22"/>
                <w:szCs w:val="22"/>
              </w:rPr>
            </w:pPr>
            <w:r w:rsidRPr="00F230E3">
              <w:rPr>
                <w:rFonts w:ascii="Arial" w:eastAsia="Calibri" w:hAnsi="Arial" w:cs="Arial"/>
                <w:color w:val="000000"/>
                <w:sz w:val="22"/>
                <w:szCs w:val="22"/>
              </w:rPr>
              <w:t>Maintaining all project data in Company project/portfolio management application</w:t>
            </w:r>
          </w:p>
        </w:tc>
      </w:tr>
      <w:tr w:rsidR="00FD32B9" w:rsidRPr="00F230E3" w14:paraId="62715841" w14:textId="77777777" w:rsidTr="003879D2">
        <w:trPr>
          <w:gridAfter w:val="1"/>
          <w:wAfter w:w="12" w:type="dxa"/>
        </w:trPr>
        <w:tc>
          <w:tcPr>
            <w:tcW w:w="1170" w:type="dxa"/>
            <w:shd w:val="clear" w:color="auto" w:fill="auto"/>
          </w:tcPr>
          <w:p w14:paraId="6271583F" w14:textId="77777777" w:rsidR="00FD32B9" w:rsidRPr="00F230E3" w:rsidRDefault="00FD32B9" w:rsidP="003879D2">
            <w:pPr>
              <w:rPr>
                <w:rFonts w:ascii="Arial" w:hAnsi="Arial" w:cs="Arial"/>
                <w:color w:val="000000"/>
                <w:sz w:val="22"/>
                <w:szCs w:val="22"/>
              </w:rPr>
            </w:pPr>
            <w:permStart w:id="536358735" w:edGrp="everyone"/>
            <w:permEnd w:id="1957842094"/>
          </w:p>
        </w:tc>
        <w:tc>
          <w:tcPr>
            <w:tcW w:w="7068" w:type="dxa"/>
            <w:shd w:val="clear" w:color="auto" w:fill="auto"/>
          </w:tcPr>
          <w:p w14:paraId="62715840" w14:textId="77777777" w:rsidR="00FD32B9" w:rsidRPr="00F230E3" w:rsidRDefault="00583257" w:rsidP="00583257">
            <w:pPr>
              <w:tabs>
                <w:tab w:val="clear" w:pos="360"/>
              </w:tabs>
              <w:suppressAutoHyphens/>
              <w:snapToGrid w:val="0"/>
              <w:rPr>
                <w:rFonts w:ascii="Arial" w:eastAsia="Calibri" w:hAnsi="Arial" w:cs="Arial"/>
                <w:color w:val="000000"/>
                <w:sz w:val="22"/>
                <w:szCs w:val="22"/>
              </w:rPr>
            </w:pPr>
            <w:r w:rsidRPr="00F230E3">
              <w:rPr>
                <w:rFonts w:ascii="Arial" w:eastAsia="Calibri" w:hAnsi="Arial" w:cs="Arial"/>
                <w:color w:val="000000"/>
                <w:sz w:val="22"/>
                <w:szCs w:val="22"/>
              </w:rPr>
              <w:t>Ensuring all testing activities/results in Company test management application</w:t>
            </w:r>
          </w:p>
        </w:tc>
      </w:tr>
      <w:tr w:rsidR="00FD32B9" w:rsidRPr="00F230E3" w14:paraId="62715844" w14:textId="77777777" w:rsidTr="003879D2">
        <w:trPr>
          <w:gridAfter w:val="1"/>
          <w:wAfter w:w="12" w:type="dxa"/>
        </w:trPr>
        <w:tc>
          <w:tcPr>
            <w:tcW w:w="1170" w:type="dxa"/>
            <w:shd w:val="clear" w:color="auto" w:fill="auto"/>
          </w:tcPr>
          <w:p w14:paraId="62715842" w14:textId="04084B46" w:rsidR="00FD32B9" w:rsidRPr="00F230E3" w:rsidRDefault="00FD32B9" w:rsidP="003879D2">
            <w:pPr>
              <w:rPr>
                <w:rFonts w:ascii="Arial" w:hAnsi="Arial" w:cs="Arial"/>
                <w:color w:val="000000"/>
                <w:sz w:val="22"/>
                <w:szCs w:val="22"/>
              </w:rPr>
            </w:pPr>
            <w:permStart w:id="1357257708" w:edGrp="everyone"/>
            <w:permEnd w:id="536358735"/>
          </w:p>
        </w:tc>
        <w:tc>
          <w:tcPr>
            <w:tcW w:w="7068" w:type="dxa"/>
            <w:shd w:val="clear" w:color="auto" w:fill="auto"/>
          </w:tcPr>
          <w:p w14:paraId="62715843" w14:textId="77777777" w:rsidR="00FD32B9" w:rsidRPr="00F230E3" w:rsidRDefault="00583257" w:rsidP="00583257">
            <w:pPr>
              <w:tabs>
                <w:tab w:val="clear" w:pos="360"/>
              </w:tabs>
              <w:suppressAutoHyphens/>
              <w:snapToGrid w:val="0"/>
              <w:rPr>
                <w:rFonts w:ascii="Arial" w:eastAsia="Calibri" w:hAnsi="Arial" w:cs="Arial"/>
                <w:color w:val="000000"/>
                <w:sz w:val="22"/>
                <w:szCs w:val="22"/>
              </w:rPr>
            </w:pPr>
            <w:r w:rsidRPr="00F230E3">
              <w:rPr>
                <w:rFonts w:ascii="Arial" w:eastAsia="Calibri" w:hAnsi="Arial" w:cs="Arial"/>
                <w:color w:val="000000"/>
                <w:sz w:val="22"/>
                <w:szCs w:val="22"/>
              </w:rPr>
              <w:t>Ensuring knowledge transfer from development  to support</w:t>
            </w:r>
          </w:p>
        </w:tc>
      </w:tr>
      <w:tr w:rsidR="00FD32B9" w:rsidRPr="00F230E3" w14:paraId="62715847" w14:textId="77777777" w:rsidTr="003879D2">
        <w:trPr>
          <w:gridAfter w:val="1"/>
          <w:wAfter w:w="12" w:type="dxa"/>
        </w:trPr>
        <w:tc>
          <w:tcPr>
            <w:tcW w:w="1170" w:type="dxa"/>
            <w:shd w:val="clear" w:color="auto" w:fill="auto"/>
          </w:tcPr>
          <w:p w14:paraId="62715845" w14:textId="4D3C7C6B" w:rsidR="00FD32B9" w:rsidRPr="00F230E3" w:rsidRDefault="00FD32B9" w:rsidP="003879D2">
            <w:pPr>
              <w:rPr>
                <w:rFonts w:ascii="Arial" w:hAnsi="Arial" w:cs="Arial"/>
                <w:color w:val="000000"/>
                <w:sz w:val="22"/>
                <w:szCs w:val="22"/>
              </w:rPr>
            </w:pPr>
            <w:permStart w:id="822040295" w:edGrp="everyone"/>
            <w:permEnd w:id="1357257708"/>
          </w:p>
        </w:tc>
        <w:tc>
          <w:tcPr>
            <w:tcW w:w="7068" w:type="dxa"/>
            <w:shd w:val="clear" w:color="auto" w:fill="auto"/>
          </w:tcPr>
          <w:p w14:paraId="62715846" w14:textId="77777777" w:rsidR="00FD32B9" w:rsidRPr="00F230E3" w:rsidRDefault="00583257" w:rsidP="00583257">
            <w:pPr>
              <w:tabs>
                <w:tab w:val="clear" w:pos="360"/>
              </w:tabs>
              <w:suppressAutoHyphens/>
              <w:snapToGrid w:val="0"/>
              <w:rPr>
                <w:rFonts w:ascii="Arial" w:eastAsia="Calibri" w:hAnsi="Arial" w:cs="Arial"/>
                <w:color w:val="000000"/>
                <w:sz w:val="22"/>
                <w:szCs w:val="22"/>
              </w:rPr>
            </w:pPr>
            <w:r w:rsidRPr="00F230E3">
              <w:rPr>
                <w:rFonts w:ascii="Arial" w:eastAsia="Calibri" w:hAnsi="Arial" w:cs="Arial"/>
                <w:color w:val="000000"/>
                <w:sz w:val="22"/>
                <w:szCs w:val="22"/>
              </w:rPr>
              <w:t>Conduct/support checkpoints (Plan/Analysis, A</w:t>
            </w:r>
            <w:r w:rsidR="00840F53">
              <w:rPr>
                <w:rFonts w:ascii="Arial" w:eastAsia="Calibri" w:hAnsi="Arial" w:cs="Arial"/>
                <w:color w:val="000000"/>
                <w:sz w:val="22"/>
                <w:szCs w:val="22"/>
              </w:rPr>
              <w:t xml:space="preserve">pplication </w:t>
            </w:r>
            <w:r w:rsidRPr="00F230E3">
              <w:rPr>
                <w:rFonts w:ascii="Arial" w:eastAsia="Calibri" w:hAnsi="Arial" w:cs="Arial"/>
                <w:color w:val="000000"/>
                <w:sz w:val="22"/>
                <w:szCs w:val="22"/>
              </w:rPr>
              <w:t>D</w:t>
            </w:r>
            <w:r w:rsidR="00840F53">
              <w:rPr>
                <w:rFonts w:ascii="Arial" w:eastAsia="Calibri" w:hAnsi="Arial" w:cs="Arial"/>
                <w:color w:val="000000"/>
                <w:sz w:val="22"/>
                <w:szCs w:val="22"/>
              </w:rPr>
              <w:t xml:space="preserve">esign </w:t>
            </w:r>
            <w:r w:rsidRPr="00F230E3">
              <w:rPr>
                <w:rFonts w:ascii="Arial" w:eastAsia="Calibri" w:hAnsi="Arial" w:cs="Arial"/>
                <w:color w:val="000000"/>
                <w:sz w:val="22"/>
                <w:szCs w:val="22"/>
              </w:rPr>
              <w:t>R</w:t>
            </w:r>
            <w:r w:rsidR="00840F53">
              <w:rPr>
                <w:rFonts w:ascii="Arial" w:eastAsia="Calibri" w:hAnsi="Arial" w:cs="Arial"/>
                <w:color w:val="000000"/>
                <w:sz w:val="22"/>
                <w:szCs w:val="22"/>
              </w:rPr>
              <w:t>eview</w:t>
            </w:r>
            <w:r w:rsidRPr="00F230E3">
              <w:rPr>
                <w:rFonts w:ascii="Arial" w:eastAsia="Calibri" w:hAnsi="Arial" w:cs="Arial"/>
                <w:color w:val="000000"/>
                <w:sz w:val="22"/>
                <w:szCs w:val="22"/>
              </w:rPr>
              <w:t>, Test Readiness, P</w:t>
            </w:r>
            <w:r w:rsidR="00840F53">
              <w:rPr>
                <w:rFonts w:ascii="Arial" w:eastAsia="Calibri" w:hAnsi="Arial" w:cs="Arial"/>
                <w:color w:val="000000"/>
                <w:sz w:val="22"/>
                <w:szCs w:val="22"/>
              </w:rPr>
              <w:t xml:space="preserve">roduction </w:t>
            </w:r>
            <w:r w:rsidRPr="00F230E3">
              <w:rPr>
                <w:rFonts w:ascii="Arial" w:eastAsia="Calibri" w:hAnsi="Arial" w:cs="Arial"/>
                <w:color w:val="000000"/>
                <w:sz w:val="22"/>
                <w:szCs w:val="22"/>
              </w:rPr>
              <w:t>A</w:t>
            </w:r>
            <w:r w:rsidR="00840F53">
              <w:rPr>
                <w:rFonts w:ascii="Arial" w:eastAsia="Calibri" w:hAnsi="Arial" w:cs="Arial"/>
                <w:color w:val="000000"/>
                <w:sz w:val="22"/>
                <w:szCs w:val="22"/>
              </w:rPr>
              <w:t>cceptance</w:t>
            </w:r>
            <w:r w:rsidRPr="00F230E3">
              <w:rPr>
                <w:rFonts w:ascii="Arial" w:eastAsia="Calibri" w:hAnsi="Arial" w:cs="Arial"/>
                <w:color w:val="000000"/>
                <w:sz w:val="22"/>
                <w:szCs w:val="22"/>
              </w:rPr>
              <w:t xml:space="preserve">, Post Implementation, </w:t>
            </w:r>
            <w:r w:rsidR="00597381" w:rsidRPr="00F230E3">
              <w:rPr>
                <w:rFonts w:ascii="Arial" w:eastAsia="Calibri" w:hAnsi="Arial" w:cs="Arial"/>
                <w:color w:val="000000"/>
                <w:sz w:val="22"/>
                <w:szCs w:val="22"/>
              </w:rPr>
              <w:t>etc.</w:t>
            </w:r>
            <w:r w:rsidRPr="00F230E3">
              <w:rPr>
                <w:rFonts w:ascii="Arial" w:eastAsia="Calibri" w:hAnsi="Arial" w:cs="Arial"/>
                <w:color w:val="000000"/>
                <w:sz w:val="22"/>
                <w:szCs w:val="22"/>
              </w:rPr>
              <w:t>).</w:t>
            </w:r>
          </w:p>
        </w:tc>
      </w:tr>
      <w:tr w:rsidR="005269C8" w:rsidRPr="00F230E3" w14:paraId="6271584A" w14:textId="77777777" w:rsidTr="003879D2">
        <w:trPr>
          <w:gridAfter w:val="1"/>
          <w:wAfter w:w="12" w:type="dxa"/>
        </w:trPr>
        <w:tc>
          <w:tcPr>
            <w:tcW w:w="1170" w:type="dxa"/>
            <w:shd w:val="clear" w:color="auto" w:fill="auto"/>
          </w:tcPr>
          <w:p w14:paraId="62715848" w14:textId="247DF35C" w:rsidR="005269C8" w:rsidRPr="00F230E3" w:rsidRDefault="005269C8" w:rsidP="003879D2">
            <w:pPr>
              <w:rPr>
                <w:rFonts w:ascii="Arial" w:hAnsi="Arial" w:cs="Arial"/>
                <w:color w:val="000000"/>
                <w:sz w:val="22"/>
                <w:szCs w:val="22"/>
              </w:rPr>
            </w:pPr>
            <w:permStart w:id="1626171421" w:edGrp="everyone"/>
            <w:permEnd w:id="822040295"/>
          </w:p>
        </w:tc>
        <w:tc>
          <w:tcPr>
            <w:tcW w:w="7068" w:type="dxa"/>
            <w:shd w:val="clear" w:color="auto" w:fill="auto"/>
          </w:tcPr>
          <w:p w14:paraId="62715849" w14:textId="77777777" w:rsidR="005269C8" w:rsidRPr="00F230E3" w:rsidRDefault="005269C8" w:rsidP="00583257">
            <w:pPr>
              <w:tabs>
                <w:tab w:val="clear" w:pos="360"/>
              </w:tabs>
              <w:suppressAutoHyphens/>
              <w:snapToGrid w:val="0"/>
              <w:rPr>
                <w:rFonts w:ascii="Arial" w:eastAsia="Calibri" w:hAnsi="Arial" w:cs="Arial"/>
                <w:color w:val="000000"/>
                <w:sz w:val="22"/>
                <w:szCs w:val="22"/>
              </w:rPr>
            </w:pPr>
            <w:r w:rsidRPr="00F230E3">
              <w:rPr>
                <w:rFonts w:ascii="Arial" w:eastAsia="Calibri" w:hAnsi="Arial" w:cs="Arial"/>
                <w:color w:val="000000"/>
                <w:sz w:val="22"/>
                <w:szCs w:val="22"/>
              </w:rPr>
              <w:t>Conduct and Track Risks</w:t>
            </w:r>
          </w:p>
        </w:tc>
      </w:tr>
      <w:tr w:rsidR="005269C8" w:rsidRPr="00F230E3" w14:paraId="6271584D" w14:textId="77777777" w:rsidTr="003879D2">
        <w:trPr>
          <w:gridAfter w:val="1"/>
          <w:wAfter w:w="12" w:type="dxa"/>
        </w:trPr>
        <w:tc>
          <w:tcPr>
            <w:tcW w:w="1170" w:type="dxa"/>
            <w:shd w:val="clear" w:color="auto" w:fill="auto"/>
          </w:tcPr>
          <w:p w14:paraId="6271584B" w14:textId="0EEDC5C6" w:rsidR="005269C8" w:rsidRPr="00F230E3" w:rsidRDefault="005269C8" w:rsidP="003879D2">
            <w:pPr>
              <w:rPr>
                <w:rFonts w:ascii="Arial" w:hAnsi="Arial" w:cs="Arial"/>
                <w:color w:val="000000"/>
                <w:sz w:val="22"/>
                <w:szCs w:val="22"/>
              </w:rPr>
            </w:pPr>
            <w:permStart w:id="920993803" w:edGrp="everyone"/>
            <w:permEnd w:id="1626171421"/>
          </w:p>
        </w:tc>
        <w:tc>
          <w:tcPr>
            <w:tcW w:w="7068" w:type="dxa"/>
            <w:shd w:val="clear" w:color="auto" w:fill="auto"/>
          </w:tcPr>
          <w:p w14:paraId="6271584C" w14:textId="77777777" w:rsidR="005269C8" w:rsidRPr="00F230E3" w:rsidRDefault="005269C8" w:rsidP="00583257">
            <w:pPr>
              <w:tabs>
                <w:tab w:val="clear" w:pos="360"/>
              </w:tabs>
              <w:suppressAutoHyphens/>
              <w:snapToGrid w:val="0"/>
              <w:rPr>
                <w:rFonts w:ascii="Arial" w:eastAsia="Calibri" w:hAnsi="Arial" w:cs="Arial"/>
                <w:color w:val="000000"/>
                <w:sz w:val="22"/>
                <w:szCs w:val="22"/>
              </w:rPr>
            </w:pPr>
            <w:r w:rsidRPr="00F230E3">
              <w:rPr>
                <w:rFonts w:ascii="Arial" w:eastAsia="Calibri" w:hAnsi="Arial" w:cs="Arial"/>
                <w:color w:val="000000"/>
                <w:sz w:val="22"/>
                <w:szCs w:val="22"/>
              </w:rPr>
              <w:t xml:space="preserve">Establish and Track Issues </w:t>
            </w:r>
          </w:p>
        </w:tc>
      </w:tr>
      <w:tr w:rsidR="005269C8" w:rsidRPr="00F230E3" w14:paraId="62715850" w14:textId="77777777" w:rsidTr="003879D2">
        <w:trPr>
          <w:gridAfter w:val="1"/>
          <w:wAfter w:w="12" w:type="dxa"/>
        </w:trPr>
        <w:tc>
          <w:tcPr>
            <w:tcW w:w="1170" w:type="dxa"/>
            <w:shd w:val="clear" w:color="auto" w:fill="auto"/>
          </w:tcPr>
          <w:p w14:paraId="6271584E" w14:textId="039E81BB" w:rsidR="005269C8" w:rsidRPr="00F230E3" w:rsidRDefault="004045E8" w:rsidP="003879D2">
            <w:pPr>
              <w:rPr>
                <w:rFonts w:ascii="Arial" w:hAnsi="Arial" w:cs="Arial"/>
                <w:color w:val="000000"/>
                <w:sz w:val="22"/>
                <w:szCs w:val="22"/>
              </w:rPr>
            </w:pPr>
            <w:permStart w:id="2031369783" w:edGrp="everyone"/>
            <w:permEnd w:id="920993803"/>
            <w:r>
              <w:rPr>
                <w:rFonts w:ascii="Arial" w:hAnsi="Arial" w:cs="Arial"/>
                <w:color w:val="000000"/>
                <w:sz w:val="22"/>
                <w:szCs w:val="22"/>
              </w:rPr>
              <w:t>Y</w:t>
            </w:r>
          </w:p>
        </w:tc>
        <w:tc>
          <w:tcPr>
            <w:tcW w:w="7068" w:type="dxa"/>
            <w:shd w:val="clear" w:color="auto" w:fill="auto"/>
          </w:tcPr>
          <w:p w14:paraId="6271584F" w14:textId="77777777" w:rsidR="005269C8" w:rsidRPr="00F230E3" w:rsidRDefault="005269C8" w:rsidP="00583257">
            <w:pPr>
              <w:tabs>
                <w:tab w:val="clear" w:pos="360"/>
              </w:tabs>
              <w:suppressAutoHyphens/>
              <w:snapToGrid w:val="0"/>
              <w:rPr>
                <w:rFonts w:ascii="Arial" w:eastAsia="Calibri" w:hAnsi="Arial" w:cs="Arial"/>
                <w:color w:val="000000"/>
                <w:sz w:val="22"/>
                <w:szCs w:val="22"/>
              </w:rPr>
            </w:pPr>
            <w:r w:rsidRPr="00F230E3">
              <w:rPr>
                <w:rFonts w:ascii="Arial" w:eastAsia="Calibri" w:hAnsi="Arial" w:cs="Arial"/>
                <w:color w:val="000000"/>
                <w:sz w:val="22"/>
                <w:szCs w:val="22"/>
              </w:rPr>
              <w:t>Manage all activities.</w:t>
            </w:r>
          </w:p>
        </w:tc>
      </w:tr>
      <w:tr w:rsidR="005269C8" w:rsidRPr="00F230E3" w14:paraId="62715853" w14:textId="77777777" w:rsidTr="003879D2">
        <w:trPr>
          <w:gridAfter w:val="1"/>
          <w:wAfter w:w="12" w:type="dxa"/>
        </w:trPr>
        <w:tc>
          <w:tcPr>
            <w:tcW w:w="1170" w:type="dxa"/>
            <w:shd w:val="clear" w:color="auto" w:fill="auto"/>
          </w:tcPr>
          <w:p w14:paraId="62715851" w14:textId="77777777" w:rsidR="005269C8" w:rsidRPr="00F230E3" w:rsidRDefault="005269C8" w:rsidP="003879D2">
            <w:pPr>
              <w:rPr>
                <w:rFonts w:ascii="Arial" w:hAnsi="Arial" w:cs="Arial"/>
                <w:color w:val="000000"/>
                <w:sz w:val="22"/>
                <w:szCs w:val="22"/>
              </w:rPr>
            </w:pPr>
            <w:permStart w:id="702428080" w:edGrp="everyone"/>
            <w:permEnd w:id="2031369783"/>
          </w:p>
        </w:tc>
        <w:tc>
          <w:tcPr>
            <w:tcW w:w="7068" w:type="dxa"/>
            <w:shd w:val="clear" w:color="auto" w:fill="auto"/>
          </w:tcPr>
          <w:p w14:paraId="62715852" w14:textId="77777777" w:rsidR="005269C8" w:rsidRPr="00F230E3" w:rsidRDefault="005269C8" w:rsidP="00583257">
            <w:pPr>
              <w:tabs>
                <w:tab w:val="clear" w:pos="360"/>
              </w:tabs>
              <w:suppressAutoHyphens/>
              <w:snapToGrid w:val="0"/>
              <w:rPr>
                <w:rFonts w:ascii="Arial" w:eastAsia="Calibri" w:hAnsi="Arial" w:cs="Arial"/>
                <w:color w:val="000000"/>
                <w:sz w:val="22"/>
                <w:szCs w:val="22"/>
              </w:rPr>
            </w:pPr>
            <w:r w:rsidRPr="00F230E3">
              <w:rPr>
                <w:rFonts w:ascii="Arial" w:eastAsia="Calibri" w:hAnsi="Arial" w:cs="Arial"/>
                <w:color w:val="000000"/>
                <w:sz w:val="22"/>
                <w:szCs w:val="22"/>
              </w:rPr>
              <w:t>Prepare required documentation for obtaining SAP T</w:t>
            </w:r>
            <w:r w:rsidR="00840F53">
              <w:rPr>
                <w:rFonts w:ascii="Arial" w:eastAsia="Calibri" w:hAnsi="Arial" w:cs="Arial"/>
                <w:color w:val="000000"/>
                <w:sz w:val="22"/>
                <w:szCs w:val="22"/>
              </w:rPr>
              <w:t xml:space="preserve">ransport </w:t>
            </w:r>
            <w:r w:rsidRPr="00F230E3">
              <w:rPr>
                <w:rFonts w:ascii="Arial" w:eastAsia="Calibri" w:hAnsi="Arial" w:cs="Arial"/>
                <w:color w:val="000000"/>
                <w:sz w:val="22"/>
                <w:szCs w:val="22"/>
              </w:rPr>
              <w:t>A</w:t>
            </w:r>
            <w:r w:rsidR="00840F53">
              <w:rPr>
                <w:rFonts w:ascii="Arial" w:eastAsia="Calibri" w:hAnsi="Arial" w:cs="Arial"/>
                <w:color w:val="000000"/>
                <w:sz w:val="22"/>
                <w:szCs w:val="22"/>
              </w:rPr>
              <w:t xml:space="preserve">pproval </w:t>
            </w:r>
            <w:r w:rsidRPr="00F230E3">
              <w:rPr>
                <w:rFonts w:ascii="Arial" w:eastAsia="Calibri" w:hAnsi="Arial" w:cs="Arial"/>
                <w:color w:val="000000"/>
                <w:sz w:val="22"/>
                <w:szCs w:val="22"/>
              </w:rPr>
              <w:t>R</w:t>
            </w:r>
            <w:r w:rsidR="00840F53">
              <w:rPr>
                <w:rFonts w:ascii="Arial" w:eastAsia="Calibri" w:hAnsi="Arial" w:cs="Arial"/>
                <w:color w:val="000000"/>
                <w:sz w:val="22"/>
                <w:szCs w:val="22"/>
              </w:rPr>
              <w:t>equest</w:t>
            </w:r>
            <w:r w:rsidRPr="00F230E3">
              <w:rPr>
                <w:rFonts w:ascii="Arial" w:eastAsia="Calibri" w:hAnsi="Arial" w:cs="Arial"/>
                <w:color w:val="000000"/>
                <w:sz w:val="22"/>
                <w:szCs w:val="22"/>
              </w:rPr>
              <w:t xml:space="preserve"> and Change Committee Approvals. Obtain mentioned approvals.</w:t>
            </w:r>
          </w:p>
        </w:tc>
      </w:tr>
      <w:tr w:rsidR="005269C8" w:rsidRPr="00F230E3" w14:paraId="62715856" w14:textId="77777777" w:rsidTr="003879D2">
        <w:trPr>
          <w:gridAfter w:val="1"/>
          <w:wAfter w:w="12" w:type="dxa"/>
        </w:trPr>
        <w:tc>
          <w:tcPr>
            <w:tcW w:w="1170" w:type="dxa"/>
            <w:shd w:val="clear" w:color="auto" w:fill="auto"/>
          </w:tcPr>
          <w:p w14:paraId="62715854" w14:textId="72E39429" w:rsidR="005269C8" w:rsidRPr="00F230E3" w:rsidRDefault="005269C8" w:rsidP="003879D2">
            <w:pPr>
              <w:rPr>
                <w:rFonts w:ascii="Arial" w:hAnsi="Arial" w:cs="Arial"/>
                <w:color w:val="000000"/>
                <w:sz w:val="22"/>
                <w:szCs w:val="22"/>
              </w:rPr>
            </w:pPr>
            <w:permStart w:id="2048024478" w:edGrp="everyone"/>
            <w:permEnd w:id="702428080"/>
          </w:p>
        </w:tc>
        <w:tc>
          <w:tcPr>
            <w:tcW w:w="7068" w:type="dxa"/>
            <w:shd w:val="clear" w:color="auto" w:fill="auto"/>
          </w:tcPr>
          <w:p w14:paraId="62715855" w14:textId="77777777" w:rsidR="005269C8" w:rsidRPr="00F230E3" w:rsidRDefault="00583257" w:rsidP="00583257">
            <w:pPr>
              <w:tabs>
                <w:tab w:val="clear" w:pos="360"/>
              </w:tabs>
              <w:suppressAutoHyphens/>
              <w:snapToGrid w:val="0"/>
              <w:rPr>
                <w:rFonts w:ascii="Arial" w:eastAsia="Calibri" w:hAnsi="Arial" w:cs="Arial"/>
                <w:color w:val="000000"/>
                <w:sz w:val="22"/>
                <w:szCs w:val="22"/>
              </w:rPr>
            </w:pPr>
            <w:r w:rsidRPr="00F230E3">
              <w:rPr>
                <w:rFonts w:ascii="Arial" w:eastAsia="Calibri" w:hAnsi="Arial" w:cs="Arial"/>
                <w:color w:val="000000"/>
                <w:sz w:val="22"/>
                <w:szCs w:val="22"/>
              </w:rPr>
              <w:t>Manage i</w:t>
            </w:r>
            <w:r w:rsidR="005269C8" w:rsidRPr="00F230E3">
              <w:rPr>
                <w:rFonts w:ascii="Arial" w:eastAsia="Calibri" w:hAnsi="Arial" w:cs="Arial"/>
                <w:color w:val="000000"/>
                <w:sz w:val="22"/>
                <w:szCs w:val="22"/>
              </w:rPr>
              <w:t xml:space="preserve">mplementation </w:t>
            </w:r>
          </w:p>
        </w:tc>
      </w:tr>
      <w:tr w:rsidR="005269C8" w:rsidRPr="00F230E3" w14:paraId="62715859" w14:textId="77777777" w:rsidTr="003879D2">
        <w:trPr>
          <w:gridAfter w:val="1"/>
          <w:wAfter w:w="12" w:type="dxa"/>
        </w:trPr>
        <w:tc>
          <w:tcPr>
            <w:tcW w:w="1170" w:type="dxa"/>
            <w:shd w:val="clear" w:color="auto" w:fill="auto"/>
          </w:tcPr>
          <w:p w14:paraId="62715857" w14:textId="1E3EC3D4" w:rsidR="005269C8" w:rsidRPr="00F230E3" w:rsidRDefault="005269C8" w:rsidP="003879D2">
            <w:pPr>
              <w:rPr>
                <w:rFonts w:ascii="Arial" w:hAnsi="Arial" w:cs="Arial"/>
                <w:color w:val="000000"/>
                <w:sz w:val="22"/>
                <w:szCs w:val="22"/>
              </w:rPr>
            </w:pPr>
            <w:permStart w:id="1932223714" w:edGrp="everyone"/>
            <w:permEnd w:id="2048024478"/>
          </w:p>
        </w:tc>
        <w:tc>
          <w:tcPr>
            <w:tcW w:w="7068" w:type="dxa"/>
            <w:shd w:val="clear" w:color="auto" w:fill="auto"/>
          </w:tcPr>
          <w:p w14:paraId="62715858" w14:textId="77777777" w:rsidR="005269C8" w:rsidRPr="00F230E3" w:rsidRDefault="005269C8" w:rsidP="00583257">
            <w:pPr>
              <w:tabs>
                <w:tab w:val="clear" w:pos="360"/>
              </w:tabs>
              <w:suppressAutoHyphens/>
              <w:snapToGrid w:val="0"/>
              <w:rPr>
                <w:rFonts w:ascii="Arial" w:eastAsia="Calibri" w:hAnsi="Arial" w:cs="Arial"/>
                <w:color w:val="000000"/>
                <w:sz w:val="22"/>
                <w:szCs w:val="22"/>
              </w:rPr>
            </w:pPr>
            <w:r w:rsidRPr="00F230E3">
              <w:rPr>
                <w:rFonts w:ascii="Arial" w:eastAsia="Calibri" w:hAnsi="Arial" w:cs="Arial"/>
                <w:color w:val="000000"/>
                <w:sz w:val="22"/>
                <w:szCs w:val="22"/>
              </w:rPr>
              <w:t>Manage resolution of post implementation defects</w:t>
            </w:r>
          </w:p>
        </w:tc>
      </w:tr>
      <w:tr w:rsidR="005269C8" w:rsidRPr="00F230E3" w14:paraId="6271585C" w14:textId="77777777" w:rsidTr="003879D2">
        <w:trPr>
          <w:gridAfter w:val="1"/>
          <w:wAfter w:w="12" w:type="dxa"/>
        </w:trPr>
        <w:tc>
          <w:tcPr>
            <w:tcW w:w="1170" w:type="dxa"/>
            <w:shd w:val="clear" w:color="auto" w:fill="auto"/>
          </w:tcPr>
          <w:p w14:paraId="6271585A" w14:textId="77777777" w:rsidR="005269C8" w:rsidRPr="00F230E3" w:rsidRDefault="005269C8" w:rsidP="003879D2">
            <w:pPr>
              <w:rPr>
                <w:rFonts w:ascii="Arial" w:hAnsi="Arial" w:cs="Arial"/>
                <w:color w:val="000000"/>
                <w:sz w:val="22"/>
                <w:szCs w:val="22"/>
              </w:rPr>
            </w:pPr>
            <w:permStart w:id="309790546" w:edGrp="everyone"/>
            <w:permEnd w:id="1932223714"/>
          </w:p>
        </w:tc>
        <w:tc>
          <w:tcPr>
            <w:tcW w:w="7068" w:type="dxa"/>
            <w:shd w:val="clear" w:color="auto" w:fill="auto"/>
          </w:tcPr>
          <w:p w14:paraId="6271585B" w14:textId="77777777" w:rsidR="005269C8" w:rsidRPr="00F230E3" w:rsidRDefault="00583257" w:rsidP="00583257">
            <w:pPr>
              <w:tabs>
                <w:tab w:val="clear" w:pos="360"/>
              </w:tabs>
              <w:suppressAutoHyphens/>
              <w:snapToGrid w:val="0"/>
              <w:rPr>
                <w:rFonts w:ascii="Arial" w:eastAsia="Calibri" w:hAnsi="Arial" w:cs="Arial"/>
                <w:color w:val="000000"/>
                <w:sz w:val="22"/>
                <w:szCs w:val="22"/>
              </w:rPr>
            </w:pPr>
            <w:r w:rsidRPr="00F230E3">
              <w:rPr>
                <w:rFonts w:ascii="Arial" w:eastAsia="Calibri" w:hAnsi="Arial" w:cs="Arial"/>
                <w:color w:val="000000"/>
                <w:sz w:val="22"/>
                <w:szCs w:val="22"/>
              </w:rPr>
              <w:t>C</w:t>
            </w:r>
            <w:r w:rsidR="005269C8" w:rsidRPr="00F230E3">
              <w:rPr>
                <w:rFonts w:ascii="Arial" w:eastAsia="Calibri" w:hAnsi="Arial" w:cs="Arial"/>
                <w:color w:val="000000"/>
                <w:sz w:val="22"/>
                <w:szCs w:val="22"/>
              </w:rPr>
              <w:t>onduct Lessons Learned sessions by project phase.</w:t>
            </w:r>
          </w:p>
        </w:tc>
      </w:tr>
      <w:tr w:rsidR="005269C8" w:rsidRPr="00F230E3" w14:paraId="6271585F" w14:textId="77777777" w:rsidTr="003879D2">
        <w:trPr>
          <w:gridAfter w:val="1"/>
          <w:wAfter w:w="12" w:type="dxa"/>
        </w:trPr>
        <w:tc>
          <w:tcPr>
            <w:tcW w:w="1170" w:type="dxa"/>
            <w:shd w:val="clear" w:color="auto" w:fill="auto"/>
          </w:tcPr>
          <w:p w14:paraId="6271585D" w14:textId="1FB7CFB3" w:rsidR="005269C8" w:rsidRPr="00F230E3" w:rsidRDefault="005269C8" w:rsidP="003879D2">
            <w:pPr>
              <w:rPr>
                <w:rFonts w:ascii="Arial" w:hAnsi="Arial" w:cs="Arial"/>
                <w:color w:val="000000"/>
                <w:sz w:val="22"/>
                <w:szCs w:val="22"/>
              </w:rPr>
            </w:pPr>
            <w:permStart w:id="1494028330" w:edGrp="everyone"/>
            <w:permEnd w:id="309790546"/>
          </w:p>
        </w:tc>
        <w:tc>
          <w:tcPr>
            <w:tcW w:w="7068" w:type="dxa"/>
            <w:shd w:val="clear" w:color="auto" w:fill="auto"/>
          </w:tcPr>
          <w:p w14:paraId="6271585E" w14:textId="77777777" w:rsidR="005269C8" w:rsidRPr="00F230E3" w:rsidRDefault="005269C8" w:rsidP="00583257">
            <w:pPr>
              <w:tabs>
                <w:tab w:val="clear" w:pos="360"/>
              </w:tabs>
              <w:suppressAutoHyphens/>
              <w:snapToGrid w:val="0"/>
              <w:rPr>
                <w:rFonts w:ascii="Arial" w:eastAsia="Calibri" w:hAnsi="Arial" w:cs="Arial"/>
                <w:color w:val="000000"/>
                <w:sz w:val="22"/>
                <w:szCs w:val="22"/>
              </w:rPr>
            </w:pPr>
            <w:r w:rsidRPr="00F230E3">
              <w:rPr>
                <w:rFonts w:ascii="Arial" w:eastAsia="Calibri" w:hAnsi="Arial" w:cs="Arial"/>
                <w:color w:val="000000"/>
                <w:sz w:val="22"/>
                <w:szCs w:val="22"/>
              </w:rPr>
              <w:t>Provide weekly status report to DM.</w:t>
            </w:r>
          </w:p>
        </w:tc>
      </w:tr>
      <w:tr w:rsidR="005269C8" w:rsidRPr="00F230E3" w14:paraId="62715862" w14:textId="77777777" w:rsidTr="003879D2">
        <w:trPr>
          <w:gridAfter w:val="1"/>
          <w:wAfter w:w="12" w:type="dxa"/>
        </w:trPr>
        <w:tc>
          <w:tcPr>
            <w:tcW w:w="1170" w:type="dxa"/>
            <w:shd w:val="clear" w:color="auto" w:fill="auto"/>
          </w:tcPr>
          <w:p w14:paraId="62715860" w14:textId="69A7C198" w:rsidR="005269C8" w:rsidRPr="00F230E3" w:rsidRDefault="005269C8" w:rsidP="003879D2">
            <w:pPr>
              <w:rPr>
                <w:rFonts w:ascii="Arial" w:hAnsi="Arial" w:cs="Arial"/>
                <w:color w:val="000000"/>
                <w:sz w:val="22"/>
                <w:szCs w:val="22"/>
              </w:rPr>
            </w:pPr>
            <w:permStart w:id="825167576" w:edGrp="everyone"/>
            <w:permEnd w:id="1494028330"/>
          </w:p>
        </w:tc>
        <w:tc>
          <w:tcPr>
            <w:tcW w:w="7068" w:type="dxa"/>
            <w:shd w:val="clear" w:color="auto" w:fill="auto"/>
          </w:tcPr>
          <w:p w14:paraId="62715861" w14:textId="77777777" w:rsidR="005269C8" w:rsidRPr="00F230E3" w:rsidRDefault="005269C8" w:rsidP="00583257">
            <w:pPr>
              <w:tabs>
                <w:tab w:val="clear" w:pos="360"/>
              </w:tabs>
              <w:suppressAutoHyphens/>
              <w:snapToGrid w:val="0"/>
              <w:rPr>
                <w:rFonts w:ascii="Arial" w:eastAsia="Calibri" w:hAnsi="Arial" w:cs="Arial"/>
                <w:color w:val="000000"/>
                <w:sz w:val="22"/>
                <w:szCs w:val="22"/>
              </w:rPr>
            </w:pPr>
            <w:r w:rsidRPr="00F230E3">
              <w:rPr>
                <w:rFonts w:ascii="Arial" w:eastAsia="Calibri" w:hAnsi="Arial" w:cs="Arial"/>
                <w:color w:val="000000"/>
                <w:sz w:val="22"/>
                <w:szCs w:val="22"/>
              </w:rPr>
              <w:t>Steering Committee presentations.</w:t>
            </w:r>
          </w:p>
        </w:tc>
      </w:tr>
      <w:tr w:rsidR="005269C8" w:rsidRPr="00F230E3" w14:paraId="62715865" w14:textId="77777777" w:rsidTr="003879D2">
        <w:trPr>
          <w:gridAfter w:val="1"/>
          <w:wAfter w:w="12" w:type="dxa"/>
        </w:trPr>
        <w:tc>
          <w:tcPr>
            <w:tcW w:w="1170" w:type="dxa"/>
            <w:shd w:val="clear" w:color="auto" w:fill="auto"/>
          </w:tcPr>
          <w:p w14:paraId="62715863" w14:textId="63BACD91" w:rsidR="005269C8" w:rsidRPr="00F230E3" w:rsidRDefault="005269C8" w:rsidP="003879D2">
            <w:pPr>
              <w:rPr>
                <w:rFonts w:ascii="Arial" w:hAnsi="Arial" w:cs="Arial"/>
                <w:color w:val="000000"/>
                <w:sz w:val="22"/>
                <w:szCs w:val="22"/>
              </w:rPr>
            </w:pPr>
            <w:permStart w:id="79439043" w:edGrp="everyone"/>
            <w:permEnd w:id="825167576"/>
          </w:p>
        </w:tc>
        <w:tc>
          <w:tcPr>
            <w:tcW w:w="7068" w:type="dxa"/>
            <w:shd w:val="clear" w:color="auto" w:fill="auto"/>
          </w:tcPr>
          <w:p w14:paraId="62715864" w14:textId="77777777" w:rsidR="005269C8" w:rsidRPr="00F230E3" w:rsidRDefault="005269C8" w:rsidP="00583257">
            <w:pPr>
              <w:tabs>
                <w:tab w:val="clear" w:pos="360"/>
              </w:tabs>
              <w:suppressAutoHyphens/>
              <w:snapToGrid w:val="0"/>
              <w:rPr>
                <w:rFonts w:ascii="Arial" w:eastAsia="Calibri" w:hAnsi="Arial" w:cs="Arial"/>
                <w:color w:val="000000"/>
                <w:sz w:val="22"/>
                <w:szCs w:val="22"/>
              </w:rPr>
            </w:pPr>
            <w:r w:rsidRPr="00F230E3">
              <w:rPr>
                <w:rFonts w:ascii="Arial" w:eastAsia="Calibri" w:hAnsi="Arial" w:cs="Arial"/>
                <w:color w:val="000000"/>
                <w:sz w:val="22"/>
                <w:szCs w:val="22"/>
              </w:rPr>
              <w:t>All other required PDLC project management activities and deliverables.</w:t>
            </w:r>
          </w:p>
        </w:tc>
      </w:tr>
      <w:tr w:rsidR="00DF33BD" w:rsidRPr="00F230E3" w14:paraId="62715868" w14:textId="77777777" w:rsidTr="00DF33BD">
        <w:trPr>
          <w:gridAfter w:val="1"/>
          <w:wAfter w:w="12" w:type="dxa"/>
        </w:trPr>
        <w:tc>
          <w:tcPr>
            <w:tcW w:w="1170" w:type="dxa"/>
            <w:shd w:val="clear" w:color="auto" w:fill="auto"/>
          </w:tcPr>
          <w:p w14:paraId="62715866" w14:textId="77777777" w:rsidR="00DF33BD" w:rsidRPr="00F230E3" w:rsidRDefault="00DF33BD" w:rsidP="003879D2">
            <w:pPr>
              <w:rPr>
                <w:rFonts w:ascii="Arial" w:hAnsi="Arial" w:cs="Arial"/>
                <w:color w:val="000000"/>
                <w:sz w:val="22"/>
                <w:szCs w:val="22"/>
              </w:rPr>
            </w:pPr>
            <w:permStart w:id="2026788575" w:edGrp="everyone"/>
            <w:permStart w:id="301154792" w:edGrp="everyone"/>
            <w:permEnd w:id="79439043"/>
          </w:p>
        </w:tc>
        <w:tc>
          <w:tcPr>
            <w:tcW w:w="7068" w:type="dxa"/>
            <w:shd w:val="clear" w:color="auto" w:fill="auto"/>
          </w:tcPr>
          <w:p w14:paraId="62715867" w14:textId="77777777" w:rsidR="00DF33BD" w:rsidRPr="00F230E3" w:rsidRDefault="00DF33BD" w:rsidP="003879D2">
            <w:pPr>
              <w:rPr>
                <w:rFonts w:ascii="Arial" w:hAnsi="Arial" w:cs="Arial"/>
                <w:sz w:val="22"/>
                <w:szCs w:val="22"/>
              </w:rPr>
            </w:pPr>
            <w:r w:rsidRPr="00F230E3">
              <w:rPr>
                <w:rFonts w:ascii="Arial" w:hAnsi="Arial" w:cs="Arial"/>
                <w:i/>
                <w:iCs/>
                <w:color w:val="0000FF"/>
                <w:sz w:val="22"/>
                <w:szCs w:val="22"/>
              </w:rPr>
              <w:t xml:space="preserve">&lt;list the Project </w:t>
            </w:r>
            <w:r>
              <w:rPr>
                <w:rFonts w:ascii="Arial" w:hAnsi="Arial" w:cs="Arial"/>
                <w:i/>
                <w:iCs/>
                <w:color w:val="0000FF"/>
                <w:sz w:val="22"/>
                <w:szCs w:val="22"/>
              </w:rPr>
              <w:t>Activities in</w:t>
            </w:r>
            <w:r w:rsidRPr="00F230E3">
              <w:rPr>
                <w:rFonts w:ascii="Arial" w:hAnsi="Arial" w:cs="Arial"/>
                <w:i/>
                <w:iCs/>
                <w:color w:val="0000FF"/>
                <w:sz w:val="22"/>
                <w:szCs w:val="22"/>
              </w:rPr>
              <w:t xml:space="preserve"> scope&gt;</w:t>
            </w:r>
          </w:p>
        </w:tc>
      </w:tr>
      <w:tr w:rsidR="00DF33BD" w:rsidRPr="00F230E3" w14:paraId="6271586B" w14:textId="77777777" w:rsidTr="00DF33BD">
        <w:trPr>
          <w:gridAfter w:val="1"/>
          <w:wAfter w:w="12" w:type="dxa"/>
        </w:trPr>
        <w:tc>
          <w:tcPr>
            <w:tcW w:w="1170" w:type="dxa"/>
            <w:shd w:val="clear" w:color="auto" w:fill="auto"/>
          </w:tcPr>
          <w:p w14:paraId="62715869" w14:textId="77777777" w:rsidR="00DF33BD" w:rsidRPr="00F230E3" w:rsidRDefault="00DF33BD" w:rsidP="003879D2">
            <w:pPr>
              <w:rPr>
                <w:rFonts w:ascii="Arial" w:hAnsi="Arial" w:cs="Arial"/>
                <w:color w:val="000000"/>
                <w:sz w:val="22"/>
                <w:szCs w:val="22"/>
              </w:rPr>
            </w:pPr>
            <w:permStart w:id="248143034" w:edGrp="everyone"/>
            <w:permStart w:id="1304299712" w:edGrp="everyone"/>
            <w:permEnd w:id="2026788575"/>
            <w:permEnd w:id="301154792"/>
          </w:p>
        </w:tc>
        <w:tc>
          <w:tcPr>
            <w:tcW w:w="7068" w:type="dxa"/>
            <w:shd w:val="clear" w:color="auto" w:fill="auto"/>
          </w:tcPr>
          <w:p w14:paraId="6271586A" w14:textId="77777777" w:rsidR="00DF33BD" w:rsidRPr="00F230E3" w:rsidRDefault="00DF33BD" w:rsidP="003879D2">
            <w:pPr>
              <w:rPr>
                <w:rFonts w:ascii="Arial" w:hAnsi="Arial" w:cs="Arial"/>
                <w:sz w:val="22"/>
                <w:szCs w:val="22"/>
              </w:rPr>
            </w:pPr>
            <w:r w:rsidRPr="00F230E3">
              <w:rPr>
                <w:rFonts w:ascii="Arial" w:hAnsi="Arial" w:cs="Arial"/>
                <w:i/>
                <w:iCs/>
                <w:color w:val="0000FF"/>
                <w:sz w:val="22"/>
                <w:szCs w:val="22"/>
              </w:rPr>
              <w:t xml:space="preserve">&lt;list the Project </w:t>
            </w:r>
            <w:r>
              <w:rPr>
                <w:rFonts w:ascii="Arial" w:hAnsi="Arial" w:cs="Arial"/>
                <w:i/>
                <w:iCs/>
                <w:color w:val="0000FF"/>
                <w:sz w:val="22"/>
                <w:szCs w:val="22"/>
              </w:rPr>
              <w:t>Activities in scope</w:t>
            </w:r>
            <w:r w:rsidRPr="00F230E3">
              <w:rPr>
                <w:rFonts w:ascii="Arial" w:hAnsi="Arial" w:cs="Arial"/>
                <w:i/>
                <w:iCs/>
                <w:color w:val="0000FF"/>
                <w:sz w:val="22"/>
                <w:szCs w:val="22"/>
              </w:rPr>
              <w:t>&gt;</w:t>
            </w:r>
          </w:p>
        </w:tc>
      </w:tr>
      <w:permEnd w:id="248143034"/>
      <w:permEnd w:id="1304299712"/>
    </w:tbl>
    <w:p w14:paraId="6271586C" w14:textId="77777777" w:rsidR="00174F06" w:rsidRPr="00F230E3" w:rsidRDefault="00BA2BF3">
      <w:pPr>
        <w:rPr>
          <w:rFonts w:ascii="Arial" w:hAnsi="Arial" w:cs="Arial"/>
          <w:sz w:val="22"/>
          <w:szCs w:val="22"/>
        </w:rPr>
      </w:pPr>
      <w:r w:rsidRPr="00F230E3">
        <w:rPr>
          <w:rFonts w:ascii="Arial" w:hAnsi="Arial" w:cs="Arial"/>
          <w:sz w:val="22"/>
          <w:szCs w:val="22"/>
        </w:rPr>
        <w:br w:type="page"/>
      </w:r>
    </w:p>
    <w:p w14:paraId="6271587F" w14:textId="77777777" w:rsidR="0024085D" w:rsidRPr="00111903" w:rsidRDefault="001A5296" w:rsidP="0024085D">
      <w:pPr>
        <w:pStyle w:val="Heading1"/>
        <w:numPr>
          <w:ilvl w:val="0"/>
          <w:numId w:val="0"/>
        </w:numPr>
        <w:rPr>
          <w:rFonts w:ascii="Arial" w:hAnsi="Arial" w:cs="Arial"/>
          <w:sz w:val="24"/>
          <w:szCs w:val="24"/>
        </w:rPr>
      </w:pPr>
      <w:bookmarkStart w:id="162" w:name="_Toc22728278"/>
      <w:bookmarkEnd w:id="0"/>
      <w:bookmarkEnd w:id="1"/>
      <w:r>
        <w:rPr>
          <w:rFonts w:ascii="Arial" w:hAnsi="Arial" w:cs="Arial"/>
          <w:sz w:val="24"/>
          <w:szCs w:val="24"/>
        </w:rPr>
        <w:lastRenderedPageBreak/>
        <w:t xml:space="preserve">Approval </w:t>
      </w:r>
      <w:r w:rsidR="0024085D" w:rsidRPr="00111903">
        <w:rPr>
          <w:rFonts w:ascii="Arial" w:hAnsi="Arial" w:cs="Arial"/>
          <w:sz w:val="24"/>
          <w:szCs w:val="24"/>
        </w:rPr>
        <w:t>and Authorization</w:t>
      </w:r>
      <w:r>
        <w:rPr>
          <w:rFonts w:ascii="Arial" w:hAnsi="Arial" w:cs="Arial"/>
          <w:sz w:val="24"/>
          <w:szCs w:val="24"/>
        </w:rPr>
        <w:t xml:space="preserve"> of this SOW</w:t>
      </w:r>
      <w:bookmarkEnd w:id="162"/>
    </w:p>
    <w:p w14:paraId="62715880" w14:textId="77777777" w:rsidR="0024085D" w:rsidRPr="00111903" w:rsidRDefault="0024085D" w:rsidP="0024085D">
      <w:pPr>
        <w:pStyle w:val="BodyText"/>
        <w:rPr>
          <w:rFonts w:ascii="Arial" w:hAnsi="Arial" w:cs="Arial"/>
          <w:szCs w:val="24"/>
        </w:rPr>
      </w:pPr>
    </w:p>
    <w:tbl>
      <w:tblPr>
        <w:tblW w:w="9090" w:type="dxa"/>
        <w:tblLook w:val="0000" w:firstRow="0" w:lastRow="0" w:firstColumn="0" w:lastColumn="0" w:noHBand="0" w:noVBand="0"/>
      </w:tblPr>
      <w:tblGrid>
        <w:gridCol w:w="4410"/>
        <w:gridCol w:w="450"/>
        <w:gridCol w:w="4230"/>
      </w:tblGrid>
      <w:tr w:rsidR="0024085D" w:rsidRPr="00111903" w14:paraId="6271588D" w14:textId="77777777" w:rsidTr="00CD3CAA">
        <w:tc>
          <w:tcPr>
            <w:tcW w:w="4410" w:type="dxa"/>
            <w:tcBorders>
              <w:top w:val="single" w:sz="4" w:space="0" w:color="FFFFFF"/>
              <w:left w:val="single" w:sz="4" w:space="0" w:color="FFFFFF"/>
              <w:bottom w:val="single" w:sz="4" w:space="0" w:color="auto"/>
              <w:right w:val="single" w:sz="4" w:space="0" w:color="FFFFFF"/>
            </w:tcBorders>
          </w:tcPr>
          <w:p w14:paraId="62715881" w14:textId="77777777" w:rsidR="0024085D" w:rsidRDefault="0024085D" w:rsidP="00CD3CAA">
            <w:pPr>
              <w:pStyle w:val="BodyText"/>
              <w:rPr>
                <w:rFonts w:ascii="Arial" w:hAnsi="Arial" w:cs="Arial"/>
                <w:b/>
                <w:bCs/>
                <w:i w:val="0"/>
                <w:iCs/>
                <w:szCs w:val="24"/>
              </w:rPr>
            </w:pPr>
            <w:r>
              <w:rPr>
                <w:rFonts w:ascii="Arial" w:hAnsi="Arial" w:cs="Arial"/>
                <w:b/>
                <w:bCs/>
                <w:i w:val="0"/>
                <w:iCs/>
                <w:szCs w:val="24"/>
              </w:rPr>
              <w:t>Company</w:t>
            </w:r>
          </w:p>
          <w:p w14:paraId="62715882" w14:textId="77777777" w:rsidR="0024085D" w:rsidRDefault="0024085D" w:rsidP="00CD3CAA">
            <w:pPr>
              <w:pStyle w:val="BodyText"/>
              <w:rPr>
                <w:rFonts w:ascii="Arial" w:hAnsi="Arial" w:cs="Arial"/>
                <w:b/>
                <w:bCs/>
                <w:i w:val="0"/>
                <w:iCs/>
                <w:szCs w:val="24"/>
              </w:rPr>
            </w:pPr>
            <w:r>
              <w:rPr>
                <w:rFonts w:ascii="Arial" w:hAnsi="Arial" w:cs="Arial"/>
                <w:b/>
                <w:bCs/>
                <w:i w:val="0"/>
                <w:iCs/>
                <w:szCs w:val="24"/>
              </w:rPr>
              <w:t>Check the applicable box:</w:t>
            </w:r>
          </w:p>
          <w:p w14:paraId="62715883" w14:textId="77777777" w:rsidR="0024085D" w:rsidRDefault="0024085D" w:rsidP="00CD3CAA">
            <w:pPr>
              <w:pStyle w:val="BodyText"/>
              <w:rPr>
                <w:rFonts w:ascii="Arial" w:hAnsi="Arial" w:cs="Arial"/>
                <w:b/>
              </w:rPr>
            </w:pPr>
            <w:r>
              <w:rPr>
                <w:rFonts w:ascii="Arial" w:hAnsi="Arial" w:cs="Arial"/>
                <w:b/>
              </w:rPr>
              <w:t>[</w:t>
            </w:r>
            <w:permStart w:id="478562669" w:edGrp="everyone"/>
            <w:r>
              <w:rPr>
                <w:rFonts w:ascii="Arial" w:hAnsi="Arial" w:cs="Arial"/>
                <w:b/>
              </w:rPr>
              <w:t xml:space="preserve"> </w:t>
            </w:r>
            <w:permEnd w:id="478562669"/>
            <w:r>
              <w:rPr>
                <w:rFonts w:ascii="Arial" w:hAnsi="Arial" w:cs="Arial"/>
                <w:b/>
              </w:rPr>
              <w:t xml:space="preserve">] </w:t>
            </w:r>
            <w:r w:rsidRPr="00B217F7">
              <w:rPr>
                <w:rFonts w:ascii="Arial" w:hAnsi="Arial" w:cs="Arial"/>
                <w:b/>
              </w:rPr>
              <w:t xml:space="preserve">  PSEG Service Corporation</w:t>
            </w:r>
          </w:p>
          <w:p w14:paraId="62715884" w14:textId="3855D44A" w:rsidR="0024085D" w:rsidRPr="00111903" w:rsidRDefault="0024085D" w:rsidP="00CD3CAA">
            <w:pPr>
              <w:pStyle w:val="BodyText"/>
              <w:rPr>
                <w:rFonts w:ascii="Arial" w:hAnsi="Arial" w:cs="Arial"/>
                <w:b/>
                <w:bCs/>
                <w:i w:val="0"/>
                <w:iCs/>
                <w:szCs w:val="24"/>
              </w:rPr>
            </w:pPr>
            <w:r>
              <w:rPr>
                <w:rFonts w:ascii="Arial" w:hAnsi="Arial" w:cs="Arial"/>
                <w:b/>
              </w:rPr>
              <w:t>[</w:t>
            </w:r>
            <w:permStart w:id="1068460437" w:edGrp="everyone"/>
            <w:r w:rsidR="004045E8">
              <w:rPr>
                <w:rFonts w:ascii="Arial" w:hAnsi="Arial" w:cs="Arial"/>
                <w:b/>
              </w:rPr>
              <w:sym w:font="Wingdings" w:char="F06C"/>
            </w:r>
            <w:r>
              <w:rPr>
                <w:rFonts w:ascii="Arial" w:hAnsi="Arial" w:cs="Arial"/>
                <w:b/>
              </w:rPr>
              <w:t xml:space="preserve"> </w:t>
            </w:r>
            <w:permEnd w:id="1068460437"/>
            <w:r>
              <w:rPr>
                <w:rFonts w:ascii="Arial" w:hAnsi="Arial" w:cs="Arial"/>
                <w:b/>
              </w:rPr>
              <w:t xml:space="preserve">] </w:t>
            </w:r>
            <w:r w:rsidRPr="00B217F7">
              <w:rPr>
                <w:rFonts w:ascii="Arial" w:hAnsi="Arial" w:cs="Arial"/>
                <w:b/>
              </w:rPr>
              <w:t xml:space="preserve"> Long Island Electric Utility Servco LLC as agent of and acting on behalf of the Long Island Lighting</w:t>
            </w:r>
            <w:r>
              <w:rPr>
                <w:rFonts w:ascii="Arial" w:hAnsi="Arial" w:cs="Arial"/>
                <w:b/>
              </w:rPr>
              <w:t xml:space="preserve"> Company D/B/A LIPA</w:t>
            </w:r>
          </w:p>
          <w:p w14:paraId="62715885" w14:textId="77777777" w:rsidR="0024085D" w:rsidRPr="00111903" w:rsidRDefault="0024085D" w:rsidP="00CD3CAA">
            <w:pPr>
              <w:pStyle w:val="BodyText"/>
              <w:rPr>
                <w:rFonts w:ascii="Arial" w:hAnsi="Arial" w:cs="Arial"/>
                <w:b/>
                <w:bCs/>
                <w:i w:val="0"/>
                <w:iCs/>
                <w:szCs w:val="24"/>
              </w:rPr>
            </w:pPr>
          </w:p>
          <w:p w14:paraId="62715886" w14:textId="77777777" w:rsidR="0024085D" w:rsidRPr="00111903" w:rsidRDefault="0024085D" w:rsidP="00CD3CAA">
            <w:pPr>
              <w:pStyle w:val="BodyText"/>
              <w:rPr>
                <w:rFonts w:ascii="Arial" w:hAnsi="Arial" w:cs="Arial"/>
                <w:szCs w:val="24"/>
              </w:rPr>
            </w:pPr>
          </w:p>
        </w:tc>
        <w:tc>
          <w:tcPr>
            <w:tcW w:w="450" w:type="dxa"/>
            <w:tcBorders>
              <w:top w:val="single" w:sz="4" w:space="0" w:color="FFFFFF"/>
              <w:left w:val="single" w:sz="4" w:space="0" w:color="FFFFFF"/>
              <w:bottom w:val="single" w:sz="4" w:space="0" w:color="FFFFFF"/>
              <w:right w:val="single" w:sz="4" w:space="0" w:color="FFFFFF"/>
            </w:tcBorders>
          </w:tcPr>
          <w:p w14:paraId="62715887" w14:textId="77777777" w:rsidR="0024085D" w:rsidRPr="00111903" w:rsidRDefault="0024085D" w:rsidP="00CD3CAA">
            <w:pPr>
              <w:pStyle w:val="BodyText"/>
              <w:rPr>
                <w:rFonts w:ascii="Arial" w:hAnsi="Arial" w:cs="Arial"/>
                <w:szCs w:val="24"/>
              </w:rPr>
            </w:pPr>
          </w:p>
        </w:tc>
        <w:tc>
          <w:tcPr>
            <w:tcW w:w="4230" w:type="dxa"/>
            <w:tcBorders>
              <w:top w:val="single" w:sz="4" w:space="0" w:color="FFFFFF"/>
              <w:left w:val="single" w:sz="4" w:space="0" w:color="FFFFFF"/>
              <w:bottom w:val="single" w:sz="4" w:space="0" w:color="auto"/>
              <w:right w:val="single" w:sz="4" w:space="0" w:color="FFFFFF"/>
            </w:tcBorders>
          </w:tcPr>
          <w:p w14:paraId="62715888" w14:textId="77777777" w:rsidR="0024085D" w:rsidRDefault="0024085D" w:rsidP="00CD3CAA">
            <w:pPr>
              <w:pStyle w:val="BodyText"/>
              <w:rPr>
                <w:rFonts w:ascii="Arial" w:hAnsi="Arial" w:cs="Arial"/>
                <w:b/>
                <w:bCs/>
                <w:i w:val="0"/>
                <w:iCs/>
                <w:szCs w:val="24"/>
              </w:rPr>
            </w:pPr>
            <w:r>
              <w:rPr>
                <w:rFonts w:ascii="Arial" w:hAnsi="Arial" w:cs="Arial"/>
                <w:b/>
                <w:bCs/>
                <w:i w:val="0"/>
                <w:iCs/>
                <w:szCs w:val="24"/>
              </w:rPr>
              <w:t>Supplier</w:t>
            </w:r>
          </w:p>
          <w:p w14:paraId="6AE7B786" w14:textId="091485FF" w:rsidR="00BC0FD7" w:rsidRDefault="00FB31D2" w:rsidP="00CD3CAA">
            <w:pPr>
              <w:pStyle w:val="BodyText"/>
              <w:rPr>
                <w:rFonts w:ascii="Arial" w:hAnsi="Arial" w:cs="Arial"/>
                <w:b/>
                <w:bCs/>
                <w:i w:val="0"/>
                <w:iCs/>
                <w:szCs w:val="24"/>
              </w:rPr>
            </w:pPr>
            <w:r>
              <w:rPr>
                <w:rFonts w:ascii="Arial" w:hAnsi="Arial" w:cs="Arial"/>
                <w:b/>
                <w:bCs/>
                <w:i w:val="0"/>
                <w:iCs/>
                <w:szCs w:val="24"/>
              </w:rPr>
              <w:t>Burns and McDonnell EGS, P.C.</w:t>
            </w:r>
          </w:p>
          <w:p w14:paraId="62715889" w14:textId="77777777" w:rsidR="0024085D" w:rsidRDefault="0024085D" w:rsidP="00CD3CAA">
            <w:pPr>
              <w:pStyle w:val="BodyText"/>
              <w:rPr>
                <w:rFonts w:ascii="Arial" w:hAnsi="Arial" w:cs="Arial"/>
                <w:b/>
                <w:bCs/>
                <w:i w:val="0"/>
                <w:iCs/>
                <w:szCs w:val="24"/>
              </w:rPr>
            </w:pPr>
          </w:p>
          <w:p w14:paraId="6271588A" w14:textId="77777777" w:rsidR="0024085D" w:rsidRPr="00FC496C" w:rsidRDefault="0024085D" w:rsidP="00CD3CAA">
            <w:pPr>
              <w:pStyle w:val="BodyText"/>
              <w:rPr>
                <w:rFonts w:ascii="Arial" w:hAnsi="Arial" w:cs="Arial"/>
                <w:szCs w:val="24"/>
              </w:rPr>
            </w:pPr>
          </w:p>
          <w:p w14:paraId="6271588B" w14:textId="77777777" w:rsidR="0024085D" w:rsidRPr="00FC496C" w:rsidRDefault="0024085D" w:rsidP="00CD3CAA">
            <w:pPr>
              <w:pStyle w:val="BodyText"/>
              <w:rPr>
                <w:rFonts w:ascii="Arial" w:hAnsi="Arial" w:cs="Arial"/>
                <w:szCs w:val="24"/>
              </w:rPr>
            </w:pPr>
          </w:p>
          <w:p w14:paraId="6271588C" w14:textId="77777777" w:rsidR="0024085D" w:rsidRPr="00FC496C" w:rsidRDefault="0024085D" w:rsidP="00CD3CAA">
            <w:pPr>
              <w:pStyle w:val="BodyText"/>
              <w:rPr>
                <w:rFonts w:ascii="Arial" w:hAnsi="Arial" w:cs="Arial"/>
                <w:i w:val="0"/>
                <w:iCs/>
                <w:szCs w:val="24"/>
              </w:rPr>
            </w:pPr>
          </w:p>
        </w:tc>
      </w:tr>
      <w:tr w:rsidR="0024085D" w:rsidRPr="00111903" w14:paraId="62715891" w14:textId="77777777" w:rsidTr="00CD3CAA">
        <w:trPr>
          <w:trHeight w:val="360"/>
        </w:trPr>
        <w:tc>
          <w:tcPr>
            <w:tcW w:w="4410" w:type="dxa"/>
            <w:tcBorders>
              <w:top w:val="single" w:sz="4" w:space="0" w:color="auto"/>
              <w:left w:val="single" w:sz="4" w:space="0" w:color="FFFFFF"/>
              <w:bottom w:val="single" w:sz="4" w:space="0" w:color="FFFFFF"/>
              <w:right w:val="single" w:sz="4" w:space="0" w:color="FFFFFF"/>
            </w:tcBorders>
          </w:tcPr>
          <w:p w14:paraId="6271588E" w14:textId="77777777" w:rsidR="0024085D" w:rsidRPr="00111903" w:rsidRDefault="0024085D" w:rsidP="00CD3CAA">
            <w:pPr>
              <w:pStyle w:val="BodyText"/>
              <w:rPr>
                <w:rFonts w:ascii="Arial" w:hAnsi="Arial" w:cs="Arial"/>
                <w:szCs w:val="24"/>
                <w:vertAlign w:val="superscript"/>
              </w:rPr>
            </w:pPr>
            <w:r w:rsidRPr="00111903">
              <w:rPr>
                <w:rFonts w:ascii="Arial" w:hAnsi="Arial" w:cs="Arial"/>
                <w:szCs w:val="24"/>
                <w:vertAlign w:val="superscript"/>
              </w:rPr>
              <w:t>Signature</w:t>
            </w:r>
          </w:p>
        </w:tc>
        <w:tc>
          <w:tcPr>
            <w:tcW w:w="450" w:type="dxa"/>
            <w:tcBorders>
              <w:top w:val="single" w:sz="4" w:space="0" w:color="FFFFFF"/>
              <w:left w:val="single" w:sz="4" w:space="0" w:color="FFFFFF"/>
              <w:bottom w:val="single" w:sz="4" w:space="0" w:color="FFFFFF"/>
              <w:right w:val="single" w:sz="4" w:space="0" w:color="FFFFFF"/>
            </w:tcBorders>
          </w:tcPr>
          <w:p w14:paraId="6271588F" w14:textId="77777777" w:rsidR="0024085D" w:rsidRPr="00111903" w:rsidRDefault="0024085D" w:rsidP="00CD3CAA">
            <w:pPr>
              <w:pStyle w:val="BodyText"/>
              <w:rPr>
                <w:rFonts w:ascii="Arial" w:hAnsi="Arial" w:cs="Arial"/>
                <w:szCs w:val="24"/>
                <w:vertAlign w:val="superscript"/>
              </w:rPr>
            </w:pPr>
          </w:p>
        </w:tc>
        <w:tc>
          <w:tcPr>
            <w:tcW w:w="4230" w:type="dxa"/>
            <w:tcBorders>
              <w:top w:val="single" w:sz="4" w:space="0" w:color="auto"/>
              <w:left w:val="single" w:sz="4" w:space="0" w:color="FFFFFF"/>
              <w:bottom w:val="single" w:sz="4" w:space="0" w:color="FFFFFF"/>
              <w:right w:val="single" w:sz="4" w:space="0" w:color="FFFFFF"/>
            </w:tcBorders>
          </w:tcPr>
          <w:p w14:paraId="62715890" w14:textId="77777777" w:rsidR="0024085D" w:rsidRPr="00111903" w:rsidRDefault="0024085D" w:rsidP="00CD3CAA">
            <w:pPr>
              <w:pStyle w:val="BodyText"/>
              <w:rPr>
                <w:rFonts w:ascii="Arial" w:hAnsi="Arial" w:cs="Arial"/>
                <w:szCs w:val="24"/>
                <w:vertAlign w:val="superscript"/>
              </w:rPr>
            </w:pPr>
            <w:r w:rsidRPr="00111903">
              <w:rPr>
                <w:rFonts w:ascii="Arial" w:hAnsi="Arial" w:cs="Arial"/>
                <w:szCs w:val="24"/>
                <w:vertAlign w:val="superscript"/>
              </w:rPr>
              <w:t>Signature</w:t>
            </w:r>
          </w:p>
        </w:tc>
      </w:tr>
      <w:tr w:rsidR="0024085D" w:rsidRPr="00111903" w14:paraId="62715895" w14:textId="77777777" w:rsidTr="00CD3CAA">
        <w:trPr>
          <w:trHeight w:val="360"/>
        </w:trPr>
        <w:tc>
          <w:tcPr>
            <w:tcW w:w="4410" w:type="dxa"/>
            <w:tcBorders>
              <w:top w:val="single" w:sz="4" w:space="0" w:color="FFFFFF"/>
              <w:left w:val="single" w:sz="4" w:space="0" w:color="FFFFFF"/>
              <w:right w:val="single" w:sz="4" w:space="0" w:color="FFFFFF"/>
            </w:tcBorders>
          </w:tcPr>
          <w:p w14:paraId="62715892" w14:textId="77777777" w:rsidR="0024085D" w:rsidRPr="00111903" w:rsidRDefault="0024085D" w:rsidP="00CD3CAA">
            <w:pPr>
              <w:pStyle w:val="BodyText"/>
              <w:rPr>
                <w:rFonts w:ascii="Arial" w:hAnsi="Arial" w:cs="Arial"/>
                <w:i w:val="0"/>
                <w:iCs/>
                <w:szCs w:val="24"/>
              </w:rPr>
            </w:pPr>
          </w:p>
        </w:tc>
        <w:tc>
          <w:tcPr>
            <w:tcW w:w="450" w:type="dxa"/>
            <w:tcBorders>
              <w:top w:val="single" w:sz="4" w:space="0" w:color="FFFFFF"/>
              <w:left w:val="single" w:sz="4" w:space="0" w:color="FFFFFF"/>
              <w:bottom w:val="single" w:sz="4" w:space="0" w:color="FFFFFF"/>
              <w:right w:val="single" w:sz="4" w:space="0" w:color="FFFFFF"/>
            </w:tcBorders>
          </w:tcPr>
          <w:p w14:paraId="62715893" w14:textId="77777777" w:rsidR="0024085D" w:rsidRPr="00111903" w:rsidRDefault="0024085D" w:rsidP="00CD3CAA">
            <w:pPr>
              <w:pStyle w:val="BodyText"/>
              <w:rPr>
                <w:rFonts w:ascii="Arial" w:hAnsi="Arial" w:cs="Arial"/>
                <w:szCs w:val="24"/>
              </w:rPr>
            </w:pPr>
          </w:p>
        </w:tc>
        <w:tc>
          <w:tcPr>
            <w:tcW w:w="4230" w:type="dxa"/>
            <w:tcBorders>
              <w:top w:val="single" w:sz="4" w:space="0" w:color="FFFFFF"/>
              <w:left w:val="single" w:sz="4" w:space="0" w:color="FFFFFF"/>
              <w:right w:val="single" w:sz="4" w:space="0" w:color="FFFFFF"/>
            </w:tcBorders>
          </w:tcPr>
          <w:p w14:paraId="62715894" w14:textId="77777777" w:rsidR="0024085D" w:rsidRPr="00111903" w:rsidRDefault="0024085D" w:rsidP="00CD3CAA">
            <w:pPr>
              <w:pStyle w:val="BodyText"/>
              <w:rPr>
                <w:rFonts w:ascii="Arial" w:hAnsi="Arial" w:cs="Arial"/>
                <w:i w:val="0"/>
                <w:iCs/>
                <w:szCs w:val="24"/>
              </w:rPr>
            </w:pPr>
          </w:p>
        </w:tc>
      </w:tr>
      <w:tr w:rsidR="0024085D" w:rsidRPr="00111903" w14:paraId="62715899" w14:textId="77777777" w:rsidTr="00CD3CAA">
        <w:trPr>
          <w:trHeight w:val="360"/>
        </w:trPr>
        <w:tc>
          <w:tcPr>
            <w:tcW w:w="4410" w:type="dxa"/>
            <w:tcBorders>
              <w:top w:val="single" w:sz="4" w:space="0" w:color="auto"/>
              <w:left w:val="single" w:sz="4" w:space="0" w:color="FFFFFF"/>
              <w:bottom w:val="single" w:sz="4" w:space="0" w:color="FFFFFF"/>
              <w:right w:val="single" w:sz="4" w:space="0" w:color="FFFFFF"/>
            </w:tcBorders>
          </w:tcPr>
          <w:p w14:paraId="62715896" w14:textId="77777777" w:rsidR="0024085D" w:rsidRPr="00111903" w:rsidRDefault="0024085D" w:rsidP="00CD3CAA">
            <w:pPr>
              <w:pStyle w:val="BodyText"/>
              <w:rPr>
                <w:rFonts w:ascii="Arial" w:hAnsi="Arial" w:cs="Arial"/>
                <w:szCs w:val="24"/>
                <w:vertAlign w:val="superscript"/>
              </w:rPr>
            </w:pPr>
            <w:r w:rsidRPr="00111903">
              <w:rPr>
                <w:rFonts w:ascii="Arial" w:hAnsi="Arial" w:cs="Arial"/>
                <w:szCs w:val="24"/>
                <w:vertAlign w:val="superscript"/>
              </w:rPr>
              <w:t>Full Name</w:t>
            </w:r>
          </w:p>
        </w:tc>
        <w:tc>
          <w:tcPr>
            <w:tcW w:w="450" w:type="dxa"/>
            <w:tcBorders>
              <w:top w:val="single" w:sz="4" w:space="0" w:color="FFFFFF"/>
              <w:left w:val="single" w:sz="4" w:space="0" w:color="FFFFFF"/>
              <w:bottom w:val="single" w:sz="4" w:space="0" w:color="FFFFFF"/>
              <w:right w:val="single" w:sz="4" w:space="0" w:color="FFFFFF"/>
            </w:tcBorders>
          </w:tcPr>
          <w:p w14:paraId="62715897" w14:textId="77777777" w:rsidR="0024085D" w:rsidRPr="00111903" w:rsidRDefault="0024085D" w:rsidP="00CD3CAA">
            <w:pPr>
              <w:pStyle w:val="BodyText"/>
              <w:rPr>
                <w:rFonts w:ascii="Arial" w:hAnsi="Arial" w:cs="Arial"/>
                <w:szCs w:val="24"/>
                <w:vertAlign w:val="superscript"/>
              </w:rPr>
            </w:pPr>
          </w:p>
        </w:tc>
        <w:tc>
          <w:tcPr>
            <w:tcW w:w="4230" w:type="dxa"/>
            <w:tcBorders>
              <w:top w:val="single" w:sz="4" w:space="0" w:color="auto"/>
              <w:left w:val="single" w:sz="4" w:space="0" w:color="FFFFFF"/>
              <w:bottom w:val="single" w:sz="4" w:space="0" w:color="FFFFFF"/>
              <w:right w:val="single" w:sz="4" w:space="0" w:color="FFFFFF"/>
            </w:tcBorders>
          </w:tcPr>
          <w:p w14:paraId="62715898" w14:textId="77777777" w:rsidR="0024085D" w:rsidRPr="00111903" w:rsidRDefault="0024085D" w:rsidP="00CD3CAA">
            <w:pPr>
              <w:pStyle w:val="BodyText"/>
              <w:rPr>
                <w:rFonts w:ascii="Arial" w:hAnsi="Arial" w:cs="Arial"/>
                <w:szCs w:val="24"/>
                <w:vertAlign w:val="superscript"/>
              </w:rPr>
            </w:pPr>
            <w:r w:rsidRPr="00111903">
              <w:rPr>
                <w:rFonts w:ascii="Arial" w:hAnsi="Arial" w:cs="Arial"/>
                <w:szCs w:val="24"/>
                <w:vertAlign w:val="superscript"/>
              </w:rPr>
              <w:t>Full Name</w:t>
            </w:r>
          </w:p>
        </w:tc>
      </w:tr>
      <w:tr w:rsidR="0024085D" w:rsidRPr="00111903" w14:paraId="6271589D" w14:textId="77777777" w:rsidTr="00CD3CAA">
        <w:trPr>
          <w:trHeight w:val="360"/>
        </w:trPr>
        <w:tc>
          <w:tcPr>
            <w:tcW w:w="4410" w:type="dxa"/>
            <w:tcBorders>
              <w:top w:val="single" w:sz="4" w:space="0" w:color="FFFFFF"/>
              <w:left w:val="single" w:sz="4" w:space="0" w:color="FFFFFF"/>
              <w:bottom w:val="single" w:sz="4" w:space="0" w:color="auto"/>
              <w:right w:val="single" w:sz="4" w:space="0" w:color="FFFFFF"/>
            </w:tcBorders>
          </w:tcPr>
          <w:p w14:paraId="6271589A" w14:textId="77777777" w:rsidR="0024085D" w:rsidRPr="00111903" w:rsidRDefault="0024085D" w:rsidP="00CD3CAA">
            <w:pPr>
              <w:pStyle w:val="BodyText"/>
              <w:rPr>
                <w:rFonts w:ascii="Arial" w:hAnsi="Arial" w:cs="Arial"/>
                <w:i w:val="0"/>
                <w:iCs/>
                <w:szCs w:val="24"/>
              </w:rPr>
            </w:pPr>
          </w:p>
        </w:tc>
        <w:tc>
          <w:tcPr>
            <w:tcW w:w="450" w:type="dxa"/>
            <w:tcBorders>
              <w:top w:val="single" w:sz="4" w:space="0" w:color="FFFFFF"/>
              <w:left w:val="single" w:sz="4" w:space="0" w:color="FFFFFF"/>
              <w:bottom w:val="single" w:sz="4" w:space="0" w:color="FFFFFF"/>
              <w:right w:val="single" w:sz="4" w:space="0" w:color="FFFFFF"/>
            </w:tcBorders>
          </w:tcPr>
          <w:p w14:paraId="6271589B" w14:textId="77777777" w:rsidR="0024085D" w:rsidRPr="00111903" w:rsidRDefault="0024085D" w:rsidP="00CD3CAA">
            <w:pPr>
              <w:pStyle w:val="BodyText"/>
              <w:rPr>
                <w:rFonts w:ascii="Arial" w:hAnsi="Arial" w:cs="Arial"/>
                <w:szCs w:val="24"/>
              </w:rPr>
            </w:pPr>
          </w:p>
        </w:tc>
        <w:tc>
          <w:tcPr>
            <w:tcW w:w="4230" w:type="dxa"/>
            <w:tcBorders>
              <w:top w:val="single" w:sz="4" w:space="0" w:color="FFFFFF"/>
              <w:left w:val="single" w:sz="4" w:space="0" w:color="FFFFFF"/>
              <w:bottom w:val="single" w:sz="4" w:space="0" w:color="auto"/>
              <w:right w:val="single" w:sz="4" w:space="0" w:color="FFFFFF"/>
            </w:tcBorders>
          </w:tcPr>
          <w:p w14:paraId="6271589C" w14:textId="77777777" w:rsidR="0024085D" w:rsidRPr="00111903" w:rsidRDefault="0024085D" w:rsidP="00CD3CAA">
            <w:pPr>
              <w:pStyle w:val="BodyText"/>
              <w:rPr>
                <w:rFonts w:ascii="Arial" w:hAnsi="Arial" w:cs="Arial"/>
                <w:i w:val="0"/>
                <w:iCs/>
                <w:szCs w:val="24"/>
              </w:rPr>
            </w:pPr>
          </w:p>
        </w:tc>
      </w:tr>
      <w:tr w:rsidR="0024085D" w:rsidRPr="00111903" w14:paraId="627158A1" w14:textId="77777777" w:rsidTr="00CD3CAA">
        <w:trPr>
          <w:trHeight w:val="360"/>
        </w:trPr>
        <w:tc>
          <w:tcPr>
            <w:tcW w:w="4410" w:type="dxa"/>
            <w:tcBorders>
              <w:top w:val="single" w:sz="4" w:space="0" w:color="auto"/>
              <w:left w:val="single" w:sz="4" w:space="0" w:color="FFFFFF"/>
              <w:bottom w:val="single" w:sz="4" w:space="0" w:color="FFFFFF"/>
              <w:right w:val="single" w:sz="4" w:space="0" w:color="FFFFFF"/>
            </w:tcBorders>
          </w:tcPr>
          <w:p w14:paraId="6271589E" w14:textId="77777777" w:rsidR="0024085D" w:rsidRPr="00111903" w:rsidRDefault="0024085D" w:rsidP="00CD3CAA">
            <w:pPr>
              <w:pStyle w:val="BodyText"/>
              <w:rPr>
                <w:rFonts w:ascii="Arial" w:hAnsi="Arial" w:cs="Arial"/>
                <w:szCs w:val="24"/>
                <w:vertAlign w:val="superscript"/>
              </w:rPr>
            </w:pPr>
            <w:r w:rsidRPr="00111903">
              <w:rPr>
                <w:rFonts w:ascii="Arial" w:hAnsi="Arial" w:cs="Arial"/>
                <w:szCs w:val="24"/>
                <w:vertAlign w:val="superscript"/>
              </w:rPr>
              <w:t>Title</w:t>
            </w:r>
          </w:p>
        </w:tc>
        <w:tc>
          <w:tcPr>
            <w:tcW w:w="450" w:type="dxa"/>
            <w:tcBorders>
              <w:top w:val="single" w:sz="4" w:space="0" w:color="FFFFFF"/>
              <w:left w:val="single" w:sz="4" w:space="0" w:color="FFFFFF"/>
              <w:bottom w:val="single" w:sz="4" w:space="0" w:color="FFFFFF"/>
              <w:right w:val="single" w:sz="4" w:space="0" w:color="FFFFFF"/>
            </w:tcBorders>
          </w:tcPr>
          <w:p w14:paraId="6271589F" w14:textId="77777777" w:rsidR="0024085D" w:rsidRPr="00111903" w:rsidRDefault="0024085D" w:rsidP="00CD3CAA">
            <w:pPr>
              <w:pStyle w:val="BodyText"/>
              <w:rPr>
                <w:rFonts w:ascii="Arial" w:hAnsi="Arial" w:cs="Arial"/>
                <w:szCs w:val="24"/>
                <w:vertAlign w:val="superscript"/>
              </w:rPr>
            </w:pPr>
          </w:p>
        </w:tc>
        <w:tc>
          <w:tcPr>
            <w:tcW w:w="4230" w:type="dxa"/>
            <w:tcBorders>
              <w:top w:val="single" w:sz="4" w:space="0" w:color="auto"/>
              <w:left w:val="single" w:sz="4" w:space="0" w:color="FFFFFF"/>
              <w:bottom w:val="single" w:sz="4" w:space="0" w:color="FFFFFF"/>
              <w:right w:val="single" w:sz="4" w:space="0" w:color="FFFFFF"/>
            </w:tcBorders>
          </w:tcPr>
          <w:p w14:paraId="627158A0" w14:textId="77777777" w:rsidR="0024085D" w:rsidRPr="00111903" w:rsidRDefault="0024085D" w:rsidP="00CD3CAA">
            <w:pPr>
              <w:pStyle w:val="BodyText"/>
              <w:rPr>
                <w:rFonts w:ascii="Arial" w:hAnsi="Arial" w:cs="Arial"/>
                <w:szCs w:val="24"/>
                <w:vertAlign w:val="superscript"/>
              </w:rPr>
            </w:pPr>
            <w:r w:rsidRPr="00111903">
              <w:rPr>
                <w:rFonts w:ascii="Arial" w:hAnsi="Arial" w:cs="Arial"/>
                <w:szCs w:val="24"/>
                <w:vertAlign w:val="superscript"/>
              </w:rPr>
              <w:t>Title</w:t>
            </w:r>
          </w:p>
        </w:tc>
      </w:tr>
      <w:tr w:rsidR="0024085D" w:rsidRPr="00111903" w14:paraId="627158A5" w14:textId="77777777" w:rsidTr="00CD3CAA">
        <w:trPr>
          <w:trHeight w:val="90"/>
        </w:trPr>
        <w:tc>
          <w:tcPr>
            <w:tcW w:w="4410" w:type="dxa"/>
            <w:tcBorders>
              <w:top w:val="single" w:sz="4" w:space="0" w:color="FFFFFF"/>
              <w:left w:val="single" w:sz="4" w:space="0" w:color="FFFFFF"/>
              <w:bottom w:val="single" w:sz="4" w:space="0" w:color="auto"/>
              <w:right w:val="single" w:sz="4" w:space="0" w:color="FFFFFF"/>
            </w:tcBorders>
          </w:tcPr>
          <w:p w14:paraId="627158A2" w14:textId="77777777" w:rsidR="0024085D" w:rsidRPr="00111903" w:rsidRDefault="0024085D" w:rsidP="00CD3CAA">
            <w:pPr>
              <w:pStyle w:val="BodyText"/>
              <w:rPr>
                <w:rFonts w:ascii="Arial" w:hAnsi="Arial" w:cs="Arial"/>
                <w:i w:val="0"/>
                <w:iCs/>
                <w:szCs w:val="24"/>
              </w:rPr>
            </w:pPr>
          </w:p>
        </w:tc>
        <w:tc>
          <w:tcPr>
            <w:tcW w:w="450" w:type="dxa"/>
            <w:tcBorders>
              <w:top w:val="single" w:sz="4" w:space="0" w:color="FFFFFF"/>
              <w:left w:val="single" w:sz="4" w:space="0" w:color="FFFFFF"/>
              <w:bottom w:val="single" w:sz="4" w:space="0" w:color="FFFFFF"/>
              <w:right w:val="single" w:sz="4" w:space="0" w:color="FFFFFF"/>
            </w:tcBorders>
          </w:tcPr>
          <w:p w14:paraId="627158A3" w14:textId="77777777" w:rsidR="0024085D" w:rsidRPr="00111903" w:rsidRDefault="0024085D" w:rsidP="00CD3CAA">
            <w:pPr>
              <w:pStyle w:val="BodyText"/>
              <w:rPr>
                <w:rFonts w:ascii="Arial" w:hAnsi="Arial" w:cs="Arial"/>
                <w:szCs w:val="24"/>
              </w:rPr>
            </w:pPr>
          </w:p>
        </w:tc>
        <w:tc>
          <w:tcPr>
            <w:tcW w:w="4230" w:type="dxa"/>
            <w:tcBorders>
              <w:top w:val="single" w:sz="4" w:space="0" w:color="FFFFFF"/>
              <w:left w:val="single" w:sz="4" w:space="0" w:color="FFFFFF"/>
              <w:bottom w:val="single" w:sz="4" w:space="0" w:color="auto"/>
              <w:right w:val="single" w:sz="4" w:space="0" w:color="FFFFFF"/>
            </w:tcBorders>
          </w:tcPr>
          <w:p w14:paraId="627158A4" w14:textId="77777777" w:rsidR="0024085D" w:rsidRPr="00111903" w:rsidRDefault="0024085D" w:rsidP="00CD3CAA">
            <w:pPr>
              <w:pStyle w:val="BodyText"/>
              <w:rPr>
                <w:rFonts w:ascii="Arial" w:hAnsi="Arial" w:cs="Arial"/>
                <w:i w:val="0"/>
                <w:iCs/>
                <w:szCs w:val="24"/>
              </w:rPr>
            </w:pPr>
          </w:p>
        </w:tc>
      </w:tr>
      <w:tr w:rsidR="0024085D" w:rsidRPr="00111903" w14:paraId="627158AA" w14:textId="77777777" w:rsidTr="00CD3CAA">
        <w:trPr>
          <w:trHeight w:val="360"/>
        </w:trPr>
        <w:tc>
          <w:tcPr>
            <w:tcW w:w="4410" w:type="dxa"/>
            <w:tcBorders>
              <w:top w:val="single" w:sz="4" w:space="0" w:color="auto"/>
              <w:left w:val="single" w:sz="4" w:space="0" w:color="FFFFFF"/>
              <w:bottom w:val="single" w:sz="4" w:space="0" w:color="auto"/>
              <w:right w:val="single" w:sz="4" w:space="0" w:color="FFFFFF"/>
            </w:tcBorders>
          </w:tcPr>
          <w:p w14:paraId="627158A6" w14:textId="77777777" w:rsidR="0024085D" w:rsidRPr="00111903" w:rsidRDefault="0024085D" w:rsidP="00CD3CAA">
            <w:pPr>
              <w:pStyle w:val="BodyText"/>
              <w:rPr>
                <w:rFonts w:ascii="Arial" w:hAnsi="Arial" w:cs="Arial"/>
                <w:szCs w:val="24"/>
                <w:vertAlign w:val="superscript"/>
              </w:rPr>
            </w:pPr>
            <w:r w:rsidRPr="00111903">
              <w:rPr>
                <w:rFonts w:ascii="Arial" w:hAnsi="Arial" w:cs="Arial"/>
                <w:szCs w:val="24"/>
                <w:vertAlign w:val="superscript"/>
              </w:rPr>
              <w:t>Date</w:t>
            </w:r>
          </w:p>
          <w:p w14:paraId="627158A7" w14:textId="77777777" w:rsidR="0024085D" w:rsidRPr="00111903" w:rsidRDefault="0024085D" w:rsidP="00CD3CAA">
            <w:pPr>
              <w:pStyle w:val="BodyText"/>
              <w:rPr>
                <w:rFonts w:ascii="Arial" w:hAnsi="Arial" w:cs="Arial"/>
                <w:szCs w:val="24"/>
                <w:vertAlign w:val="superscript"/>
              </w:rPr>
            </w:pPr>
          </w:p>
        </w:tc>
        <w:tc>
          <w:tcPr>
            <w:tcW w:w="450" w:type="dxa"/>
            <w:tcBorders>
              <w:top w:val="single" w:sz="4" w:space="0" w:color="FFFFFF"/>
              <w:left w:val="single" w:sz="4" w:space="0" w:color="FFFFFF"/>
              <w:bottom w:val="single" w:sz="4" w:space="0" w:color="FFFFFF"/>
              <w:right w:val="single" w:sz="4" w:space="0" w:color="FFFFFF"/>
            </w:tcBorders>
          </w:tcPr>
          <w:p w14:paraId="627158A8" w14:textId="77777777" w:rsidR="0024085D" w:rsidRPr="00111903" w:rsidRDefault="0024085D" w:rsidP="00CD3CAA">
            <w:pPr>
              <w:pStyle w:val="BodyText"/>
              <w:rPr>
                <w:rFonts w:ascii="Arial" w:hAnsi="Arial" w:cs="Arial"/>
                <w:szCs w:val="24"/>
                <w:vertAlign w:val="superscript"/>
              </w:rPr>
            </w:pPr>
          </w:p>
        </w:tc>
        <w:tc>
          <w:tcPr>
            <w:tcW w:w="4230" w:type="dxa"/>
            <w:tcBorders>
              <w:top w:val="single" w:sz="4" w:space="0" w:color="auto"/>
              <w:left w:val="single" w:sz="4" w:space="0" w:color="FFFFFF"/>
              <w:bottom w:val="single" w:sz="4" w:space="0" w:color="auto"/>
              <w:right w:val="single" w:sz="4" w:space="0" w:color="FFFFFF"/>
            </w:tcBorders>
          </w:tcPr>
          <w:p w14:paraId="627158A9" w14:textId="77777777" w:rsidR="0024085D" w:rsidRPr="00111903" w:rsidRDefault="0024085D" w:rsidP="00CD3CAA">
            <w:pPr>
              <w:pStyle w:val="BodyText"/>
              <w:rPr>
                <w:rFonts w:ascii="Arial" w:hAnsi="Arial" w:cs="Arial"/>
                <w:szCs w:val="24"/>
                <w:vertAlign w:val="superscript"/>
              </w:rPr>
            </w:pPr>
            <w:r w:rsidRPr="00111903">
              <w:rPr>
                <w:rFonts w:ascii="Arial" w:hAnsi="Arial" w:cs="Arial"/>
                <w:szCs w:val="24"/>
                <w:vertAlign w:val="superscript"/>
              </w:rPr>
              <w:t>Date</w:t>
            </w:r>
          </w:p>
        </w:tc>
      </w:tr>
      <w:tr w:rsidR="0024085D" w:rsidRPr="00111903" w14:paraId="627158AE" w14:textId="77777777" w:rsidTr="00CD3CAA">
        <w:trPr>
          <w:trHeight w:val="360"/>
        </w:trPr>
        <w:tc>
          <w:tcPr>
            <w:tcW w:w="4410" w:type="dxa"/>
            <w:tcBorders>
              <w:top w:val="single" w:sz="4" w:space="0" w:color="auto"/>
              <w:left w:val="single" w:sz="4" w:space="0" w:color="FFFFFF"/>
              <w:bottom w:val="single" w:sz="4" w:space="0" w:color="FFFFFF"/>
              <w:right w:val="single" w:sz="4" w:space="0" w:color="FFFFFF"/>
            </w:tcBorders>
          </w:tcPr>
          <w:p w14:paraId="627158AB" w14:textId="77777777" w:rsidR="0024085D" w:rsidRPr="00111903" w:rsidRDefault="0024085D" w:rsidP="00CD3CAA">
            <w:pPr>
              <w:pStyle w:val="BodyText"/>
              <w:rPr>
                <w:rFonts w:ascii="Arial" w:hAnsi="Arial" w:cs="Arial"/>
                <w:szCs w:val="24"/>
                <w:vertAlign w:val="superscript"/>
              </w:rPr>
            </w:pPr>
            <w:r w:rsidRPr="00111903">
              <w:rPr>
                <w:rFonts w:ascii="Arial" w:hAnsi="Arial" w:cs="Arial"/>
                <w:szCs w:val="24"/>
                <w:vertAlign w:val="superscript"/>
              </w:rPr>
              <w:t>Purchase Order Number</w:t>
            </w:r>
          </w:p>
        </w:tc>
        <w:tc>
          <w:tcPr>
            <w:tcW w:w="450" w:type="dxa"/>
            <w:tcBorders>
              <w:top w:val="single" w:sz="4" w:space="0" w:color="FFFFFF"/>
              <w:left w:val="single" w:sz="4" w:space="0" w:color="FFFFFF"/>
              <w:bottom w:val="single" w:sz="4" w:space="0" w:color="FFFFFF"/>
              <w:right w:val="single" w:sz="4" w:space="0" w:color="FFFFFF"/>
            </w:tcBorders>
          </w:tcPr>
          <w:p w14:paraId="627158AC" w14:textId="77777777" w:rsidR="0024085D" w:rsidRPr="00111903" w:rsidRDefault="0024085D" w:rsidP="00CD3CAA">
            <w:pPr>
              <w:pStyle w:val="BodyText"/>
              <w:rPr>
                <w:rFonts w:ascii="Arial" w:hAnsi="Arial" w:cs="Arial"/>
                <w:szCs w:val="24"/>
                <w:vertAlign w:val="superscript"/>
              </w:rPr>
            </w:pPr>
          </w:p>
        </w:tc>
        <w:tc>
          <w:tcPr>
            <w:tcW w:w="4230" w:type="dxa"/>
            <w:tcBorders>
              <w:top w:val="single" w:sz="4" w:space="0" w:color="auto"/>
              <w:left w:val="single" w:sz="4" w:space="0" w:color="FFFFFF"/>
              <w:bottom w:val="single" w:sz="4" w:space="0" w:color="FFFFFF"/>
              <w:right w:val="single" w:sz="4" w:space="0" w:color="FFFFFF"/>
            </w:tcBorders>
          </w:tcPr>
          <w:p w14:paraId="627158AD" w14:textId="77777777" w:rsidR="0024085D" w:rsidRPr="00111903" w:rsidRDefault="0024085D" w:rsidP="00CD3CAA">
            <w:pPr>
              <w:pStyle w:val="BodyText"/>
              <w:rPr>
                <w:rFonts w:ascii="Arial" w:hAnsi="Arial" w:cs="Arial"/>
                <w:szCs w:val="24"/>
                <w:vertAlign w:val="superscript"/>
              </w:rPr>
            </w:pPr>
          </w:p>
        </w:tc>
      </w:tr>
    </w:tbl>
    <w:p w14:paraId="627158AF" w14:textId="77777777" w:rsidR="006647ED" w:rsidRPr="00111903" w:rsidRDefault="006647ED" w:rsidP="005E6B18">
      <w:pPr>
        <w:pStyle w:val="BodyText"/>
        <w:rPr>
          <w:rFonts w:ascii="Arial" w:hAnsi="Arial" w:cs="Arial"/>
          <w:szCs w:val="24"/>
        </w:rPr>
      </w:pPr>
    </w:p>
    <w:sectPr w:rsidR="006647ED" w:rsidRPr="00111903" w:rsidSect="00B329D8">
      <w:pgSz w:w="12240" w:h="15840" w:code="1"/>
      <w:pgMar w:top="576" w:right="864" w:bottom="576" w:left="576" w:header="720" w:footer="1035"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8" w:author="Gately, Martin" w:date="2024-03-15T14:55:00Z" w:initials="GM">
    <w:p w14:paraId="57C0ED40" w14:textId="0E5136D7" w:rsidR="00AB745E" w:rsidRDefault="00AB745E">
      <w:pPr>
        <w:pStyle w:val="CommentText"/>
      </w:pPr>
      <w:r>
        <w:rPr>
          <w:rStyle w:val="CommentReference"/>
        </w:rPr>
        <w:annotationRef/>
      </w:r>
      <w:r w:rsidR="00372E55">
        <w:rPr>
          <w:noProof/>
        </w:rPr>
        <w:t xml:space="preserve">No more than 113 sites (some sites (17) have Radio Shelters at the site) </w:t>
      </w:r>
    </w:p>
  </w:comment>
  <w:comment w:id="27" w:author="Lenox, Alexander (Alex)" w:date="2024-03-11T09:32:00Z" w:initials="LA(">
    <w:p w14:paraId="6D56A37B" w14:textId="77777777" w:rsidR="00783884" w:rsidRDefault="00783884" w:rsidP="001E7CE3">
      <w:pPr>
        <w:pStyle w:val="CommentText"/>
      </w:pPr>
      <w:r>
        <w:rPr>
          <w:rStyle w:val="CommentReference"/>
        </w:rPr>
        <w:annotationRef/>
      </w:r>
      <w:r>
        <w:t>PSEGLI: Exact count needed and site list,</w:t>
      </w:r>
    </w:p>
  </w:comment>
  <w:comment w:id="35" w:author="Gately, Martin" w:date="2024-03-19T16:16:00Z" w:initials="GM">
    <w:p w14:paraId="56EEC11C" w14:textId="02008680" w:rsidR="00E94173" w:rsidRDefault="00E94173">
      <w:pPr>
        <w:pStyle w:val="CommentText"/>
      </w:pPr>
      <w:r>
        <w:rPr>
          <w:rStyle w:val="CommentReference"/>
        </w:rPr>
        <w:annotationRef/>
      </w:r>
      <w:r>
        <w:rPr>
          <w:noProof/>
        </w:rPr>
        <w:t xml:space="preserve">This is acceptable to leave the dependencies blank.  </w:t>
      </w:r>
    </w:p>
  </w:comment>
  <w:comment w:id="38" w:author="Bayouth, Daniel" w:date="2024-03-08T11:19:00Z" w:initials="BD">
    <w:p w14:paraId="06D0EB78" w14:textId="77777777" w:rsidR="00783884" w:rsidRDefault="00783884" w:rsidP="0090272A">
      <w:r>
        <w:rPr>
          <w:rStyle w:val="CommentReference"/>
        </w:rPr>
        <w:annotationRef/>
      </w:r>
      <w:r>
        <w:rPr>
          <w:sz w:val="20"/>
        </w:rPr>
        <w:t>PSEGLI: We do not see any dependencies in this stage of the project.</w:t>
      </w:r>
    </w:p>
  </w:comment>
  <w:comment w:id="68" w:author="Bayouth, Daniel" w:date="2024-03-11T15:13:00Z" w:initials="DB">
    <w:p w14:paraId="60668340" w14:textId="77777777" w:rsidR="00783884" w:rsidRDefault="00783884" w:rsidP="00244F93">
      <w:r>
        <w:rPr>
          <w:rStyle w:val="CommentReference"/>
        </w:rPr>
        <w:annotationRef/>
      </w:r>
      <w:r>
        <w:rPr>
          <w:sz w:val="20"/>
        </w:rPr>
        <w:t>PSEGLI: We estimated project duration, the final duration and delays may come from the selected vendor that is a direct hire by PSEGLI.</w:t>
      </w:r>
    </w:p>
  </w:comment>
  <w:comment w:id="69" w:author="Gately, Martin" w:date="2024-03-15T14:56:00Z" w:initials="GM">
    <w:p w14:paraId="32302207" w14:textId="75F00FEF" w:rsidR="00AB745E" w:rsidRDefault="00AB745E">
      <w:pPr>
        <w:pStyle w:val="CommentText"/>
      </w:pPr>
      <w:r>
        <w:rPr>
          <w:rStyle w:val="CommentReference"/>
        </w:rPr>
        <w:annotationRef/>
      </w:r>
      <w:r w:rsidR="00372E55">
        <w:rPr>
          <w:noProof/>
        </w:rPr>
        <w:t>This is accceptable</w:t>
      </w:r>
    </w:p>
  </w:comment>
  <w:comment w:id="70" w:author="Bayouth, Daniel" w:date="2024-03-11T15:15:00Z" w:initials="DB">
    <w:p w14:paraId="1C59084F" w14:textId="77777777" w:rsidR="00783884" w:rsidRDefault="00783884" w:rsidP="002C7E96">
      <w:r>
        <w:rPr>
          <w:rStyle w:val="CommentReference"/>
        </w:rPr>
        <w:annotationRef/>
      </w:r>
      <w:r>
        <w:rPr>
          <w:sz w:val="20"/>
        </w:rPr>
        <w:t>PSEGLI: This SOW does not produce a system in operation so the Severity levels do not appear to apply.</w:t>
      </w:r>
    </w:p>
  </w:comment>
  <w:comment w:id="71" w:author="Gately, Martin" w:date="2024-03-15T14:57:00Z" w:initials="GM">
    <w:p w14:paraId="4322DDB2" w14:textId="2B9FCDB0" w:rsidR="00AB745E" w:rsidRDefault="00AB745E">
      <w:pPr>
        <w:pStyle w:val="CommentText"/>
      </w:pPr>
      <w:r>
        <w:rPr>
          <w:rStyle w:val="CommentReference"/>
        </w:rPr>
        <w:annotationRef/>
      </w:r>
      <w:r w:rsidR="00372E55">
        <w:rPr>
          <w:noProof/>
        </w:rPr>
        <w:t>This is acceptable</w:t>
      </w:r>
    </w:p>
  </w:comment>
  <w:comment w:id="82" w:author="Gately, Martin" w:date="2024-03-15T14:58:00Z" w:initials="GM">
    <w:p w14:paraId="741CD90B" w14:textId="11BF6A31" w:rsidR="00AB745E" w:rsidRDefault="00AB745E">
      <w:pPr>
        <w:pStyle w:val="CommentText"/>
      </w:pPr>
      <w:r>
        <w:rPr>
          <w:rStyle w:val="CommentReference"/>
        </w:rPr>
        <w:annotationRef/>
      </w:r>
      <w:r w:rsidR="00372E55">
        <w:rPr>
          <w:noProof/>
        </w:rPr>
        <w:t>This is acceptable</w:t>
      </w:r>
    </w:p>
  </w:comment>
  <w:comment w:id="81" w:author="Bayouth, Daniel" w:date="2024-03-11T12:01:00Z" w:initials="BD">
    <w:p w14:paraId="4233DEBA" w14:textId="77777777" w:rsidR="00783884" w:rsidRDefault="00783884" w:rsidP="00F46B17">
      <w:r>
        <w:rPr>
          <w:rStyle w:val="CommentReference"/>
        </w:rPr>
        <w:annotationRef/>
      </w:r>
      <w:r>
        <w:rPr>
          <w:sz w:val="20"/>
        </w:rPr>
        <w:t>PSEGLI: Comment to be removed</w:t>
      </w:r>
    </w:p>
  </w:comment>
  <w:comment w:id="84" w:author="Lenox, Alexander (Alex)" w:date="2024-03-08T13:41:00Z" w:initials="AL">
    <w:p w14:paraId="39B6287D" w14:textId="77777777" w:rsidR="00783884" w:rsidRDefault="00783884" w:rsidP="005D0409">
      <w:pPr>
        <w:pStyle w:val="CommentText"/>
      </w:pPr>
      <w:r>
        <w:rPr>
          <w:rStyle w:val="CommentReference"/>
        </w:rPr>
        <w:annotationRef/>
      </w:r>
      <w:r>
        <w:t xml:space="preserve">PSEGLI: Schedule can be updated based on expected PO issuance. </w:t>
      </w:r>
    </w:p>
  </w:comment>
  <w:comment w:id="85" w:author="Gately, Martin" w:date="2024-03-19T16:17:00Z" w:initials="GM">
    <w:p w14:paraId="3ED53246" w14:textId="13F6835F" w:rsidR="00E94173" w:rsidRDefault="00E94173">
      <w:pPr>
        <w:pStyle w:val="CommentText"/>
      </w:pPr>
      <w:r>
        <w:rPr>
          <w:rStyle w:val="CommentReference"/>
        </w:rPr>
        <w:annotationRef/>
      </w:r>
      <w:r>
        <w:rPr>
          <w:noProof/>
        </w:rPr>
        <w:t xml:space="preserve">This is acceptable </w:t>
      </w:r>
    </w:p>
  </w:comment>
  <w:comment w:id="110" w:author="Bayouth, Daniel" w:date="2024-03-08T11:38:00Z" w:initials="DB">
    <w:p w14:paraId="5EA3A66D" w14:textId="77777777" w:rsidR="00783884" w:rsidRDefault="00783884" w:rsidP="00243FC3">
      <w:r>
        <w:rPr>
          <w:rStyle w:val="CommentReference"/>
        </w:rPr>
        <w:annotationRef/>
      </w:r>
      <w:r>
        <w:rPr>
          <w:sz w:val="20"/>
        </w:rPr>
        <w:t>PSEGLI: This is N/A for this SOW as no new system will be implemented in this initial SOW.</w:t>
      </w:r>
    </w:p>
  </w:comment>
  <w:comment w:id="111" w:author="Gately, Martin" w:date="2024-03-15T14:58:00Z" w:initials="GM">
    <w:p w14:paraId="36FCC315" w14:textId="19D4BBCC" w:rsidR="00AB745E" w:rsidRDefault="00AB745E">
      <w:pPr>
        <w:pStyle w:val="CommentText"/>
      </w:pPr>
      <w:r>
        <w:rPr>
          <w:rStyle w:val="CommentReference"/>
        </w:rPr>
        <w:annotationRef/>
      </w:r>
      <w:r w:rsidR="00372E55">
        <w:rPr>
          <w:noProof/>
        </w:rPr>
        <w:t>This is acceptable</w:t>
      </w:r>
    </w:p>
  </w:comment>
  <w:comment w:id="114" w:author="Bayouth, Daniel" w:date="2024-03-08T11:39:00Z" w:initials="DB">
    <w:p w14:paraId="1E96BBFE" w14:textId="77777777" w:rsidR="00783884" w:rsidRDefault="00783884" w:rsidP="00243FC3">
      <w:r>
        <w:rPr>
          <w:rStyle w:val="CommentReference"/>
        </w:rPr>
        <w:annotationRef/>
      </w:r>
      <w:r>
        <w:rPr>
          <w:sz w:val="20"/>
        </w:rPr>
        <w:t>PSEGLI: This section is N/A as no new system will be implemented in this initial SOW.</w:t>
      </w:r>
    </w:p>
  </w:comment>
  <w:comment w:id="115" w:author="Gately, Martin" w:date="2024-03-15T14:59:00Z" w:initials="GM">
    <w:p w14:paraId="7B791EB8" w14:textId="709C66D6" w:rsidR="00AB745E" w:rsidRDefault="00AB745E">
      <w:pPr>
        <w:pStyle w:val="CommentText"/>
      </w:pPr>
      <w:r>
        <w:rPr>
          <w:rStyle w:val="CommentReference"/>
        </w:rPr>
        <w:annotationRef/>
      </w:r>
      <w:r w:rsidR="00372E55">
        <w:rPr>
          <w:noProof/>
        </w:rPr>
        <w:t xml:space="preserve">Will need to re-visit this based upon the deliverables of the SOW </w:t>
      </w:r>
      <w:r w:rsidR="00E94173">
        <w:rPr>
          <w:noProof/>
        </w:rPr>
        <w:t xml:space="preserve">- update made </w:t>
      </w:r>
    </w:p>
  </w:comment>
  <w:comment w:id="157" w:author="Lenox, Alexander (Alex)" w:date="2024-03-11T11:07:00Z" w:initials="LA(">
    <w:p w14:paraId="6B03B466" w14:textId="4F504003" w:rsidR="00783884" w:rsidRDefault="00783884" w:rsidP="00D41B89">
      <w:pPr>
        <w:pStyle w:val="CommentText"/>
      </w:pPr>
      <w:r>
        <w:rPr>
          <w:rStyle w:val="CommentReference"/>
        </w:rPr>
        <w:annotationRef/>
      </w:r>
      <w:r>
        <w:t>PSEGLI to Provide.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7C0ED40" w15:done="0"/>
  <w15:commentEx w15:paraId="6D56A37B" w15:done="0"/>
  <w15:commentEx w15:paraId="56EEC11C" w15:done="0"/>
  <w15:commentEx w15:paraId="06D0EB78" w15:done="0"/>
  <w15:commentEx w15:paraId="60668340" w15:done="0"/>
  <w15:commentEx w15:paraId="32302207" w15:done="0"/>
  <w15:commentEx w15:paraId="1C59084F" w15:done="0"/>
  <w15:commentEx w15:paraId="4322DDB2" w15:paraIdParent="1C59084F" w15:done="0"/>
  <w15:commentEx w15:paraId="741CD90B" w15:done="0"/>
  <w15:commentEx w15:paraId="4233DEBA" w15:done="0"/>
  <w15:commentEx w15:paraId="39B6287D" w15:done="0"/>
  <w15:commentEx w15:paraId="3ED53246" w15:done="0"/>
  <w15:commentEx w15:paraId="5EA3A66D" w15:done="0"/>
  <w15:commentEx w15:paraId="36FCC315" w15:paraIdParent="5EA3A66D" w15:done="0"/>
  <w15:commentEx w15:paraId="1E96BBFE" w15:done="0"/>
  <w15:commentEx w15:paraId="7B791EB8" w15:done="0"/>
  <w15:commentEx w15:paraId="6B03B4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D1C63BA" w16cex:dateUtc="2024-03-11T14:32:00Z"/>
  <w16cex:commentExtensible w16cex:durableId="354E0F1B" w16cex:dateUtc="2024-03-08T17:19:00Z"/>
  <w16cex:commentExtensible w16cex:durableId="455C257E" w16cex:dateUtc="2024-03-11T20:13:00Z"/>
  <w16cex:commentExtensible w16cex:durableId="636590CD" w16cex:dateUtc="2024-03-11T20:15:00Z"/>
  <w16cex:commentExtensible w16cex:durableId="3935E881" w16cex:dateUtc="2024-03-11T17:01:00Z"/>
  <w16cex:commentExtensible w16cex:durableId="24F68D94" w16cex:dateUtc="2024-03-08T19:41:00Z"/>
  <w16cex:commentExtensible w16cex:durableId="17494C2C" w16cex:dateUtc="2024-03-08T17:38:00Z"/>
  <w16cex:commentExtensible w16cex:durableId="31682445" w16cex:dateUtc="2024-03-08T17:39:00Z"/>
  <w16cex:commentExtensible w16cex:durableId="00EBE011" w16cex:dateUtc="2024-03-11T16: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56A37B" w16cid:durableId="1D1C63BA"/>
  <w16cid:commentId w16cid:paraId="06D0EB78" w16cid:durableId="354E0F1B"/>
  <w16cid:commentId w16cid:paraId="60668340" w16cid:durableId="455C257E"/>
  <w16cid:commentId w16cid:paraId="1C59084F" w16cid:durableId="636590CD"/>
  <w16cid:commentId w16cid:paraId="4233DEBA" w16cid:durableId="3935E881"/>
  <w16cid:commentId w16cid:paraId="39B6287D" w16cid:durableId="24F68D94"/>
  <w16cid:commentId w16cid:paraId="5EA3A66D" w16cid:durableId="17494C2C"/>
  <w16cid:commentId w16cid:paraId="1E96BBFE" w16cid:durableId="31682445"/>
  <w16cid:commentId w16cid:paraId="6B03B466" w16cid:durableId="00EBE011"/>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6D747E" w14:textId="77777777" w:rsidR="00783884" w:rsidRDefault="00783884">
      <w:r>
        <w:separator/>
      </w:r>
    </w:p>
  </w:endnote>
  <w:endnote w:type="continuationSeparator" w:id="0">
    <w:p w14:paraId="412EAB99" w14:textId="77777777" w:rsidR="00783884" w:rsidRDefault="00783884">
      <w:r>
        <w:continuationSeparator/>
      </w:r>
    </w:p>
  </w:endnote>
  <w:endnote w:type="continuationNotice" w:id="1">
    <w:p w14:paraId="7DB1CD18" w14:textId="77777777" w:rsidR="00783884" w:rsidRDefault="007838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7158BB" w14:textId="77777777" w:rsidR="00783884" w:rsidRDefault="00783884" w:rsidP="005617BB">
    <w:pPr>
      <w:pStyle w:val="Footer"/>
      <w:tabs>
        <w:tab w:val="right" w:pos="8280"/>
      </w:tabs>
      <w:ind w:right="-234"/>
      <w:rPr>
        <w:rStyle w:val="PageNumber"/>
        <w:rFonts w:ascii="Tahoma" w:hAnsi="Tahoma"/>
        <w:sz w:val="16"/>
      </w:rPr>
    </w:pPr>
  </w:p>
  <w:p w14:paraId="627158BC" w14:textId="1E5CB360" w:rsidR="00783884" w:rsidRPr="00974382" w:rsidRDefault="00783884" w:rsidP="005617BB">
    <w:pPr>
      <w:pStyle w:val="Footer"/>
      <w:pBdr>
        <w:top w:val="single" w:sz="4" w:space="1" w:color="auto"/>
      </w:pBdr>
      <w:tabs>
        <w:tab w:val="right" w:pos="8280"/>
      </w:tabs>
      <w:ind w:right="-234"/>
      <w:rPr>
        <w:rFonts w:ascii="Tahoma" w:hAnsi="Tahoma"/>
        <w:b/>
        <w:sz w:val="16"/>
      </w:rPr>
    </w:pPr>
    <w:r>
      <w:rPr>
        <w:rStyle w:val="PageNumber"/>
        <w:rFonts w:ascii="Tahoma" w:hAnsi="Tahoma"/>
        <w:sz w:val="16"/>
      </w:rPr>
      <w:t>Ver 1</w:t>
    </w:r>
    <w:r w:rsidRPr="00974382">
      <w:rPr>
        <w:rStyle w:val="PageNumber"/>
        <w:rFonts w:ascii="Tahoma" w:hAnsi="Tahoma"/>
        <w:sz w:val="16"/>
      </w:rPr>
      <w:t>.</w:t>
    </w:r>
    <w:r>
      <w:rPr>
        <w:rStyle w:val="PageNumber"/>
        <w:rFonts w:ascii="Tahoma" w:hAnsi="Tahoma"/>
        <w:sz w:val="16"/>
      </w:rPr>
      <w:t>5 (Release Date 2019</w:t>
    </w:r>
    <w:r w:rsidRPr="00974382">
      <w:rPr>
        <w:rStyle w:val="PageNumber"/>
        <w:rFonts w:ascii="Tahoma" w:hAnsi="Tahoma"/>
        <w:sz w:val="16"/>
      </w:rPr>
      <w:t>-</w:t>
    </w:r>
    <w:r>
      <w:rPr>
        <w:rStyle w:val="PageNumber"/>
        <w:rFonts w:ascii="Tahoma" w:hAnsi="Tahoma"/>
        <w:sz w:val="16"/>
      </w:rPr>
      <w:t>10</w:t>
    </w:r>
    <w:r w:rsidRPr="00974382">
      <w:rPr>
        <w:rStyle w:val="PageNumber"/>
        <w:rFonts w:ascii="Tahoma" w:hAnsi="Tahoma"/>
        <w:sz w:val="16"/>
      </w:rPr>
      <w:t>-</w:t>
    </w:r>
    <w:r>
      <w:rPr>
        <w:rStyle w:val="PageNumber"/>
        <w:rFonts w:ascii="Tahoma" w:hAnsi="Tahoma"/>
        <w:sz w:val="16"/>
      </w:rPr>
      <w:t>23</w:t>
    </w:r>
    <w:r w:rsidRPr="00974382">
      <w:rPr>
        <w:rStyle w:val="PageNumber"/>
        <w:rFonts w:ascii="Tahoma" w:hAnsi="Tahoma"/>
        <w:sz w:val="16"/>
      </w:rPr>
      <w:t>)</w:t>
    </w:r>
    <w:r w:rsidRPr="00974382">
      <w:rPr>
        <w:rStyle w:val="PageNumber"/>
        <w:rFonts w:ascii="Tahoma" w:hAnsi="Tahoma"/>
        <w:sz w:val="16"/>
      </w:rPr>
      <w:tab/>
      <w:t xml:space="preserve">            </w:t>
    </w:r>
    <w:r w:rsidRPr="00974382">
      <w:rPr>
        <w:rFonts w:ascii="Tahoma" w:hAnsi="Tahoma"/>
        <w:b/>
        <w:sz w:val="16"/>
      </w:rPr>
      <w:t xml:space="preserve">Page </w:t>
    </w:r>
    <w:r w:rsidRPr="00974382">
      <w:rPr>
        <w:rStyle w:val="PageNumber"/>
        <w:rFonts w:ascii="Tahoma" w:hAnsi="Tahoma"/>
        <w:b/>
        <w:sz w:val="16"/>
      </w:rPr>
      <w:fldChar w:fldCharType="begin"/>
    </w:r>
    <w:r w:rsidRPr="00974382">
      <w:rPr>
        <w:rStyle w:val="PageNumber"/>
        <w:rFonts w:ascii="Tahoma" w:hAnsi="Tahoma"/>
        <w:sz w:val="16"/>
      </w:rPr>
      <w:instrText xml:space="preserve"> PAGE </w:instrText>
    </w:r>
    <w:r w:rsidRPr="00974382">
      <w:rPr>
        <w:rStyle w:val="PageNumber"/>
        <w:rFonts w:ascii="Tahoma" w:hAnsi="Tahoma"/>
        <w:b/>
        <w:sz w:val="16"/>
      </w:rPr>
      <w:fldChar w:fldCharType="separate"/>
    </w:r>
    <w:r w:rsidR="0065721E">
      <w:rPr>
        <w:rStyle w:val="PageNumber"/>
        <w:rFonts w:ascii="Tahoma" w:hAnsi="Tahoma"/>
        <w:noProof/>
        <w:sz w:val="16"/>
      </w:rPr>
      <w:t>21</w:t>
    </w:r>
    <w:r w:rsidRPr="00974382">
      <w:rPr>
        <w:rStyle w:val="PageNumber"/>
        <w:rFonts w:ascii="Tahoma" w:hAnsi="Tahoma"/>
        <w:b/>
        <w:sz w:val="16"/>
      </w:rPr>
      <w:fldChar w:fldCharType="end"/>
    </w:r>
    <w:r w:rsidRPr="00974382">
      <w:rPr>
        <w:rStyle w:val="PageNumber"/>
        <w:rFonts w:ascii="Tahoma" w:hAnsi="Tahoma"/>
        <w:sz w:val="16"/>
      </w:rPr>
      <w:t xml:space="preserve"> of </w:t>
    </w:r>
    <w:r w:rsidRPr="00974382">
      <w:rPr>
        <w:rStyle w:val="PageNumber"/>
        <w:rFonts w:ascii="Tahoma" w:hAnsi="Tahoma"/>
        <w:b/>
        <w:sz w:val="16"/>
      </w:rPr>
      <w:fldChar w:fldCharType="begin"/>
    </w:r>
    <w:r w:rsidRPr="00974382">
      <w:rPr>
        <w:rStyle w:val="PageNumber"/>
        <w:rFonts w:ascii="Tahoma" w:hAnsi="Tahoma"/>
        <w:sz w:val="16"/>
      </w:rPr>
      <w:instrText xml:space="preserve"> NUMPAGES </w:instrText>
    </w:r>
    <w:r w:rsidRPr="00974382">
      <w:rPr>
        <w:rStyle w:val="PageNumber"/>
        <w:rFonts w:ascii="Tahoma" w:hAnsi="Tahoma"/>
        <w:b/>
        <w:sz w:val="16"/>
      </w:rPr>
      <w:fldChar w:fldCharType="separate"/>
    </w:r>
    <w:r w:rsidR="0065721E">
      <w:rPr>
        <w:rStyle w:val="PageNumber"/>
        <w:rFonts w:ascii="Tahoma" w:hAnsi="Tahoma"/>
        <w:noProof/>
        <w:sz w:val="16"/>
      </w:rPr>
      <w:t>27</w:t>
    </w:r>
    <w:r w:rsidRPr="00974382">
      <w:rPr>
        <w:rStyle w:val="PageNumber"/>
        <w:rFonts w:ascii="Tahoma" w:hAnsi="Tahoma"/>
        <w:b/>
        <w:sz w:val="16"/>
      </w:rPr>
      <w:fldChar w:fldCharType="end"/>
    </w:r>
    <w:r w:rsidRPr="00974382">
      <w:rPr>
        <w:rStyle w:val="PageNumber"/>
        <w:rFonts w:ascii="Tahoma" w:hAnsi="Tahoma"/>
        <w:sz w:val="16"/>
      </w:rPr>
      <w:tab/>
    </w:r>
    <w:r>
      <w:rPr>
        <w:rStyle w:val="PageNumber"/>
        <w:rFonts w:ascii="Tahoma" w:hAnsi="Tahoma"/>
        <w:sz w:val="16"/>
      </w:rPr>
      <w:t xml:space="preserve">   </w:t>
    </w:r>
    <w:r>
      <w:rPr>
        <w:rStyle w:val="PageNumber"/>
        <w:rFonts w:ascii="Tahoma" w:hAnsi="Tahoma"/>
        <w:sz w:val="16"/>
      </w:rPr>
      <w:tab/>
    </w:r>
    <w:r w:rsidRPr="00974382">
      <w:rPr>
        <w:rStyle w:val="PageNumber"/>
        <w:rFonts w:ascii="Tahoma" w:hAnsi="Tahoma"/>
        <w:sz w:val="16"/>
      </w:rPr>
      <w:t>PSEG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D2C7B5" w14:textId="77777777" w:rsidR="00783884" w:rsidRDefault="00783884">
      <w:r>
        <w:separator/>
      </w:r>
    </w:p>
  </w:footnote>
  <w:footnote w:type="continuationSeparator" w:id="0">
    <w:p w14:paraId="1A5D0539" w14:textId="77777777" w:rsidR="00783884" w:rsidRDefault="00783884">
      <w:r>
        <w:continuationSeparator/>
      </w:r>
    </w:p>
  </w:footnote>
  <w:footnote w:type="continuationNotice" w:id="1">
    <w:p w14:paraId="35C75815" w14:textId="77777777" w:rsidR="00783884" w:rsidRDefault="00783884"/>
  </w:footnote>
  <w:footnote w:id="2">
    <w:p w14:paraId="627158C3" w14:textId="77777777" w:rsidR="00783884" w:rsidRPr="00E13D20" w:rsidRDefault="00783884" w:rsidP="00E13D20">
      <w:pPr>
        <w:pStyle w:val="FootnoteText"/>
      </w:pPr>
      <w:r>
        <w:rPr>
          <w:rStyle w:val="FootnoteReference"/>
        </w:rPr>
        <w:footnoteRef/>
      </w:r>
      <w:r>
        <w:t xml:space="preserve"> </w:t>
      </w:r>
      <w:r w:rsidRPr="00E13D20">
        <w:t xml:space="preserve">Unless specifically approved by the PSEG DM, all SOWs shall be fixed priced.  </w:t>
      </w:r>
      <w:r>
        <w:t xml:space="preserve">If this project will involve a different pricing structure (e.g. time and materials), this section must be revised. </w:t>
      </w:r>
    </w:p>
    <w:p w14:paraId="627158C4" w14:textId="77777777" w:rsidR="00783884" w:rsidRDefault="00783884">
      <w:pPr>
        <w:pStyle w:val="FootnoteText"/>
      </w:pPr>
    </w:p>
  </w:footnote>
  <w:footnote w:id="3">
    <w:p w14:paraId="3A9975D8" w14:textId="77777777" w:rsidR="00783884" w:rsidRDefault="00783884" w:rsidP="00B72008">
      <w:pPr>
        <w:pStyle w:val="FootnoteText"/>
      </w:pPr>
      <w:r>
        <w:rPr>
          <w:rStyle w:val="FootnoteReference"/>
        </w:rPr>
        <w:footnoteRef/>
      </w:r>
      <w:r>
        <w:t xml:space="preserve"> Escalation contacts will be conformed to reflect Supplier’s corporate structure.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6EF2AD1E"/>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E27BD5"/>
    <w:multiLevelType w:val="hybridMultilevel"/>
    <w:tmpl w:val="DF207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6672C6"/>
    <w:multiLevelType w:val="hybridMultilevel"/>
    <w:tmpl w:val="22905F84"/>
    <w:lvl w:ilvl="0" w:tplc="CD4435A2">
      <w:start w:val="1"/>
      <w:numFmt w:val="bullet"/>
      <w:lvlText w:val=""/>
      <w:lvlJc w:val="left"/>
      <w:pPr>
        <w:ind w:left="1440" w:hanging="360"/>
      </w:pPr>
      <w:rPr>
        <w:rFonts w:ascii="Symbol" w:hAnsi="Symbol" w:hint="default"/>
        <w:color w:val="auto"/>
        <w:sz w:val="20"/>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08CB08E7"/>
    <w:multiLevelType w:val="hybridMultilevel"/>
    <w:tmpl w:val="F99C7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BFB4E29"/>
    <w:multiLevelType w:val="hybridMultilevel"/>
    <w:tmpl w:val="DDCEE56E"/>
    <w:lvl w:ilvl="0" w:tplc="1870FA1A">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627ED7BE">
      <w:numFmt w:val="bullet"/>
      <w:lvlText w:val="•"/>
      <w:lvlJc w:val="left"/>
      <w:pPr>
        <w:ind w:left="2160" w:hanging="720"/>
      </w:pPr>
      <w:rPr>
        <w:rFonts w:ascii="Arial" w:eastAsia="Calibri" w:hAnsi="Arial" w:cs="Aria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8502C8"/>
    <w:multiLevelType w:val="hybridMultilevel"/>
    <w:tmpl w:val="03485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2C0A79"/>
    <w:multiLevelType w:val="hybridMultilevel"/>
    <w:tmpl w:val="D32494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960105D"/>
    <w:multiLevelType w:val="hybridMultilevel"/>
    <w:tmpl w:val="230258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9671C6E"/>
    <w:multiLevelType w:val="hybridMultilevel"/>
    <w:tmpl w:val="C8D66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6C3811"/>
    <w:multiLevelType w:val="hybridMultilevel"/>
    <w:tmpl w:val="5B040A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1067F24"/>
    <w:multiLevelType w:val="hybridMultilevel"/>
    <w:tmpl w:val="A1EA4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4E7C5D"/>
    <w:multiLevelType w:val="hybridMultilevel"/>
    <w:tmpl w:val="818C7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F438D9"/>
    <w:multiLevelType w:val="hybridMultilevel"/>
    <w:tmpl w:val="59B4E1A8"/>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1A202AC"/>
    <w:multiLevelType w:val="hybridMultilevel"/>
    <w:tmpl w:val="E98AFEEA"/>
    <w:lvl w:ilvl="0" w:tplc="228CC7A6">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661F20"/>
    <w:multiLevelType w:val="hybridMultilevel"/>
    <w:tmpl w:val="59B4E1A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864704"/>
    <w:multiLevelType w:val="hybridMultilevel"/>
    <w:tmpl w:val="320AF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E17ADE"/>
    <w:multiLevelType w:val="hybridMultilevel"/>
    <w:tmpl w:val="D52C7272"/>
    <w:lvl w:ilvl="0" w:tplc="04090005">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627ED7BE">
      <w:numFmt w:val="bullet"/>
      <w:lvlText w:val="•"/>
      <w:lvlJc w:val="left"/>
      <w:pPr>
        <w:ind w:left="2520" w:hanging="720"/>
      </w:pPr>
      <w:rPr>
        <w:rFonts w:ascii="Arial" w:eastAsia="Calibri"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9B444C"/>
    <w:multiLevelType w:val="hybridMultilevel"/>
    <w:tmpl w:val="57CC9F14"/>
    <w:lvl w:ilvl="0" w:tplc="2B9680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1A15C2"/>
    <w:multiLevelType w:val="hybridMultilevel"/>
    <w:tmpl w:val="D1FE873C"/>
    <w:lvl w:ilvl="0" w:tplc="0A081478">
      <w:start w:val="1"/>
      <w:numFmt w:val="decimal"/>
      <w:lvlText w:val="%1)"/>
      <w:lvlJc w:val="left"/>
      <w:pPr>
        <w:ind w:left="36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9" w15:restartNumberingAfterBreak="0">
    <w:nsid w:val="64D50713"/>
    <w:multiLevelType w:val="hybridMultilevel"/>
    <w:tmpl w:val="423EAE74"/>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37640B"/>
    <w:multiLevelType w:val="hybridMultilevel"/>
    <w:tmpl w:val="E98AFEE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09C73CB"/>
    <w:multiLevelType w:val="hybridMultilevel"/>
    <w:tmpl w:val="036A58F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BE0204C"/>
    <w:multiLevelType w:val="hybridMultilevel"/>
    <w:tmpl w:val="9B62A2BA"/>
    <w:lvl w:ilvl="0" w:tplc="FFFFFFFF">
      <w:start w:val="1"/>
      <w:numFmt w:val="bullet"/>
      <w:pStyle w:val="Bullet-Level1"/>
      <w:lvlText w:val=""/>
      <w:lvlJc w:val="left"/>
      <w:pPr>
        <w:tabs>
          <w:tab w:val="num" w:pos="720"/>
        </w:tabs>
        <w:ind w:left="720" w:hanging="360"/>
      </w:pPr>
      <w:rPr>
        <w:rFonts w:ascii="Symbol" w:hAnsi="Symbol" w:hint="default"/>
        <w:color w:val="auto"/>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F43707E"/>
    <w:multiLevelType w:val="hybridMultilevel"/>
    <w:tmpl w:val="D0784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2"/>
  </w:num>
  <w:num w:numId="3">
    <w:abstractNumId w:val="10"/>
  </w:num>
  <w:num w:numId="4">
    <w:abstractNumId w:val="17"/>
  </w:num>
  <w:num w:numId="5">
    <w:abstractNumId w:val="21"/>
  </w:num>
  <w:num w:numId="6">
    <w:abstractNumId w:val="9"/>
  </w:num>
  <w:num w:numId="7">
    <w:abstractNumId w:val="9"/>
  </w:num>
  <w:num w:numId="8">
    <w:abstractNumId w:val="14"/>
  </w:num>
  <w:num w:numId="9">
    <w:abstractNumId w:val="3"/>
  </w:num>
  <w:num w:numId="10">
    <w:abstractNumId w:val="7"/>
  </w:num>
  <w:num w:numId="11">
    <w:abstractNumId w:val="13"/>
  </w:num>
  <w:num w:numId="12">
    <w:abstractNumId w:val="18"/>
  </w:num>
  <w:num w:numId="13">
    <w:abstractNumId w:val="4"/>
  </w:num>
  <w:num w:numId="14">
    <w:abstractNumId w:val="16"/>
  </w:num>
  <w:num w:numId="15">
    <w:abstractNumId w:val="3"/>
  </w:num>
  <w:num w:numId="16">
    <w:abstractNumId w:val="8"/>
  </w:num>
  <w:num w:numId="17">
    <w:abstractNumId w:val="1"/>
  </w:num>
  <w:num w:numId="18">
    <w:abstractNumId w:val="15"/>
  </w:num>
  <w:num w:numId="19">
    <w:abstractNumId w:val="2"/>
  </w:num>
  <w:num w:numId="20">
    <w:abstractNumId w:val="0"/>
  </w:num>
  <w:num w:numId="21">
    <w:abstractNumId w:val="2"/>
  </w:num>
  <w:num w:numId="22">
    <w:abstractNumId w:val="23"/>
  </w:num>
  <w:num w:numId="23">
    <w:abstractNumId w:val="6"/>
  </w:num>
  <w:num w:numId="24">
    <w:abstractNumId w:val="19"/>
  </w:num>
  <w:num w:numId="25">
    <w:abstractNumId w:val="11"/>
  </w:num>
  <w:num w:numId="26">
    <w:abstractNumId w:val="5"/>
  </w:num>
  <w:num w:numId="27">
    <w:abstractNumId w:val="12"/>
  </w:num>
  <w:num w:numId="28">
    <w:abstractNumId w:val="20"/>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ately, Martin">
    <w15:presenceInfo w15:providerId="AD" w15:userId="S-1-5-21-3878279106-2347999869-2806297067-8138"/>
  </w15:person>
  <w15:person w15:author="Lenox, Alexander (Alex)">
    <w15:presenceInfo w15:providerId="AD" w15:userId="S::alenox@burnsmcd.com::53720f13-bde4-4ebe-b02e-e0f85bc41784"/>
  </w15:person>
  <w15:person w15:author="Bayouth, Daniel">
    <w15:presenceInfo w15:providerId="AD" w15:userId="S::dbayouth@burnsmcd.com::1441228b-ed10-4fbd-b6c1-0113bdee03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activeWritingStyle w:appName="MSWord" w:lang="fr-FR" w:vendorID="64" w:dllVersion="131078" w:nlCheck="1" w:checkStyle="0"/>
  <w:activeWritingStyle w:appName="MSWord" w:lang="en-US" w:vendorID="64" w:dllVersion="131078" w:nlCheck="1" w:checkStyle="1"/>
  <w:activeWritingStyle w:appName="MSWord" w:lang="en-GB"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readOnly"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B67"/>
    <w:rsid w:val="00000E79"/>
    <w:rsid w:val="00000FF7"/>
    <w:rsid w:val="00002474"/>
    <w:rsid w:val="00006E84"/>
    <w:rsid w:val="0000712F"/>
    <w:rsid w:val="000074E4"/>
    <w:rsid w:val="000104E8"/>
    <w:rsid w:val="00011EEB"/>
    <w:rsid w:val="000130A0"/>
    <w:rsid w:val="0001462E"/>
    <w:rsid w:val="00014B4D"/>
    <w:rsid w:val="00017831"/>
    <w:rsid w:val="00017C22"/>
    <w:rsid w:val="00017E81"/>
    <w:rsid w:val="00024C29"/>
    <w:rsid w:val="000274AB"/>
    <w:rsid w:val="00027C3B"/>
    <w:rsid w:val="00031C5F"/>
    <w:rsid w:val="000343F6"/>
    <w:rsid w:val="00034526"/>
    <w:rsid w:val="00034B62"/>
    <w:rsid w:val="00035579"/>
    <w:rsid w:val="00037082"/>
    <w:rsid w:val="00037313"/>
    <w:rsid w:val="0004027E"/>
    <w:rsid w:val="00042A57"/>
    <w:rsid w:val="00047A43"/>
    <w:rsid w:val="000502B3"/>
    <w:rsid w:val="000511C9"/>
    <w:rsid w:val="00052D50"/>
    <w:rsid w:val="000579E1"/>
    <w:rsid w:val="000602EB"/>
    <w:rsid w:val="00061EA8"/>
    <w:rsid w:val="00063B72"/>
    <w:rsid w:val="00066557"/>
    <w:rsid w:val="0006748C"/>
    <w:rsid w:val="0007041C"/>
    <w:rsid w:val="00071D15"/>
    <w:rsid w:val="0007285B"/>
    <w:rsid w:val="000743A7"/>
    <w:rsid w:val="00075282"/>
    <w:rsid w:val="000752EC"/>
    <w:rsid w:val="00075B4E"/>
    <w:rsid w:val="0007663C"/>
    <w:rsid w:val="000771F3"/>
    <w:rsid w:val="0008001C"/>
    <w:rsid w:val="00080428"/>
    <w:rsid w:val="0008355D"/>
    <w:rsid w:val="00084CDB"/>
    <w:rsid w:val="00084D85"/>
    <w:rsid w:val="00086113"/>
    <w:rsid w:val="00086333"/>
    <w:rsid w:val="000863D2"/>
    <w:rsid w:val="00086722"/>
    <w:rsid w:val="0008734B"/>
    <w:rsid w:val="00091D15"/>
    <w:rsid w:val="00091F4A"/>
    <w:rsid w:val="0009459B"/>
    <w:rsid w:val="00094DDD"/>
    <w:rsid w:val="00095250"/>
    <w:rsid w:val="000958DB"/>
    <w:rsid w:val="00095946"/>
    <w:rsid w:val="0009753E"/>
    <w:rsid w:val="000A0944"/>
    <w:rsid w:val="000A1277"/>
    <w:rsid w:val="000A1357"/>
    <w:rsid w:val="000A19E5"/>
    <w:rsid w:val="000A362F"/>
    <w:rsid w:val="000A3AF0"/>
    <w:rsid w:val="000A5044"/>
    <w:rsid w:val="000A5770"/>
    <w:rsid w:val="000A6B6A"/>
    <w:rsid w:val="000A755C"/>
    <w:rsid w:val="000A7AE3"/>
    <w:rsid w:val="000B0185"/>
    <w:rsid w:val="000B1387"/>
    <w:rsid w:val="000B1C06"/>
    <w:rsid w:val="000B1D64"/>
    <w:rsid w:val="000B2E19"/>
    <w:rsid w:val="000B2E28"/>
    <w:rsid w:val="000B5C52"/>
    <w:rsid w:val="000B6C60"/>
    <w:rsid w:val="000C02FB"/>
    <w:rsid w:val="000C1225"/>
    <w:rsid w:val="000C17B9"/>
    <w:rsid w:val="000C1E72"/>
    <w:rsid w:val="000C2319"/>
    <w:rsid w:val="000C30A0"/>
    <w:rsid w:val="000C3338"/>
    <w:rsid w:val="000C391D"/>
    <w:rsid w:val="000C3ED6"/>
    <w:rsid w:val="000C63E8"/>
    <w:rsid w:val="000C6DDE"/>
    <w:rsid w:val="000C7FA3"/>
    <w:rsid w:val="000D1B60"/>
    <w:rsid w:val="000D1D44"/>
    <w:rsid w:val="000D5706"/>
    <w:rsid w:val="000E050D"/>
    <w:rsid w:val="000E3756"/>
    <w:rsid w:val="000E44E2"/>
    <w:rsid w:val="000E4EDE"/>
    <w:rsid w:val="000F02C8"/>
    <w:rsid w:val="000F1B18"/>
    <w:rsid w:val="000F1D2D"/>
    <w:rsid w:val="000F1E79"/>
    <w:rsid w:val="000F2F31"/>
    <w:rsid w:val="000F31C9"/>
    <w:rsid w:val="000F50FA"/>
    <w:rsid w:val="000F58D2"/>
    <w:rsid w:val="000F7651"/>
    <w:rsid w:val="000F7941"/>
    <w:rsid w:val="00102A5E"/>
    <w:rsid w:val="00104D99"/>
    <w:rsid w:val="00104E5B"/>
    <w:rsid w:val="00104F2A"/>
    <w:rsid w:val="00106659"/>
    <w:rsid w:val="00107347"/>
    <w:rsid w:val="00107B3F"/>
    <w:rsid w:val="00110711"/>
    <w:rsid w:val="00111903"/>
    <w:rsid w:val="00112758"/>
    <w:rsid w:val="00112CB2"/>
    <w:rsid w:val="001133F9"/>
    <w:rsid w:val="001160F6"/>
    <w:rsid w:val="00116DCE"/>
    <w:rsid w:val="00124078"/>
    <w:rsid w:val="001269EA"/>
    <w:rsid w:val="00126A86"/>
    <w:rsid w:val="00132980"/>
    <w:rsid w:val="00132C49"/>
    <w:rsid w:val="00133089"/>
    <w:rsid w:val="00134C08"/>
    <w:rsid w:val="00137568"/>
    <w:rsid w:val="00137A43"/>
    <w:rsid w:val="001400DC"/>
    <w:rsid w:val="001401CA"/>
    <w:rsid w:val="00140C6F"/>
    <w:rsid w:val="00140E4C"/>
    <w:rsid w:val="00141375"/>
    <w:rsid w:val="001421E2"/>
    <w:rsid w:val="00143F2F"/>
    <w:rsid w:val="00145114"/>
    <w:rsid w:val="001454ED"/>
    <w:rsid w:val="00145F0C"/>
    <w:rsid w:val="001466F4"/>
    <w:rsid w:val="00147BAA"/>
    <w:rsid w:val="0015157D"/>
    <w:rsid w:val="00151F48"/>
    <w:rsid w:val="001537C5"/>
    <w:rsid w:val="0016118E"/>
    <w:rsid w:val="00162A3B"/>
    <w:rsid w:val="00162F0A"/>
    <w:rsid w:val="00165925"/>
    <w:rsid w:val="0016701E"/>
    <w:rsid w:val="00171E2F"/>
    <w:rsid w:val="00171F11"/>
    <w:rsid w:val="0017355D"/>
    <w:rsid w:val="00174F06"/>
    <w:rsid w:val="00176526"/>
    <w:rsid w:val="00180500"/>
    <w:rsid w:val="00180EDA"/>
    <w:rsid w:val="00181EAD"/>
    <w:rsid w:val="001833BF"/>
    <w:rsid w:val="001838D7"/>
    <w:rsid w:val="001840E9"/>
    <w:rsid w:val="00186EF2"/>
    <w:rsid w:val="00190118"/>
    <w:rsid w:val="001904CB"/>
    <w:rsid w:val="00190B77"/>
    <w:rsid w:val="001927EA"/>
    <w:rsid w:val="001932C8"/>
    <w:rsid w:val="001933E8"/>
    <w:rsid w:val="001A0E54"/>
    <w:rsid w:val="001A4875"/>
    <w:rsid w:val="001A5296"/>
    <w:rsid w:val="001A701E"/>
    <w:rsid w:val="001A7D39"/>
    <w:rsid w:val="001B1333"/>
    <w:rsid w:val="001B1613"/>
    <w:rsid w:val="001B4ADE"/>
    <w:rsid w:val="001B5AD4"/>
    <w:rsid w:val="001B5E8E"/>
    <w:rsid w:val="001B653D"/>
    <w:rsid w:val="001B6984"/>
    <w:rsid w:val="001B7CC6"/>
    <w:rsid w:val="001C02E4"/>
    <w:rsid w:val="001C2B25"/>
    <w:rsid w:val="001C3658"/>
    <w:rsid w:val="001C37FE"/>
    <w:rsid w:val="001C5978"/>
    <w:rsid w:val="001C6B48"/>
    <w:rsid w:val="001D453A"/>
    <w:rsid w:val="001D4709"/>
    <w:rsid w:val="001D5886"/>
    <w:rsid w:val="001D7B51"/>
    <w:rsid w:val="001E0E3C"/>
    <w:rsid w:val="001E1FA3"/>
    <w:rsid w:val="001E22CD"/>
    <w:rsid w:val="001E242E"/>
    <w:rsid w:val="001E30C0"/>
    <w:rsid w:val="001E3437"/>
    <w:rsid w:val="001E3B0D"/>
    <w:rsid w:val="001E3C9F"/>
    <w:rsid w:val="001E4DE2"/>
    <w:rsid w:val="001E6705"/>
    <w:rsid w:val="001E7CE3"/>
    <w:rsid w:val="001E7FA8"/>
    <w:rsid w:val="001F0F04"/>
    <w:rsid w:val="001F21BD"/>
    <w:rsid w:val="001F2D69"/>
    <w:rsid w:val="001F4B1A"/>
    <w:rsid w:val="001F575B"/>
    <w:rsid w:val="001F6172"/>
    <w:rsid w:val="001F78D0"/>
    <w:rsid w:val="001F7E76"/>
    <w:rsid w:val="0020197C"/>
    <w:rsid w:val="00201DB4"/>
    <w:rsid w:val="00203E0E"/>
    <w:rsid w:val="00205561"/>
    <w:rsid w:val="00206666"/>
    <w:rsid w:val="00207BAD"/>
    <w:rsid w:val="00210C71"/>
    <w:rsid w:val="00211817"/>
    <w:rsid w:val="002120BE"/>
    <w:rsid w:val="00212572"/>
    <w:rsid w:val="00213138"/>
    <w:rsid w:val="00213E54"/>
    <w:rsid w:val="00215DC9"/>
    <w:rsid w:val="00222D83"/>
    <w:rsid w:val="002239A7"/>
    <w:rsid w:val="002240E2"/>
    <w:rsid w:val="0022474D"/>
    <w:rsid w:val="00225EB1"/>
    <w:rsid w:val="00227848"/>
    <w:rsid w:val="00230FC9"/>
    <w:rsid w:val="0023157C"/>
    <w:rsid w:val="00232584"/>
    <w:rsid w:val="00233B01"/>
    <w:rsid w:val="00234232"/>
    <w:rsid w:val="00236635"/>
    <w:rsid w:val="002406E2"/>
    <w:rsid w:val="0024085D"/>
    <w:rsid w:val="00242C93"/>
    <w:rsid w:val="00243108"/>
    <w:rsid w:val="00243FC3"/>
    <w:rsid w:val="00244067"/>
    <w:rsid w:val="00244F93"/>
    <w:rsid w:val="00246025"/>
    <w:rsid w:val="002506A6"/>
    <w:rsid w:val="00251569"/>
    <w:rsid w:val="00251FF2"/>
    <w:rsid w:val="0025221D"/>
    <w:rsid w:val="0025304E"/>
    <w:rsid w:val="00254167"/>
    <w:rsid w:val="00254F47"/>
    <w:rsid w:val="00257B7F"/>
    <w:rsid w:val="00257D0B"/>
    <w:rsid w:val="0026121C"/>
    <w:rsid w:val="0026127B"/>
    <w:rsid w:val="002619AE"/>
    <w:rsid w:val="00262806"/>
    <w:rsid w:val="00263F57"/>
    <w:rsid w:val="00265104"/>
    <w:rsid w:val="00271709"/>
    <w:rsid w:val="002730AB"/>
    <w:rsid w:val="002748E4"/>
    <w:rsid w:val="00274B1E"/>
    <w:rsid w:val="002761D5"/>
    <w:rsid w:val="00280466"/>
    <w:rsid w:val="002817B6"/>
    <w:rsid w:val="00283C39"/>
    <w:rsid w:val="002867EE"/>
    <w:rsid w:val="00292310"/>
    <w:rsid w:val="00293E1C"/>
    <w:rsid w:val="002944F4"/>
    <w:rsid w:val="00294598"/>
    <w:rsid w:val="002951A7"/>
    <w:rsid w:val="002954A1"/>
    <w:rsid w:val="00296B92"/>
    <w:rsid w:val="00297689"/>
    <w:rsid w:val="00297CE0"/>
    <w:rsid w:val="002A0D39"/>
    <w:rsid w:val="002A14E6"/>
    <w:rsid w:val="002A317B"/>
    <w:rsid w:val="002A43CD"/>
    <w:rsid w:val="002A4C50"/>
    <w:rsid w:val="002A5B06"/>
    <w:rsid w:val="002A6724"/>
    <w:rsid w:val="002B09E1"/>
    <w:rsid w:val="002B1B67"/>
    <w:rsid w:val="002B4488"/>
    <w:rsid w:val="002B4B63"/>
    <w:rsid w:val="002B573A"/>
    <w:rsid w:val="002B5820"/>
    <w:rsid w:val="002B6019"/>
    <w:rsid w:val="002B63BB"/>
    <w:rsid w:val="002B7432"/>
    <w:rsid w:val="002C00E7"/>
    <w:rsid w:val="002C1CC7"/>
    <w:rsid w:val="002C2EF3"/>
    <w:rsid w:val="002C3CD4"/>
    <w:rsid w:val="002C4719"/>
    <w:rsid w:val="002C7E94"/>
    <w:rsid w:val="002C7E96"/>
    <w:rsid w:val="002D2417"/>
    <w:rsid w:val="002D335A"/>
    <w:rsid w:val="002D44C6"/>
    <w:rsid w:val="002D50B4"/>
    <w:rsid w:val="002D5C91"/>
    <w:rsid w:val="002D6724"/>
    <w:rsid w:val="002E0F3D"/>
    <w:rsid w:val="002E3927"/>
    <w:rsid w:val="002E3FA0"/>
    <w:rsid w:val="002E4F77"/>
    <w:rsid w:val="002F01C6"/>
    <w:rsid w:val="002F028B"/>
    <w:rsid w:val="002F3149"/>
    <w:rsid w:val="002F3EFE"/>
    <w:rsid w:val="002F4BD2"/>
    <w:rsid w:val="003009CA"/>
    <w:rsid w:val="00302455"/>
    <w:rsid w:val="003028B0"/>
    <w:rsid w:val="00303585"/>
    <w:rsid w:val="003045BE"/>
    <w:rsid w:val="00305B7B"/>
    <w:rsid w:val="00306DBE"/>
    <w:rsid w:val="003072E3"/>
    <w:rsid w:val="00307E48"/>
    <w:rsid w:val="00310254"/>
    <w:rsid w:val="003109E4"/>
    <w:rsid w:val="00310CEE"/>
    <w:rsid w:val="00311557"/>
    <w:rsid w:val="0031487C"/>
    <w:rsid w:val="00314C4A"/>
    <w:rsid w:val="00316B72"/>
    <w:rsid w:val="003208CB"/>
    <w:rsid w:val="003265CB"/>
    <w:rsid w:val="00326EBA"/>
    <w:rsid w:val="00332037"/>
    <w:rsid w:val="00333E4B"/>
    <w:rsid w:val="00334491"/>
    <w:rsid w:val="00334590"/>
    <w:rsid w:val="00335D12"/>
    <w:rsid w:val="00340618"/>
    <w:rsid w:val="003417FF"/>
    <w:rsid w:val="0034195B"/>
    <w:rsid w:val="00344215"/>
    <w:rsid w:val="00345497"/>
    <w:rsid w:val="00345A1B"/>
    <w:rsid w:val="003479D5"/>
    <w:rsid w:val="00350C2A"/>
    <w:rsid w:val="0035102A"/>
    <w:rsid w:val="0035297A"/>
    <w:rsid w:val="0035343D"/>
    <w:rsid w:val="00354864"/>
    <w:rsid w:val="0035599F"/>
    <w:rsid w:val="0035605A"/>
    <w:rsid w:val="003570A1"/>
    <w:rsid w:val="003574BE"/>
    <w:rsid w:val="00357802"/>
    <w:rsid w:val="00362625"/>
    <w:rsid w:val="00364EA8"/>
    <w:rsid w:val="00372671"/>
    <w:rsid w:val="00372E55"/>
    <w:rsid w:val="003741CE"/>
    <w:rsid w:val="00374422"/>
    <w:rsid w:val="003757C4"/>
    <w:rsid w:val="00375B0F"/>
    <w:rsid w:val="00375B28"/>
    <w:rsid w:val="00377238"/>
    <w:rsid w:val="00381A99"/>
    <w:rsid w:val="00382796"/>
    <w:rsid w:val="003829CD"/>
    <w:rsid w:val="00383777"/>
    <w:rsid w:val="00384728"/>
    <w:rsid w:val="00385167"/>
    <w:rsid w:val="00386150"/>
    <w:rsid w:val="0038658E"/>
    <w:rsid w:val="003879D2"/>
    <w:rsid w:val="0039185A"/>
    <w:rsid w:val="0039244E"/>
    <w:rsid w:val="00393C40"/>
    <w:rsid w:val="003950B5"/>
    <w:rsid w:val="003A0C8E"/>
    <w:rsid w:val="003A2389"/>
    <w:rsid w:val="003A34A1"/>
    <w:rsid w:val="003A4790"/>
    <w:rsid w:val="003A48E7"/>
    <w:rsid w:val="003A4B8F"/>
    <w:rsid w:val="003A4CCD"/>
    <w:rsid w:val="003A4EFD"/>
    <w:rsid w:val="003A5376"/>
    <w:rsid w:val="003A711D"/>
    <w:rsid w:val="003A713C"/>
    <w:rsid w:val="003B0FCD"/>
    <w:rsid w:val="003B31E2"/>
    <w:rsid w:val="003B3E4B"/>
    <w:rsid w:val="003B7F80"/>
    <w:rsid w:val="003C07C2"/>
    <w:rsid w:val="003C0DE9"/>
    <w:rsid w:val="003C3B5C"/>
    <w:rsid w:val="003C4498"/>
    <w:rsid w:val="003C4CA9"/>
    <w:rsid w:val="003C602D"/>
    <w:rsid w:val="003C6419"/>
    <w:rsid w:val="003C7D89"/>
    <w:rsid w:val="003D01FC"/>
    <w:rsid w:val="003D0E44"/>
    <w:rsid w:val="003D11BF"/>
    <w:rsid w:val="003D3743"/>
    <w:rsid w:val="003D5790"/>
    <w:rsid w:val="003D68AE"/>
    <w:rsid w:val="003D6F4E"/>
    <w:rsid w:val="003D789F"/>
    <w:rsid w:val="003E0881"/>
    <w:rsid w:val="003E0EAE"/>
    <w:rsid w:val="003E4F76"/>
    <w:rsid w:val="003E5758"/>
    <w:rsid w:val="003E71AE"/>
    <w:rsid w:val="003F13A4"/>
    <w:rsid w:val="003F27EF"/>
    <w:rsid w:val="003F43FF"/>
    <w:rsid w:val="003F55A5"/>
    <w:rsid w:val="003F786E"/>
    <w:rsid w:val="00400274"/>
    <w:rsid w:val="00401BE5"/>
    <w:rsid w:val="004036A6"/>
    <w:rsid w:val="0040455D"/>
    <w:rsid w:val="004045E8"/>
    <w:rsid w:val="00404A0B"/>
    <w:rsid w:val="0040759D"/>
    <w:rsid w:val="00415BAA"/>
    <w:rsid w:val="004165B2"/>
    <w:rsid w:val="00416A46"/>
    <w:rsid w:val="0042022A"/>
    <w:rsid w:val="0042208C"/>
    <w:rsid w:val="0042260B"/>
    <w:rsid w:val="00422772"/>
    <w:rsid w:val="00422F34"/>
    <w:rsid w:val="0042421A"/>
    <w:rsid w:val="0042461D"/>
    <w:rsid w:val="0042515C"/>
    <w:rsid w:val="0042537C"/>
    <w:rsid w:val="004256E3"/>
    <w:rsid w:val="00425AC8"/>
    <w:rsid w:val="00426A22"/>
    <w:rsid w:val="00426DF6"/>
    <w:rsid w:val="004303ED"/>
    <w:rsid w:val="004314F6"/>
    <w:rsid w:val="00432C5E"/>
    <w:rsid w:val="004344CC"/>
    <w:rsid w:val="00435F4C"/>
    <w:rsid w:val="00440358"/>
    <w:rsid w:val="00443EED"/>
    <w:rsid w:val="004441F0"/>
    <w:rsid w:val="0045026A"/>
    <w:rsid w:val="00450E1D"/>
    <w:rsid w:val="004537A3"/>
    <w:rsid w:val="0045391C"/>
    <w:rsid w:val="00454811"/>
    <w:rsid w:val="00454FF3"/>
    <w:rsid w:val="004555FE"/>
    <w:rsid w:val="004557FB"/>
    <w:rsid w:val="00455DCE"/>
    <w:rsid w:val="00456011"/>
    <w:rsid w:val="0045654E"/>
    <w:rsid w:val="00457034"/>
    <w:rsid w:val="00457146"/>
    <w:rsid w:val="004604B1"/>
    <w:rsid w:val="004609A4"/>
    <w:rsid w:val="004628FA"/>
    <w:rsid w:val="004644FD"/>
    <w:rsid w:val="0046520B"/>
    <w:rsid w:val="0046526C"/>
    <w:rsid w:val="00465B15"/>
    <w:rsid w:val="00467E16"/>
    <w:rsid w:val="004711D9"/>
    <w:rsid w:val="004732B3"/>
    <w:rsid w:val="004736DA"/>
    <w:rsid w:val="00474EE3"/>
    <w:rsid w:val="004829F4"/>
    <w:rsid w:val="00482ED2"/>
    <w:rsid w:val="00483825"/>
    <w:rsid w:val="004843FF"/>
    <w:rsid w:val="0048444D"/>
    <w:rsid w:val="00485211"/>
    <w:rsid w:val="004856A1"/>
    <w:rsid w:val="004860D3"/>
    <w:rsid w:val="004866B5"/>
    <w:rsid w:val="0048781E"/>
    <w:rsid w:val="004901E5"/>
    <w:rsid w:val="004915DD"/>
    <w:rsid w:val="00492B30"/>
    <w:rsid w:val="0049305E"/>
    <w:rsid w:val="00493DB4"/>
    <w:rsid w:val="00495789"/>
    <w:rsid w:val="004968D9"/>
    <w:rsid w:val="00496B43"/>
    <w:rsid w:val="00497C28"/>
    <w:rsid w:val="004A04C4"/>
    <w:rsid w:val="004A077B"/>
    <w:rsid w:val="004A1056"/>
    <w:rsid w:val="004A23A8"/>
    <w:rsid w:val="004A2BC8"/>
    <w:rsid w:val="004A2C36"/>
    <w:rsid w:val="004A2CF9"/>
    <w:rsid w:val="004A3A88"/>
    <w:rsid w:val="004A42E2"/>
    <w:rsid w:val="004A636D"/>
    <w:rsid w:val="004A7616"/>
    <w:rsid w:val="004A7673"/>
    <w:rsid w:val="004A7B36"/>
    <w:rsid w:val="004B3385"/>
    <w:rsid w:val="004B504E"/>
    <w:rsid w:val="004B52F8"/>
    <w:rsid w:val="004B55AC"/>
    <w:rsid w:val="004B62CB"/>
    <w:rsid w:val="004B677E"/>
    <w:rsid w:val="004B6E09"/>
    <w:rsid w:val="004B776A"/>
    <w:rsid w:val="004B7808"/>
    <w:rsid w:val="004C017E"/>
    <w:rsid w:val="004C0D66"/>
    <w:rsid w:val="004C3F3F"/>
    <w:rsid w:val="004C4910"/>
    <w:rsid w:val="004C60DF"/>
    <w:rsid w:val="004C6C82"/>
    <w:rsid w:val="004C6C9B"/>
    <w:rsid w:val="004C70AF"/>
    <w:rsid w:val="004D1098"/>
    <w:rsid w:val="004D2FB5"/>
    <w:rsid w:val="004D3B0D"/>
    <w:rsid w:val="004D3C38"/>
    <w:rsid w:val="004D515A"/>
    <w:rsid w:val="004D7C6C"/>
    <w:rsid w:val="004D7E21"/>
    <w:rsid w:val="004E1121"/>
    <w:rsid w:val="004E116C"/>
    <w:rsid w:val="004E173F"/>
    <w:rsid w:val="004E2128"/>
    <w:rsid w:val="004E2F43"/>
    <w:rsid w:val="004E362A"/>
    <w:rsid w:val="004E4364"/>
    <w:rsid w:val="004E5035"/>
    <w:rsid w:val="004E58E4"/>
    <w:rsid w:val="004E5BFB"/>
    <w:rsid w:val="004F339A"/>
    <w:rsid w:val="004F41DD"/>
    <w:rsid w:val="004F5973"/>
    <w:rsid w:val="004F639A"/>
    <w:rsid w:val="00501317"/>
    <w:rsid w:val="00502DDE"/>
    <w:rsid w:val="005033FC"/>
    <w:rsid w:val="00504DF4"/>
    <w:rsid w:val="00505593"/>
    <w:rsid w:val="00506005"/>
    <w:rsid w:val="00506923"/>
    <w:rsid w:val="00506A88"/>
    <w:rsid w:val="00506F91"/>
    <w:rsid w:val="005073F5"/>
    <w:rsid w:val="00510644"/>
    <w:rsid w:val="005109C5"/>
    <w:rsid w:val="00510C5C"/>
    <w:rsid w:val="0051300D"/>
    <w:rsid w:val="005135D7"/>
    <w:rsid w:val="00513D30"/>
    <w:rsid w:val="005153BE"/>
    <w:rsid w:val="00515568"/>
    <w:rsid w:val="00516504"/>
    <w:rsid w:val="00516906"/>
    <w:rsid w:val="00516AB5"/>
    <w:rsid w:val="00517B49"/>
    <w:rsid w:val="00517B84"/>
    <w:rsid w:val="005229CE"/>
    <w:rsid w:val="0052412D"/>
    <w:rsid w:val="00524FA8"/>
    <w:rsid w:val="005259F0"/>
    <w:rsid w:val="00526489"/>
    <w:rsid w:val="005269C8"/>
    <w:rsid w:val="00534D3E"/>
    <w:rsid w:val="00534F67"/>
    <w:rsid w:val="00535A3F"/>
    <w:rsid w:val="00536D62"/>
    <w:rsid w:val="00537F64"/>
    <w:rsid w:val="00540BD4"/>
    <w:rsid w:val="00540E2E"/>
    <w:rsid w:val="0054208A"/>
    <w:rsid w:val="005438A4"/>
    <w:rsid w:val="00547346"/>
    <w:rsid w:val="00547C95"/>
    <w:rsid w:val="00550748"/>
    <w:rsid w:val="00550951"/>
    <w:rsid w:val="005515FD"/>
    <w:rsid w:val="00551A2B"/>
    <w:rsid w:val="005536D9"/>
    <w:rsid w:val="0055531D"/>
    <w:rsid w:val="005553BE"/>
    <w:rsid w:val="005562A0"/>
    <w:rsid w:val="005601C3"/>
    <w:rsid w:val="005612A4"/>
    <w:rsid w:val="00561633"/>
    <w:rsid w:val="005617BB"/>
    <w:rsid w:val="00564620"/>
    <w:rsid w:val="00564C47"/>
    <w:rsid w:val="005653D5"/>
    <w:rsid w:val="00572F79"/>
    <w:rsid w:val="00574A91"/>
    <w:rsid w:val="00575C60"/>
    <w:rsid w:val="00576DEA"/>
    <w:rsid w:val="00580257"/>
    <w:rsid w:val="005805BE"/>
    <w:rsid w:val="005815FD"/>
    <w:rsid w:val="00581AE7"/>
    <w:rsid w:val="00581C80"/>
    <w:rsid w:val="00582420"/>
    <w:rsid w:val="00582CC9"/>
    <w:rsid w:val="00583257"/>
    <w:rsid w:val="00584351"/>
    <w:rsid w:val="00585B8B"/>
    <w:rsid w:val="005862C0"/>
    <w:rsid w:val="0058722A"/>
    <w:rsid w:val="00587637"/>
    <w:rsid w:val="005879DC"/>
    <w:rsid w:val="005905C3"/>
    <w:rsid w:val="0059203D"/>
    <w:rsid w:val="00592DA8"/>
    <w:rsid w:val="005957DF"/>
    <w:rsid w:val="00597381"/>
    <w:rsid w:val="005A076F"/>
    <w:rsid w:val="005A1B31"/>
    <w:rsid w:val="005A265A"/>
    <w:rsid w:val="005A5FD9"/>
    <w:rsid w:val="005A7708"/>
    <w:rsid w:val="005B19E1"/>
    <w:rsid w:val="005B252B"/>
    <w:rsid w:val="005B37E2"/>
    <w:rsid w:val="005B4EE7"/>
    <w:rsid w:val="005B58FB"/>
    <w:rsid w:val="005B73DF"/>
    <w:rsid w:val="005B78E0"/>
    <w:rsid w:val="005B7F2B"/>
    <w:rsid w:val="005C1255"/>
    <w:rsid w:val="005C407A"/>
    <w:rsid w:val="005C4E80"/>
    <w:rsid w:val="005C69A1"/>
    <w:rsid w:val="005C6A49"/>
    <w:rsid w:val="005D0409"/>
    <w:rsid w:val="005D5CAC"/>
    <w:rsid w:val="005D6D03"/>
    <w:rsid w:val="005E1A62"/>
    <w:rsid w:val="005E1B00"/>
    <w:rsid w:val="005E29BC"/>
    <w:rsid w:val="005E2DA3"/>
    <w:rsid w:val="005E2DAA"/>
    <w:rsid w:val="005E3942"/>
    <w:rsid w:val="005E52DC"/>
    <w:rsid w:val="005E6B18"/>
    <w:rsid w:val="005E6BA6"/>
    <w:rsid w:val="005E70A5"/>
    <w:rsid w:val="005E792F"/>
    <w:rsid w:val="005F163D"/>
    <w:rsid w:val="005F258E"/>
    <w:rsid w:val="005F3448"/>
    <w:rsid w:val="005F41CC"/>
    <w:rsid w:val="005F4AC9"/>
    <w:rsid w:val="005F4AE1"/>
    <w:rsid w:val="005F5E26"/>
    <w:rsid w:val="005F6DA5"/>
    <w:rsid w:val="00600353"/>
    <w:rsid w:val="006010BE"/>
    <w:rsid w:val="006011DB"/>
    <w:rsid w:val="00603CC7"/>
    <w:rsid w:val="00606723"/>
    <w:rsid w:val="00606ECF"/>
    <w:rsid w:val="00611023"/>
    <w:rsid w:val="00612526"/>
    <w:rsid w:val="00612B63"/>
    <w:rsid w:val="006137CC"/>
    <w:rsid w:val="00614393"/>
    <w:rsid w:val="00615122"/>
    <w:rsid w:val="006159B8"/>
    <w:rsid w:val="006160F9"/>
    <w:rsid w:val="00617405"/>
    <w:rsid w:val="006208E2"/>
    <w:rsid w:val="00620B84"/>
    <w:rsid w:val="00623A24"/>
    <w:rsid w:val="006267A0"/>
    <w:rsid w:val="00626FAC"/>
    <w:rsid w:val="00631EB2"/>
    <w:rsid w:val="00632624"/>
    <w:rsid w:val="0063430E"/>
    <w:rsid w:val="00635EF7"/>
    <w:rsid w:val="0064192B"/>
    <w:rsid w:val="006426D7"/>
    <w:rsid w:val="0064378D"/>
    <w:rsid w:val="006446FA"/>
    <w:rsid w:val="00646D1F"/>
    <w:rsid w:val="00647AA8"/>
    <w:rsid w:val="00650D98"/>
    <w:rsid w:val="00652BC1"/>
    <w:rsid w:val="00652F7C"/>
    <w:rsid w:val="00655621"/>
    <w:rsid w:val="006561C8"/>
    <w:rsid w:val="0065721E"/>
    <w:rsid w:val="0065778A"/>
    <w:rsid w:val="006608E7"/>
    <w:rsid w:val="00661894"/>
    <w:rsid w:val="0066223B"/>
    <w:rsid w:val="00662BAD"/>
    <w:rsid w:val="006632E3"/>
    <w:rsid w:val="00663DFB"/>
    <w:rsid w:val="00663E2E"/>
    <w:rsid w:val="006646FD"/>
    <w:rsid w:val="006647ED"/>
    <w:rsid w:val="00664974"/>
    <w:rsid w:val="00666704"/>
    <w:rsid w:val="00667FF3"/>
    <w:rsid w:val="006722D1"/>
    <w:rsid w:val="006725C1"/>
    <w:rsid w:val="00673848"/>
    <w:rsid w:val="00676053"/>
    <w:rsid w:val="00676281"/>
    <w:rsid w:val="0068193D"/>
    <w:rsid w:val="00681A18"/>
    <w:rsid w:val="00682224"/>
    <w:rsid w:val="0068276C"/>
    <w:rsid w:val="00682C66"/>
    <w:rsid w:val="00683998"/>
    <w:rsid w:val="00685170"/>
    <w:rsid w:val="006852E1"/>
    <w:rsid w:val="00685EC4"/>
    <w:rsid w:val="006875A3"/>
    <w:rsid w:val="006879B6"/>
    <w:rsid w:val="00692995"/>
    <w:rsid w:val="006947BB"/>
    <w:rsid w:val="006963F9"/>
    <w:rsid w:val="00696DFB"/>
    <w:rsid w:val="006975D0"/>
    <w:rsid w:val="006A198F"/>
    <w:rsid w:val="006A1FF7"/>
    <w:rsid w:val="006A2222"/>
    <w:rsid w:val="006A3511"/>
    <w:rsid w:val="006A3612"/>
    <w:rsid w:val="006A70DE"/>
    <w:rsid w:val="006B0FFC"/>
    <w:rsid w:val="006B22CD"/>
    <w:rsid w:val="006B471A"/>
    <w:rsid w:val="006B4765"/>
    <w:rsid w:val="006B5614"/>
    <w:rsid w:val="006C0122"/>
    <w:rsid w:val="006C147A"/>
    <w:rsid w:val="006C3774"/>
    <w:rsid w:val="006C53DE"/>
    <w:rsid w:val="006C552E"/>
    <w:rsid w:val="006C6269"/>
    <w:rsid w:val="006C65C1"/>
    <w:rsid w:val="006C7D99"/>
    <w:rsid w:val="006D16C5"/>
    <w:rsid w:val="006D1BB3"/>
    <w:rsid w:val="006D211F"/>
    <w:rsid w:val="006D298E"/>
    <w:rsid w:val="006D36B1"/>
    <w:rsid w:val="006D3D2E"/>
    <w:rsid w:val="006D48AA"/>
    <w:rsid w:val="006D5D3D"/>
    <w:rsid w:val="006D69B7"/>
    <w:rsid w:val="006D6A93"/>
    <w:rsid w:val="006D78CB"/>
    <w:rsid w:val="006E4BD7"/>
    <w:rsid w:val="006E519B"/>
    <w:rsid w:val="006E5C17"/>
    <w:rsid w:val="006E7B47"/>
    <w:rsid w:val="006E7CE8"/>
    <w:rsid w:val="006F01B1"/>
    <w:rsid w:val="006F0533"/>
    <w:rsid w:val="006F11B1"/>
    <w:rsid w:val="006F159D"/>
    <w:rsid w:val="006F245A"/>
    <w:rsid w:val="006F4AC1"/>
    <w:rsid w:val="006F4B46"/>
    <w:rsid w:val="006F5574"/>
    <w:rsid w:val="00702256"/>
    <w:rsid w:val="00704BFE"/>
    <w:rsid w:val="007053E7"/>
    <w:rsid w:val="007056E5"/>
    <w:rsid w:val="00706001"/>
    <w:rsid w:val="007073FD"/>
    <w:rsid w:val="00707724"/>
    <w:rsid w:val="00707B4F"/>
    <w:rsid w:val="00711529"/>
    <w:rsid w:val="007116A7"/>
    <w:rsid w:val="00711886"/>
    <w:rsid w:val="00713294"/>
    <w:rsid w:val="00714EE4"/>
    <w:rsid w:val="00715CBE"/>
    <w:rsid w:val="0071644D"/>
    <w:rsid w:val="00717F74"/>
    <w:rsid w:val="00721B55"/>
    <w:rsid w:val="007258E7"/>
    <w:rsid w:val="007259E3"/>
    <w:rsid w:val="0072610A"/>
    <w:rsid w:val="007262C5"/>
    <w:rsid w:val="007264CA"/>
    <w:rsid w:val="007272A6"/>
    <w:rsid w:val="00727346"/>
    <w:rsid w:val="00727D13"/>
    <w:rsid w:val="007306E9"/>
    <w:rsid w:val="0073103A"/>
    <w:rsid w:val="00731084"/>
    <w:rsid w:val="00734C67"/>
    <w:rsid w:val="00734C85"/>
    <w:rsid w:val="00741BAC"/>
    <w:rsid w:val="007423AE"/>
    <w:rsid w:val="007432B6"/>
    <w:rsid w:val="00744ED7"/>
    <w:rsid w:val="007478A6"/>
    <w:rsid w:val="00750E12"/>
    <w:rsid w:val="00751A3A"/>
    <w:rsid w:val="007526F1"/>
    <w:rsid w:val="0075306D"/>
    <w:rsid w:val="0075766E"/>
    <w:rsid w:val="00760397"/>
    <w:rsid w:val="00761C78"/>
    <w:rsid w:val="007626FB"/>
    <w:rsid w:val="007630D0"/>
    <w:rsid w:val="0076343D"/>
    <w:rsid w:val="00763F3B"/>
    <w:rsid w:val="00764972"/>
    <w:rsid w:val="00765030"/>
    <w:rsid w:val="007657B9"/>
    <w:rsid w:val="00767BBD"/>
    <w:rsid w:val="00770EEC"/>
    <w:rsid w:val="007739B1"/>
    <w:rsid w:val="00774F5F"/>
    <w:rsid w:val="00774F74"/>
    <w:rsid w:val="007754C9"/>
    <w:rsid w:val="00775CCC"/>
    <w:rsid w:val="00776BBA"/>
    <w:rsid w:val="00777426"/>
    <w:rsid w:val="0078009D"/>
    <w:rsid w:val="00780469"/>
    <w:rsid w:val="007827F2"/>
    <w:rsid w:val="0078323D"/>
    <w:rsid w:val="00783884"/>
    <w:rsid w:val="00783D56"/>
    <w:rsid w:val="00783E0E"/>
    <w:rsid w:val="007855CE"/>
    <w:rsid w:val="00785C7D"/>
    <w:rsid w:val="0078636E"/>
    <w:rsid w:val="00792538"/>
    <w:rsid w:val="00793D3D"/>
    <w:rsid w:val="00793DCC"/>
    <w:rsid w:val="007966C1"/>
    <w:rsid w:val="00796DBF"/>
    <w:rsid w:val="00796EB0"/>
    <w:rsid w:val="00797F24"/>
    <w:rsid w:val="007A1662"/>
    <w:rsid w:val="007A2713"/>
    <w:rsid w:val="007A5D40"/>
    <w:rsid w:val="007A6E0A"/>
    <w:rsid w:val="007A75D1"/>
    <w:rsid w:val="007A76FF"/>
    <w:rsid w:val="007A7739"/>
    <w:rsid w:val="007B02DC"/>
    <w:rsid w:val="007B0643"/>
    <w:rsid w:val="007B0CF1"/>
    <w:rsid w:val="007B307E"/>
    <w:rsid w:val="007B3C18"/>
    <w:rsid w:val="007B53CC"/>
    <w:rsid w:val="007B57BE"/>
    <w:rsid w:val="007B673B"/>
    <w:rsid w:val="007B67C7"/>
    <w:rsid w:val="007B67DB"/>
    <w:rsid w:val="007B7B05"/>
    <w:rsid w:val="007C11D9"/>
    <w:rsid w:val="007C21AE"/>
    <w:rsid w:val="007C2EE5"/>
    <w:rsid w:val="007C380C"/>
    <w:rsid w:val="007C3C58"/>
    <w:rsid w:val="007C3CDC"/>
    <w:rsid w:val="007C4002"/>
    <w:rsid w:val="007C496C"/>
    <w:rsid w:val="007C585B"/>
    <w:rsid w:val="007C5D4E"/>
    <w:rsid w:val="007C71F7"/>
    <w:rsid w:val="007C7FCB"/>
    <w:rsid w:val="007D0E8C"/>
    <w:rsid w:val="007D1699"/>
    <w:rsid w:val="007D1CCD"/>
    <w:rsid w:val="007D47B0"/>
    <w:rsid w:val="007D4B8D"/>
    <w:rsid w:val="007D5E86"/>
    <w:rsid w:val="007E1F4D"/>
    <w:rsid w:val="007E3425"/>
    <w:rsid w:val="007E3684"/>
    <w:rsid w:val="007E511C"/>
    <w:rsid w:val="007E53F0"/>
    <w:rsid w:val="007E5422"/>
    <w:rsid w:val="007E66E4"/>
    <w:rsid w:val="007E6816"/>
    <w:rsid w:val="007E7A0B"/>
    <w:rsid w:val="007F0813"/>
    <w:rsid w:val="007F0E09"/>
    <w:rsid w:val="007F1510"/>
    <w:rsid w:val="007F1766"/>
    <w:rsid w:val="007F39F6"/>
    <w:rsid w:val="007F3EA2"/>
    <w:rsid w:val="007F3EFB"/>
    <w:rsid w:val="007F4378"/>
    <w:rsid w:val="007F5CA2"/>
    <w:rsid w:val="007F7A5A"/>
    <w:rsid w:val="0080293D"/>
    <w:rsid w:val="00803454"/>
    <w:rsid w:val="00803AA1"/>
    <w:rsid w:val="00804492"/>
    <w:rsid w:val="008063C1"/>
    <w:rsid w:val="00807CA9"/>
    <w:rsid w:val="00807EFF"/>
    <w:rsid w:val="00810EF1"/>
    <w:rsid w:val="00810F88"/>
    <w:rsid w:val="0081239C"/>
    <w:rsid w:val="00813B99"/>
    <w:rsid w:val="0081423C"/>
    <w:rsid w:val="0081448B"/>
    <w:rsid w:val="008144FF"/>
    <w:rsid w:val="00814BA5"/>
    <w:rsid w:val="008157C1"/>
    <w:rsid w:val="00815AE5"/>
    <w:rsid w:val="0081752C"/>
    <w:rsid w:val="00821464"/>
    <w:rsid w:val="00821E50"/>
    <w:rsid w:val="008229A0"/>
    <w:rsid w:val="0082328A"/>
    <w:rsid w:val="00823B1B"/>
    <w:rsid w:val="00823C69"/>
    <w:rsid w:val="00823F42"/>
    <w:rsid w:val="00825CFD"/>
    <w:rsid w:val="00826DB8"/>
    <w:rsid w:val="00827798"/>
    <w:rsid w:val="00827F6D"/>
    <w:rsid w:val="0083124B"/>
    <w:rsid w:val="008316B6"/>
    <w:rsid w:val="00833753"/>
    <w:rsid w:val="00835070"/>
    <w:rsid w:val="0083634C"/>
    <w:rsid w:val="00836B68"/>
    <w:rsid w:val="00836C67"/>
    <w:rsid w:val="008376E3"/>
    <w:rsid w:val="00840F53"/>
    <w:rsid w:val="008425D7"/>
    <w:rsid w:val="00842BE2"/>
    <w:rsid w:val="008432F8"/>
    <w:rsid w:val="00844D56"/>
    <w:rsid w:val="00845AD4"/>
    <w:rsid w:val="00846711"/>
    <w:rsid w:val="00846F16"/>
    <w:rsid w:val="00847842"/>
    <w:rsid w:val="008500E1"/>
    <w:rsid w:val="00850A24"/>
    <w:rsid w:val="00851F4A"/>
    <w:rsid w:val="00852AD7"/>
    <w:rsid w:val="0085595E"/>
    <w:rsid w:val="00855A8D"/>
    <w:rsid w:val="00855BF3"/>
    <w:rsid w:val="008569FB"/>
    <w:rsid w:val="00857769"/>
    <w:rsid w:val="008632DD"/>
    <w:rsid w:val="00864885"/>
    <w:rsid w:val="00865544"/>
    <w:rsid w:val="008656EA"/>
    <w:rsid w:val="008662B1"/>
    <w:rsid w:val="00867ED8"/>
    <w:rsid w:val="008703BE"/>
    <w:rsid w:val="00870625"/>
    <w:rsid w:val="00871440"/>
    <w:rsid w:val="00873A11"/>
    <w:rsid w:val="008743A0"/>
    <w:rsid w:val="00875051"/>
    <w:rsid w:val="008753B3"/>
    <w:rsid w:val="008771FC"/>
    <w:rsid w:val="00882362"/>
    <w:rsid w:val="008823C0"/>
    <w:rsid w:val="00882F51"/>
    <w:rsid w:val="008839DA"/>
    <w:rsid w:val="008847F7"/>
    <w:rsid w:val="0088521C"/>
    <w:rsid w:val="00885379"/>
    <w:rsid w:val="008860DB"/>
    <w:rsid w:val="00886932"/>
    <w:rsid w:val="00890E10"/>
    <w:rsid w:val="00891741"/>
    <w:rsid w:val="00891CD4"/>
    <w:rsid w:val="00892772"/>
    <w:rsid w:val="00893DC5"/>
    <w:rsid w:val="0089408F"/>
    <w:rsid w:val="008940C6"/>
    <w:rsid w:val="00897416"/>
    <w:rsid w:val="008A0E0D"/>
    <w:rsid w:val="008A12D8"/>
    <w:rsid w:val="008A3FAB"/>
    <w:rsid w:val="008A4550"/>
    <w:rsid w:val="008A4833"/>
    <w:rsid w:val="008A4FB0"/>
    <w:rsid w:val="008A583C"/>
    <w:rsid w:val="008A5FEC"/>
    <w:rsid w:val="008B18DB"/>
    <w:rsid w:val="008B3544"/>
    <w:rsid w:val="008B40B5"/>
    <w:rsid w:val="008C00DF"/>
    <w:rsid w:val="008C0D93"/>
    <w:rsid w:val="008C1085"/>
    <w:rsid w:val="008C250E"/>
    <w:rsid w:val="008C314E"/>
    <w:rsid w:val="008C7120"/>
    <w:rsid w:val="008D2F4F"/>
    <w:rsid w:val="008D37FF"/>
    <w:rsid w:val="008D4F50"/>
    <w:rsid w:val="008D63A2"/>
    <w:rsid w:val="008D6C48"/>
    <w:rsid w:val="008D6D67"/>
    <w:rsid w:val="008D772C"/>
    <w:rsid w:val="008D77D4"/>
    <w:rsid w:val="008E12E2"/>
    <w:rsid w:val="008E2445"/>
    <w:rsid w:val="008E2FA3"/>
    <w:rsid w:val="008E39EB"/>
    <w:rsid w:val="008E41F3"/>
    <w:rsid w:val="008E6581"/>
    <w:rsid w:val="008E6660"/>
    <w:rsid w:val="008E6E4C"/>
    <w:rsid w:val="008E7430"/>
    <w:rsid w:val="008E7B1E"/>
    <w:rsid w:val="008F0435"/>
    <w:rsid w:val="008F1189"/>
    <w:rsid w:val="008F14B2"/>
    <w:rsid w:val="008F28BF"/>
    <w:rsid w:val="008F32B5"/>
    <w:rsid w:val="008F33A9"/>
    <w:rsid w:val="008F3D15"/>
    <w:rsid w:val="008F3DE0"/>
    <w:rsid w:val="008F641D"/>
    <w:rsid w:val="0090272A"/>
    <w:rsid w:val="009041C2"/>
    <w:rsid w:val="0090467C"/>
    <w:rsid w:val="00905DA3"/>
    <w:rsid w:val="00906E2C"/>
    <w:rsid w:val="00911E23"/>
    <w:rsid w:val="00915D68"/>
    <w:rsid w:val="00915D9C"/>
    <w:rsid w:val="009168A6"/>
    <w:rsid w:val="009174AF"/>
    <w:rsid w:val="00917AB9"/>
    <w:rsid w:val="009201BA"/>
    <w:rsid w:val="00922F6B"/>
    <w:rsid w:val="009230F2"/>
    <w:rsid w:val="00923892"/>
    <w:rsid w:val="00923AA1"/>
    <w:rsid w:val="009240E1"/>
    <w:rsid w:val="00925238"/>
    <w:rsid w:val="00925830"/>
    <w:rsid w:val="0092650F"/>
    <w:rsid w:val="009315F6"/>
    <w:rsid w:val="00931694"/>
    <w:rsid w:val="00931E9E"/>
    <w:rsid w:val="00931FB5"/>
    <w:rsid w:val="00933081"/>
    <w:rsid w:val="00933BCE"/>
    <w:rsid w:val="00937154"/>
    <w:rsid w:val="00937230"/>
    <w:rsid w:val="00940F6F"/>
    <w:rsid w:val="009412E8"/>
    <w:rsid w:val="00941B73"/>
    <w:rsid w:val="00943600"/>
    <w:rsid w:val="00944474"/>
    <w:rsid w:val="00946316"/>
    <w:rsid w:val="0095003A"/>
    <w:rsid w:val="00950135"/>
    <w:rsid w:val="0095021C"/>
    <w:rsid w:val="009514CD"/>
    <w:rsid w:val="00952FFA"/>
    <w:rsid w:val="009530C4"/>
    <w:rsid w:val="009531EB"/>
    <w:rsid w:val="00954B5D"/>
    <w:rsid w:val="00961B46"/>
    <w:rsid w:val="00962838"/>
    <w:rsid w:val="0096366C"/>
    <w:rsid w:val="0096425E"/>
    <w:rsid w:val="00970850"/>
    <w:rsid w:val="00971498"/>
    <w:rsid w:val="0097171F"/>
    <w:rsid w:val="0097307D"/>
    <w:rsid w:val="009753D2"/>
    <w:rsid w:val="00975EFA"/>
    <w:rsid w:val="00976A2E"/>
    <w:rsid w:val="00976BCD"/>
    <w:rsid w:val="00977115"/>
    <w:rsid w:val="00983CC1"/>
    <w:rsid w:val="00983DF9"/>
    <w:rsid w:val="0098549B"/>
    <w:rsid w:val="009859C2"/>
    <w:rsid w:val="00985E68"/>
    <w:rsid w:val="0098627C"/>
    <w:rsid w:val="0099031A"/>
    <w:rsid w:val="00990362"/>
    <w:rsid w:val="009913A3"/>
    <w:rsid w:val="00993119"/>
    <w:rsid w:val="009944A3"/>
    <w:rsid w:val="0099497D"/>
    <w:rsid w:val="009957AD"/>
    <w:rsid w:val="00995EA9"/>
    <w:rsid w:val="00996608"/>
    <w:rsid w:val="009970D8"/>
    <w:rsid w:val="009A31FD"/>
    <w:rsid w:val="009A3898"/>
    <w:rsid w:val="009A3F87"/>
    <w:rsid w:val="009A5C60"/>
    <w:rsid w:val="009A6A7C"/>
    <w:rsid w:val="009B00E6"/>
    <w:rsid w:val="009B2335"/>
    <w:rsid w:val="009B41B8"/>
    <w:rsid w:val="009B66AB"/>
    <w:rsid w:val="009B7BA5"/>
    <w:rsid w:val="009B7D06"/>
    <w:rsid w:val="009C1484"/>
    <w:rsid w:val="009C232C"/>
    <w:rsid w:val="009C2EDB"/>
    <w:rsid w:val="009C4DA8"/>
    <w:rsid w:val="009C64DF"/>
    <w:rsid w:val="009C6CE9"/>
    <w:rsid w:val="009C77DA"/>
    <w:rsid w:val="009D223A"/>
    <w:rsid w:val="009D3009"/>
    <w:rsid w:val="009D3439"/>
    <w:rsid w:val="009D3F46"/>
    <w:rsid w:val="009D406A"/>
    <w:rsid w:val="009D451C"/>
    <w:rsid w:val="009D67E9"/>
    <w:rsid w:val="009E172B"/>
    <w:rsid w:val="009E68AE"/>
    <w:rsid w:val="009E6B34"/>
    <w:rsid w:val="009F03FA"/>
    <w:rsid w:val="009F2A0B"/>
    <w:rsid w:val="009F504C"/>
    <w:rsid w:val="009F5076"/>
    <w:rsid w:val="009F50E4"/>
    <w:rsid w:val="009F5D76"/>
    <w:rsid w:val="009F7F69"/>
    <w:rsid w:val="00A00AA8"/>
    <w:rsid w:val="00A01062"/>
    <w:rsid w:val="00A01585"/>
    <w:rsid w:val="00A0211B"/>
    <w:rsid w:val="00A022DE"/>
    <w:rsid w:val="00A030FD"/>
    <w:rsid w:val="00A06A47"/>
    <w:rsid w:val="00A0706B"/>
    <w:rsid w:val="00A0736A"/>
    <w:rsid w:val="00A10C9B"/>
    <w:rsid w:val="00A13777"/>
    <w:rsid w:val="00A13C0D"/>
    <w:rsid w:val="00A15A6B"/>
    <w:rsid w:val="00A162FB"/>
    <w:rsid w:val="00A17BC9"/>
    <w:rsid w:val="00A20327"/>
    <w:rsid w:val="00A216E7"/>
    <w:rsid w:val="00A2557C"/>
    <w:rsid w:val="00A25EEB"/>
    <w:rsid w:val="00A262BA"/>
    <w:rsid w:val="00A26DE4"/>
    <w:rsid w:val="00A3099C"/>
    <w:rsid w:val="00A312C9"/>
    <w:rsid w:val="00A31423"/>
    <w:rsid w:val="00A34931"/>
    <w:rsid w:val="00A403EF"/>
    <w:rsid w:val="00A4106E"/>
    <w:rsid w:val="00A41B3C"/>
    <w:rsid w:val="00A42846"/>
    <w:rsid w:val="00A42ECD"/>
    <w:rsid w:val="00A42F73"/>
    <w:rsid w:val="00A43320"/>
    <w:rsid w:val="00A442AF"/>
    <w:rsid w:val="00A44DC3"/>
    <w:rsid w:val="00A46358"/>
    <w:rsid w:val="00A46567"/>
    <w:rsid w:val="00A46D74"/>
    <w:rsid w:val="00A5111F"/>
    <w:rsid w:val="00A5129A"/>
    <w:rsid w:val="00A5162E"/>
    <w:rsid w:val="00A52883"/>
    <w:rsid w:val="00A5325C"/>
    <w:rsid w:val="00A540ED"/>
    <w:rsid w:val="00A546A3"/>
    <w:rsid w:val="00A571E4"/>
    <w:rsid w:val="00A57301"/>
    <w:rsid w:val="00A60353"/>
    <w:rsid w:val="00A617DB"/>
    <w:rsid w:val="00A620D8"/>
    <w:rsid w:val="00A63005"/>
    <w:rsid w:val="00A6520B"/>
    <w:rsid w:val="00A6533D"/>
    <w:rsid w:val="00A65724"/>
    <w:rsid w:val="00A66EA4"/>
    <w:rsid w:val="00A7047C"/>
    <w:rsid w:val="00A704EB"/>
    <w:rsid w:val="00A7060C"/>
    <w:rsid w:val="00A7073D"/>
    <w:rsid w:val="00A72231"/>
    <w:rsid w:val="00A730F8"/>
    <w:rsid w:val="00A741E7"/>
    <w:rsid w:val="00A74ADB"/>
    <w:rsid w:val="00A761CB"/>
    <w:rsid w:val="00A76436"/>
    <w:rsid w:val="00A77E00"/>
    <w:rsid w:val="00A807C8"/>
    <w:rsid w:val="00A8242C"/>
    <w:rsid w:val="00A824EA"/>
    <w:rsid w:val="00A83691"/>
    <w:rsid w:val="00A86841"/>
    <w:rsid w:val="00A9230D"/>
    <w:rsid w:val="00A93408"/>
    <w:rsid w:val="00A93918"/>
    <w:rsid w:val="00A941D9"/>
    <w:rsid w:val="00A94217"/>
    <w:rsid w:val="00A9713A"/>
    <w:rsid w:val="00A973A0"/>
    <w:rsid w:val="00AA58F7"/>
    <w:rsid w:val="00AA5F25"/>
    <w:rsid w:val="00AA6ADD"/>
    <w:rsid w:val="00AA77DB"/>
    <w:rsid w:val="00AA7ADD"/>
    <w:rsid w:val="00AB01DA"/>
    <w:rsid w:val="00AB23DB"/>
    <w:rsid w:val="00AB3AF7"/>
    <w:rsid w:val="00AB6EF3"/>
    <w:rsid w:val="00AB7158"/>
    <w:rsid w:val="00AB745E"/>
    <w:rsid w:val="00AC01F5"/>
    <w:rsid w:val="00AC03DF"/>
    <w:rsid w:val="00AC1014"/>
    <w:rsid w:val="00AC1EDB"/>
    <w:rsid w:val="00AC2C93"/>
    <w:rsid w:val="00AC3002"/>
    <w:rsid w:val="00AC36A4"/>
    <w:rsid w:val="00AC4196"/>
    <w:rsid w:val="00AC498A"/>
    <w:rsid w:val="00AC58B6"/>
    <w:rsid w:val="00AC6390"/>
    <w:rsid w:val="00AC754E"/>
    <w:rsid w:val="00AD23D1"/>
    <w:rsid w:val="00AD37EC"/>
    <w:rsid w:val="00AD3EDC"/>
    <w:rsid w:val="00AD505C"/>
    <w:rsid w:val="00AD55C2"/>
    <w:rsid w:val="00AD6508"/>
    <w:rsid w:val="00AE093A"/>
    <w:rsid w:val="00AE1767"/>
    <w:rsid w:val="00AE2075"/>
    <w:rsid w:val="00AE3FA2"/>
    <w:rsid w:val="00AE46AC"/>
    <w:rsid w:val="00AE7306"/>
    <w:rsid w:val="00AF1898"/>
    <w:rsid w:val="00AF1B38"/>
    <w:rsid w:val="00AF2C4D"/>
    <w:rsid w:val="00AF3883"/>
    <w:rsid w:val="00AF4FCF"/>
    <w:rsid w:val="00AF50B0"/>
    <w:rsid w:val="00AF7325"/>
    <w:rsid w:val="00B00599"/>
    <w:rsid w:val="00B01528"/>
    <w:rsid w:val="00B03407"/>
    <w:rsid w:val="00B04331"/>
    <w:rsid w:val="00B05F28"/>
    <w:rsid w:val="00B07E43"/>
    <w:rsid w:val="00B107DA"/>
    <w:rsid w:val="00B10A82"/>
    <w:rsid w:val="00B13741"/>
    <w:rsid w:val="00B14AEA"/>
    <w:rsid w:val="00B14CE4"/>
    <w:rsid w:val="00B166F1"/>
    <w:rsid w:val="00B175BC"/>
    <w:rsid w:val="00B206F7"/>
    <w:rsid w:val="00B20AAF"/>
    <w:rsid w:val="00B217F7"/>
    <w:rsid w:val="00B2332C"/>
    <w:rsid w:val="00B2357D"/>
    <w:rsid w:val="00B25461"/>
    <w:rsid w:val="00B265EC"/>
    <w:rsid w:val="00B27061"/>
    <w:rsid w:val="00B27A8A"/>
    <w:rsid w:val="00B30D76"/>
    <w:rsid w:val="00B329D8"/>
    <w:rsid w:val="00B3357A"/>
    <w:rsid w:val="00B34C6E"/>
    <w:rsid w:val="00B353EA"/>
    <w:rsid w:val="00B357EA"/>
    <w:rsid w:val="00B40A61"/>
    <w:rsid w:val="00B40BB3"/>
    <w:rsid w:val="00B43A5F"/>
    <w:rsid w:val="00B456F1"/>
    <w:rsid w:val="00B45A67"/>
    <w:rsid w:val="00B4658A"/>
    <w:rsid w:val="00B46C46"/>
    <w:rsid w:val="00B47EED"/>
    <w:rsid w:val="00B52B98"/>
    <w:rsid w:val="00B533DB"/>
    <w:rsid w:val="00B53F4C"/>
    <w:rsid w:val="00B6325C"/>
    <w:rsid w:val="00B63C35"/>
    <w:rsid w:val="00B63E1D"/>
    <w:rsid w:val="00B65278"/>
    <w:rsid w:val="00B65747"/>
    <w:rsid w:val="00B6598F"/>
    <w:rsid w:val="00B65CD9"/>
    <w:rsid w:val="00B65EAB"/>
    <w:rsid w:val="00B66C0D"/>
    <w:rsid w:val="00B67246"/>
    <w:rsid w:val="00B67287"/>
    <w:rsid w:val="00B67307"/>
    <w:rsid w:val="00B70630"/>
    <w:rsid w:val="00B72008"/>
    <w:rsid w:val="00B72DC9"/>
    <w:rsid w:val="00B73F64"/>
    <w:rsid w:val="00B7439D"/>
    <w:rsid w:val="00B743C7"/>
    <w:rsid w:val="00B77AF5"/>
    <w:rsid w:val="00B77E49"/>
    <w:rsid w:val="00B80F61"/>
    <w:rsid w:val="00B81933"/>
    <w:rsid w:val="00B81D26"/>
    <w:rsid w:val="00B82C63"/>
    <w:rsid w:val="00B84905"/>
    <w:rsid w:val="00B85A37"/>
    <w:rsid w:val="00B86662"/>
    <w:rsid w:val="00B90A3F"/>
    <w:rsid w:val="00B91603"/>
    <w:rsid w:val="00B919DA"/>
    <w:rsid w:val="00B92BE9"/>
    <w:rsid w:val="00B949FF"/>
    <w:rsid w:val="00B94C39"/>
    <w:rsid w:val="00B95385"/>
    <w:rsid w:val="00B954D6"/>
    <w:rsid w:val="00B97D94"/>
    <w:rsid w:val="00BA0996"/>
    <w:rsid w:val="00BA0B06"/>
    <w:rsid w:val="00BA0CA4"/>
    <w:rsid w:val="00BA2517"/>
    <w:rsid w:val="00BA2BF3"/>
    <w:rsid w:val="00BA5526"/>
    <w:rsid w:val="00BA5DB9"/>
    <w:rsid w:val="00BB43A2"/>
    <w:rsid w:val="00BB4772"/>
    <w:rsid w:val="00BB52C0"/>
    <w:rsid w:val="00BB64BA"/>
    <w:rsid w:val="00BC0149"/>
    <w:rsid w:val="00BC08DE"/>
    <w:rsid w:val="00BC0FD7"/>
    <w:rsid w:val="00BC14DE"/>
    <w:rsid w:val="00BC1FF8"/>
    <w:rsid w:val="00BC33A8"/>
    <w:rsid w:val="00BC36F6"/>
    <w:rsid w:val="00BC48ED"/>
    <w:rsid w:val="00BC4B1E"/>
    <w:rsid w:val="00BC57FE"/>
    <w:rsid w:val="00BC5C6F"/>
    <w:rsid w:val="00BC5ED2"/>
    <w:rsid w:val="00BC6638"/>
    <w:rsid w:val="00BC6A85"/>
    <w:rsid w:val="00BC776E"/>
    <w:rsid w:val="00BC7A2C"/>
    <w:rsid w:val="00BD4331"/>
    <w:rsid w:val="00BD4B77"/>
    <w:rsid w:val="00BD6C0C"/>
    <w:rsid w:val="00BD7195"/>
    <w:rsid w:val="00BD7FE9"/>
    <w:rsid w:val="00BE3BB3"/>
    <w:rsid w:val="00BE4D49"/>
    <w:rsid w:val="00BE648F"/>
    <w:rsid w:val="00BE6A82"/>
    <w:rsid w:val="00BE773C"/>
    <w:rsid w:val="00BE7DF9"/>
    <w:rsid w:val="00BF13EA"/>
    <w:rsid w:val="00BF2B85"/>
    <w:rsid w:val="00BF4264"/>
    <w:rsid w:val="00BF4616"/>
    <w:rsid w:val="00BF4B04"/>
    <w:rsid w:val="00C0078F"/>
    <w:rsid w:val="00C01682"/>
    <w:rsid w:val="00C01B49"/>
    <w:rsid w:val="00C02E46"/>
    <w:rsid w:val="00C03D12"/>
    <w:rsid w:val="00C04FE5"/>
    <w:rsid w:val="00C060FB"/>
    <w:rsid w:val="00C06359"/>
    <w:rsid w:val="00C06C6A"/>
    <w:rsid w:val="00C10072"/>
    <w:rsid w:val="00C10E42"/>
    <w:rsid w:val="00C137FF"/>
    <w:rsid w:val="00C16919"/>
    <w:rsid w:val="00C173D8"/>
    <w:rsid w:val="00C2108A"/>
    <w:rsid w:val="00C223FA"/>
    <w:rsid w:val="00C239FD"/>
    <w:rsid w:val="00C24254"/>
    <w:rsid w:val="00C24CF2"/>
    <w:rsid w:val="00C26616"/>
    <w:rsid w:val="00C318D5"/>
    <w:rsid w:val="00C31CC6"/>
    <w:rsid w:val="00C32609"/>
    <w:rsid w:val="00C333BE"/>
    <w:rsid w:val="00C334A1"/>
    <w:rsid w:val="00C33C31"/>
    <w:rsid w:val="00C347AD"/>
    <w:rsid w:val="00C34B11"/>
    <w:rsid w:val="00C34E6F"/>
    <w:rsid w:val="00C3566D"/>
    <w:rsid w:val="00C36A9A"/>
    <w:rsid w:val="00C36CE3"/>
    <w:rsid w:val="00C373D5"/>
    <w:rsid w:val="00C37556"/>
    <w:rsid w:val="00C37A85"/>
    <w:rsid w:val="00C402D5"/>
    <w:rsid w:val="00C4185F"/>
    <w:rsid w:val="00C43D5B"/>
    <w:rsid w:val="00C44279"/>
    <w:rsid w:val="00C44C82"/>
    <w:rsid w:val="00C45C1A"/>
    <w:rsid w:val="00C479CD"/>
    <w:rsid w:val="00C47B34"/>
    <w:rsid w:val="00C47C74"/>
    <w:rsid w:val="00C504BC"/>
    <w:rsid w:val="00C51063"/>
    <w:rsid w:val="00C513C2"/>
    <w:rsid w:val="00C5184A"/>
    <w:rsid w:val="00C546B5"/>
    <w:rsid w:val="00C54B7A"/>
    <w:rsid w:val="00C55373"/>
    <w:rsid w:val="00C55A31"/>
    <w:rsid w:val="00C56656"/>
    <w:rsid w:val="00C60C45"/>
    <w:rsid w:val="00C612D2"/>
    <w:rsid w:val="00C6144A"/>
    <w:rsid w:val="00C63B3F"/>
    <w:rsid w:val="00C63EEA"/>
    <w:rsid w:val="00C657B3"/>
    <w:rsid w:val="00C661E3"/>
    <w:rsid w:val="00C668A4"/>
    <w:rsid w:val="00C67297"/>
    <w:rsid w:val="00C6730A"/>
    <w:rsid w:val="00C73430"/>
    <w:rsid w:val="00C737E6"/>
    <w:rsid w:val="00C744EB"/>
    <w:rsid w:val="00C74E0A"/>
    <w:rsid w:val="00C8033D"/>
    <w:rsid w:val="00C80859"/>
    <w:rsid w:val="00C8131D"/>
    <w:rsid w:val="00C81D16"/>
    <w:rsid w:val="00C83D60"/>
    <w:rsid w:val="00C83E79"/>
    <w:rsid w:val="00C84D00"/>
    <w:rsid w:val="00C84E30"/>
    <w:rsid w:val="00C9037A"/>
    <w:rsid w:val="00C9053D"/>
    <w:rsid w:val="00C9159A"/>
    <w:rsid w:val="00C922C3"/>
    <w:rsid w:val="00C95174"/>
    <w:rsid w:val="00C9685D"/>
    <w:rsid w:val="00C970D5"/>
    <w:rsid w:val="00CA0091"/>
    <w:rsid w:val="00CA161B"/>
    <w:rsid w:val="00CA1775"/>
    <w:rsid w:val="00CA1D86"/>
    <w:rsid w:val="00CA66AF"/>
    <w:rsid w:val="00CA6B36"/>
    <w:rsid w:val="00CB026D"/>
    <w:rsid w:val="00CB0335"/>
    <w:rsid w:val="00CB76DB"/>
    <w:rsid w:val="00CC018B"/>
    <w:rsid w:val="00CC0A84"/>
    <w:rsid w:val="00CC427F"/>
    <w:rsid w:val="00CC4BE1"/>
    <w:rsid w:val="00CC66B0"/>
    <w:rsid w:val="00CD0672"/>
    <w:rsid w:val="00CD1493"/>
    <w:rsid w:val="00CD3CAA"/>
    <w:rsid w:val="00CD52FF"/>
    <w:rsid w:val="00CD6FE4"/>
    <w:rsid w:val="00CD7AF2"/>
    <w:rsid w:val="00CE0F5F"/>
    <w:rsid w:val="00CE2B71"/>
    <w:rsid w:val="00CE481E"/>
    <w:rsid w:val="00CE4B9D"/>
    <w:rsid w:val="00CE4F8F"/>
    <w:rsid w:val="00CE5E00"/>
    <w:rsid w:val="00CE6A5A"/>
    <w:rsid w:val="00CE78A5"/>
    <w:rsid w:val="00CF16B3"/>
    <w:rsid w:val="00CF174B"/>
    <w:rsid w:val="00CF3653"/>
    <w:rsid w:val="00CF407F"/>
    <w:rsid w:val="00CF4992"/>
    <w:rsid w:val="00CF4D10"/>
    <w:rsid w:val="00CF50A8"/>
    <w:rsid w:val="00CF575C"/>
    <w:rsid w:val="00CF73B8"/>
    <w:rsid w:val="00D0072D"/>
    <w:rsid w:val="00D039C7"/>
    <w:rsid w:val="00D07413"/>
    <w:rsid w:val="00D13F7C"/>
    <w:rsid w:val="00D15E24"/>
    <w:rsid w:val="00D1605D"/>
    <w:rsid w:val="00D160F1"/>
    <w:rsid w:val="00D20691"/>
    <w:rsid w:val="00D22BC1"/>
    <w:rsid w:val="00D24867"/>
    <w:rsid w:val="00D2527F"/>
    <w:rsid w:val="00D25A43"/>
    <w:rsid w:val="00D310CB"/>
    <w:rsid w:val="00D310F1"/>
    <w:rsid w:val="00D32C3E"/>
    <w:rsid w:val="00D34201"/>
    <w:rsid w:val="00D34E65"/>
    <w:rsid w:val="00D34FBE"/>
    <w:rsid w:val="00D37238"/>
    <w:rsid w:val="00D41B89"/>
    <w:rsid w:val="00D42851"/>
    <w:rsid w:val="00D42E95"/>
    <w:rsid w:val="00D444A7"/>
    <w:rsid w:val="00D45009"/>
    <w:rsid w:val="00D4594F"/>
    <w:rsid w:val="00D47A75"/>
    <w:rsid w:val="00D50195"/>
    <w:rsid w:val="00D50C3F"/>
    <w:rsid w:val="00D52A0E"/>
    <w:rsid w:val="00D557DA"/>
    <w:rsid w:val="00D56871"/>
    <w:rsid w:val="00D56DF4"/>
    <w:rsid w:val="00D57018"/>
    <w:rsid w:val="00D609B0"/>
    <w:rsid w:val="00D609E9"/>
    <w:rsid w:val="00D61FEB"/>
    <w:rsid w:val="00D629E5"/>
    <w:rsid w:val="00D64890"/>
    <w:rsid w:val="00D64B04"/>
    <w:rsid w:val="00D65CA6"/>
    <w:rsid w:val="00D65D04"/>
    <w:rsid w:val="00D65D26"/>
    <w:rsid w:val="00D66BFE"/>
    <w:rsid w:val="00D66DC8"/>
    <w:rsid w:val="00D67508"/>
    <w:rsid w:val="00D71ADD"/>
    <w:rsid w:val="00D722F0"/>
    <w:rsid w:val="00D7267A"/>
    <w:rsid w:val="00D751D7"/>
    <w:rsid w:val="00D8057F"/>
    <w:rsid w:val="00D812C2"/>
    <w:rsid w:val="00D81F7C"/>
    <w:rsid w:val="00D8232E"/>
    <w:rsid w:val="00D82C38"/>
    <w:rsid w:val="00D84623"/>
    <w:rsid w:val="00D84BF6"/>
    <w:rsid w:val="00D877DB"/>
    <w:rsid w:val="00D90938"/>
    <w:rsid w:val="00D90DC7"/>
    <w:rsid w:val="00D91A48"/>
    <w:rsid w:val="00D938C4"/>
    <w:rsid w:val="00D943EA"/>
    <w:rsid w:val="00D954D2"/>
    <w:rsid w:val="00D95D5E"/>
    <w:rsid w:val="00D9622D"/>
    <w:rsid w:val="00D968C9"/>
    <w:rsid w:val="00D973A4"/>
    <w:rsid w:val="00D975ED"/>
    <w:rsid w:val="00DA42D5"/>
    <w:rsid w:val="00DA6872"/>
    <w:rsid w:val="00DA75A7"/>
    <w:rsid w:val="00DB11CD"/>
    <w:rsid w:val="00DB186E"/>
    <w:rsid w:val="00DB1B38"/>
    <w:rsid w:val="00DB2128"/>
    <w:rsid w:val="00DB3668"/>
    <w:rsid w:val="00DB470D"/>
    <w:rsid w:val="00DB5420"/>
    <w:rsid w:val="00DB6410"/>
    <w:rsid w:val="00DB7086"/>
    <w:rsid w:val="00DC0A77"/>
    <w:rsid w:val="00DC1AFC"/>
    <w:rsid w:val="00DC293E"/>
    <w:rsid w:val="00DC46E8"/>
    <w:rsid w:val="00DC5360"/>
    <w:rsid w:val="00DC6AB2"/>
    <w:rsid w:val="00DC72CB"/>
    <w:rsid w:val="00DC7D9F"/>
    <w:rsid w:val="00DD05AB"/>
    <w:rsid w:val="00DD1877"/>
    <w:rsid w:val="00DD4608"/>
    <w:rsid w:val="00DD50DD"/>
    <w:rsid w:val="00DD53FF"/>
    <w:rsid w:val="00DD78A6"/>
    <w:rsid w:val="00DE165C"/>
    <w:rsid w:val="00DE40A3"/>
    <w:rsid w:val="00DE4F03"/>
    <w:rsid w:val="00DE557D"/>
    <w:rsid w:val="00DE69A4"/>
    <w:rsid w:val="00DE6F53"/>
    <w:rsid w:val="00DE728A"/>
    <w:rsid w:val="00DE7C89"/>
    <w:rsid w:val="00DF2EBD"/>
    <w:rsid w:val="00DF31B5"/>
    <w:rsid w:val="00DF33BD"/>
    <w:rsid w:val="00DF3685"/>
    <w:rsid w:val="00DF41A9"/>
    <w:rsid w:val="00DF520F"/>
    <w:rsid w:val="00DF702D"/>
    <w:rsid w:val="00DF7FD7"/>
    <w:rsid w:val="00E00203"/>
    <w:rsid w:val="00E010A2"/>
    <w:rsid w:val="00E015AC"/>
    <w:rsid w:val="00E02E9D"/>
    <w:rsid w:val="00E030FA"/>
    <w:rsid w:val="00E03CE0"/>
    <w:rsid w:val="00E0436D"/>
    <w:rsid w:val="00E04CD8"/>
    <w:rsid w:val="00E04FF7"/>
    <w:rsid w:val="00E05AFA"/>
    <w:rsid w:val="00E06391"/>
    <w:rsid w:val="00E077DC"/>
    <w:rsid w:val="00E1027A"/>
    <w:rsid w:val="00E12B94"/>
    <w:rsid w:val="00E13D20"/>
    <w:rsid w:val="00E14280"/>
    <w:rsid w:val="00E15A77"/>
    <w:rsid w:val="00E15FA2"/>
    <w:rsid w:val="00E16D70"/>
    <w:rsid w:val="00E1779E"/>
    <w:rsid w:val="00E20254"/>
    <w:rsid w:val="00E20AA1"/>
    <w:rsid w:val="00E20B36"/>
    <w:rsid w:val="00E20FD0"/>
    <w:rsid w:val="00E21DBB"/>
    <w:rsid w:val="00E2209F"/>
    <w:rsid w:val="00E2245F"/>
    <w:rsid w:val="00E231A1"/>
    <w:rsid w:val="00E23556"/>
    <w:rsid w:val="00E25099"/>
    <w:rsid w:val="00E25412"/>
    <w:rsid w:val="00E257A0"/>
    <w:rsid w:val="00E25927"/>
    <w:rsid w:val="00E270C6"/>
    <w:rsid w:val="00E30465"/>
    <w:rsid w:val="00E30782"/>
    <w:rsid w:val="00E30AF0"/>
    <w:rsid w:val="00E334E8"/>
    <w:rsid w:val="00E34E8F"/>
    <w:rsid w:val="00E35B5F"/>
    <w:rsid w:val="00E362E5"/>
    <w:rsid w:val="00E36463"/>
    <w:rsid w:val="00E4015E"/>
    <w:rsid w:val="00E41C74"/>
    <w:rsid w:val="00E41F5D"/>
    <w:rsid w:val="00E434FF"/>
    <w:rsid w:val="00E45143"/>
    <w:rsid w:val="00E46FB6"/>
    <w:rsid w:val="00E47CD8"/>
    <w:rsid w:val="00E54D8A"/>
    <w:rsid w:val="00E553EC"/>
    <w:rsid w:val="00E55B06"/>
    <w:rsid w:val="00E55C3F"/>
    <w:rsid w:val="00E56032"/>
    <w:rsid w:val="00E578E9"/>
    <w:rsid w:val="00E61EBF"/>
    <w:rsid w:val="00E64D0C"/>
    <w:rsid w:val="00E66325"/>
    <w:rsid w:val="00E677D6"/>
    <w:rsid w:val="00E70540"/>
    <w:rsid w:val="00E71B9B"/>
    <w:rsid w:val="00E73EB3"/>
    <w:rsid w:val="00E73F4E"/>
    <w:rsid w:val="00E74C13"/>
    <w:rsid w:val="00E75E6B"/>
    <w:rsid w:val="00E80F0F"/>
    <w:rsid w:val="00E81064"/>
    <w:rsid w:val="00E8128A"/>
    <w:rsid w:val="00E82E98"/>
    <w:rsid w:val="00E82F1B"/>
    <w:rsid w:val="00E85EE7"/>
    <w:rsid w:val="00E866B0"/>
    <w:rsid w:val="00E8709C"/>
    <w:rsid w:val="00E87E8C"/>
    <w:rsid w:val="00E91849"/>
    <w:rsid w:val="00E938AC"/>
    <w:rsid w:val="00E93D96"/>
    <w:rsid w:val="00E94173"/>
    <w:rsid w:val="00E95842"/>
    <w:rsid w:val="00E9584F"/>
    <w:rsid w:val="00E96A7F"/>
    <w:rsid w:val="00E96F18"/>
    <w:rsid w:val="00EA0E94"/>
    <w:rsid w:val="00EA1017"/>
    <w:rsid w:val="00EA2237"/>
    <w:rsid w:val="00EA6911"/>
    <w:rsid w:val="00EB1E70"/>
    <w:rsid w:val="00EB30A0"/>
    <w:rsid w:val="00EB3733"/>
    <w:rsid w:val="00EB3E0D"/>
    <w:rsid w:val="00EB3EA7"/>
    <w:rsid w:val="00EB5B90"/>
    <w:rsid w:val="00EB6419"/>
    <w:rsid w:val="00EB7012"/>
    <w:rsid w:val="00EB7F49"/>
    <w:rsid w:val="00EC0B90"/>
    <w:rsid w:val="00EC0CBB"/>
    <w:rsid w:val="00EC345E"/>
    <w:rsid w:val="00EC48EA"/>
    <w:rsid w:val="00EC66ED"/>
    <w:rsid w:val="00ED122F"/>
    <w:rsid w:val="00ED1E58"/>
    <w:rsid w:val="00ED1FD1"/>
    <w:rsid w:val="00ED2113"/>
    <w:rsid w:val="00ED53CC"/>
    <w:rsid w:val="00ED57B1"/>
    <w:rsid w:val="00ED62F8"/>
    <w:rsid w:val="00EE0566"/>
    <w:rsid w:val="00EE467B"/>
    <w:rsid w:val="00EE4BC5"/>
    <w:rsid w:val="00EE5502"/>
    <w:rsid w:val="00EE6701"/>
    <w:rsid w:val="00EE770B"/>
    <w:rsid w:val="00EE7DF0"/>
    <w:rsid w:val="00EE7F41"/>
    <w:rsid w:val="00EF0258"/>
    <w:rsid w:val="00EF0A90"/>
    <w:rsid w:val="00EF0C78"/>
    <w:rsid w:val="00EF1EEA"/>
    <w:rsid w:val="00EF1FCB"/>
    <w:rsid w:val="00EF39D2"/>
    <w:rsid w:val="00EF478C"/>
    <w:rsid w:val="00EF502F"/>
    <w:rsid w:val="00EF5289"/>
    <w:rsid w:val="00F00EA3"/>
    <w:rsid w:val="00F013B7"/>
    <w:rsid w:val="00F018B2"/>
    <w:rsid w:val="00F01FEC"/>
    <w:rsid w:val="00F04B16"/>
    <w:rsid w:val="00F10530"/>
    <w:rsid w:val="00F10E69"/>
    <w:rsid w:val="00F14690"/>
    <w:rsid w:val="00F1693C"/>
    <w:rsid w:val="00F17075"/>
    <w:rsid w:val="00F21B85"/>
    <w:rsid w:val="00F229D5"/>
    <w:rsid w:val="00F230E3"/>
    <w:rsid w:val="00F263DD"/>
    <w:rsid w:val="00F30AEF"/>
    <w:rsid w:val="00F30C9B"/>
    <w:rsid w:val="00F30E9A"/>
    <w:rsid w:val="00F310FC"/>
    <w:rsid w:val="00F31DA3"/>
    <w:rsid w:val="00F357BB"/>
    <w:rsid w:val="00F3706E"/>
    <w:rsid w:val="00F37A62"/>
    <w:rsid w:val="00F4103E"/>
    <w:rsid w:val="00F433D0"/>
    <w:rsid w:val="00F439E0"/>
    <w:rsid w:val="00F44ACB"/>
    <w:rsid w:val="00F450D0"/>
    <w:rsid w:val="00F45F8B"/>
    <w:rsid w:val="00F46B17"/>
    <w:rsid w:val="00F47B27"/>
    <w:rsid w:val="00F524FC"/>
    <w:rsid w:val="00F5439B"/>
    <w:rsid w:val="00F5715C"/>
    <w:rsid w:val="00F62A00"/>
    <w:rsid w:val="00F63160"/>
    <w:rsid w:val="00F63F49"/>
    <w:rsid w:val="00F67518"/>
    <w:rsid w:val="00F67A7A"/>
    <w:rsid w:val="00F71B68"/>
    <w:rsid w:val="00F72929"/>
    <w:rsid w:val="00F72D47"/>
    <w:rsid w:val="00F75A54"/>
    <w:rsid w:val="00F7670C"/>
    <w:rsid w:val="00F76CAD"/>
    <w:rsid w:val="00F77117"/>
    <w:rsid w:val="00F81186"/>
    <w:rsid w:val="00F81691"/>
    <w:rsid w:val="00F824F5"/>
    <w:rsid w:val="00F837F7"/>
    <w:rsid w:val="00F83DE1"/>
    <w:rsid w:val="00F90EC8"/>
    <w:rsid w:val="00F91A1F"/>
    <w:rsid w:val="00F93340"/>
    <w:rsid w:val="00F93431"/>
    <w:rsid w:val="00F93E6A"/>
    <w:rsid w:val="00F945A0"/>
    <w:rsid w:val="00F94E86"/>
    <w:rsid w:val="00F950B3"/>
    <w:rsid w:val="00F9617A"/>
    <w:rsid w:val="00F962C0"/>
    <w:rsid w:val="00F965B3"/>
    <w:rsid w:val="00F9694E"/>
    <w:rsid w:val="00F975C5"/>
    <w:rsid w:val="00FA1E91"/>
    <w:rsid w:val="00FA2C31"/>
    <w:rsid w:val="00FA365F"/>
    <w:rsid w:val="00FA55E5"/>
    <w:rsid w:val="00FA6690"/>
    <w:rsid w:val="00FA6C46"/>
    <w:rsid w:val="00FB192B"/>
    <w:rsid w:val="00FB194E"/>
    <w:rsid w:val="00FB1B3E"/>
    <w:rsid w:val="00FB20E8"/>
    <w:rsid w:val="00FB2D66"/>
    <w:rsid w:val="00FB31D2"/>
    <w:rsid w:val="00FB5F8F"/>
    <w:rsid w:val="00FB6E8E"/>
    <w:rsid w:val="00FB74B5"/>
    <w:rsid w:val="00FB7D26"/>
    <w:rsid w:val="00FC247A"/>
    <w:rsid w:val="00FC318E"/>
    <w:rsid w:val="00FC3741"/>
    <w:rsid w:val="00FC3B91"/>
    <w:rsid w:val="00FC496C"/>
    <w:rsid w:val="00FC5366"/>
    <w:rsid w:val="00FC55ED"/>
    <w:rsid w:val="00FD0181"/>
    <w:rsid w:val="00FD0EC9"/>
    <w:rsid w:val="00FD1826"/>
    <w:rsid w:val="00FD260D"/>
    <w:rsid w:val="00FD32B9"/>
    <w:rsid w:val="00FD3897"/>
    <w:rsid w:val="00FD49B6"/>
    <w:rsid w:val="00FD6C68"/>
    <w:rsid w:val="00FD6E35"/>
    <w:rsid w:val="00FE2521"/>
    <w:rsid w:val="00FE3E2C"/>
    <w:rsid w:val="00FE4179"/>
    <w:rsid w:val="00FE45F1"/>
    <w:rsid w:val="00FE6C36"/>
    <w:rsid w:val="00FE7131"/>
    <w:rsid w:val="00FF1A5E"/>
    <w:rsid w:val="00FF1B8F"/>
    <w:rsid w:val="00FF3EEE"/>
    <w:rsid w:val="00FF6BDE"/>
    <w:rsid w:val="00FF7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7153D5"/>
  <w15:docId w15:val="{3F9D74F6-DAFF-4DE3-810C-43C348F44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2B25"/>
    <w:pPr>
      <w:tabs>
        <w:tab w:val="left" w:pos="360"/>
      </w:tabs>
    </w:pPr>
    <w:rPr>
      <w:sz w:val="24"/>
    </w:rPr>
  </w:style>
  <w:style w:type="paragraph" w:styleId="Heading1">
    <w:name w:val="heading 1"/>
    <w:basedOn w:val="Normal"/>
    <w:next w:val="Normal"/>
    <w:qFormat/>
    <w:pPr>
      <w:keepNext/>
      <w:numPr>
        <w:numId w:val="1"/>
      </w:numPr>
      <w:shd w:val="solid" w:color="auto" w:fill="auto"/>
      <w:spacing w:before="240" w:after="60"/>
      <w:outlineLvl w:val="0"/>
    </w:pPr>
    <w:rPr>
      <w:b/>
      <w:smallCaps/>
      <w:kern w:val="28"/>
      <w:sz w:val="28"/>
    </w:rPr>
  </w:style>
  <w:style w:type="paragraph" w:styleId="Heading2">
    <w:name w:val="heading 2"/>
    <w:aliases w:val="H2,2,Sub-heading,sl2,h2,Section 1.1,1.1 Heading 2,Headinnormalg 2,M...,SubPara,Chapter,1.Seite,subheading,Subheading,Module Subheading,A,A.B.C.,Header 2,l2,Prophead 2,Lettered Heading 1,Sub Heading,Section 2.1,Chapter Title,ClassHeading,L2,ch"/>
    <w:basedOn w:val="Normal"/>
    <w:next w:val="Normal"/>
    <w:qFormat/>
    <w:pPr>
      <w:keepNext/>
      <w:numPr>
        <w:ilvl w:val="1"/>
        <w:numId w:val="1"/>
      </w:numPr>
      <w:shd w:val="pct20" w:color="auto" w:fill="auto"/>
      <w:spacing w:before="120" w:after="60"/>
      <w:outlineLvl w:val="1"/>
    </w:pPr>
    <w:rPr>
      <w:b/>
      <w:smallCaps/>
    </w:rPr>
  </w:style>
  <w:style w:type="paragraph" w:styleId="Heading3">
    <w:name w:val="heading 3"/>
    <w:basedOn w:val="Normal"/>
    <w:next w:val="Normal"/>
    <w:qFormat/>
    <w:pPr>
      <w:keepNext/>
      <w:numPr>
        <w:ilvl w:val="2"/>
        <w:numId w:val="1"/>
      </w:numPr>
      <w:spacing w:before="60" w:after="60"/>
      <w:outlineLvl w:val="2"/>
    </w:pPr>
    <w:rPr>
      <w:b/>
    </w:rPr>
  </w:style>
  <w:style w:type="paragraph" w:styleId="Heading4">
    <w:name w:val="heading 4"/>
    <w:basedOn w:val="Normal"/>
    <w:next w:val="Normal"/>
    <w:qFormat/>
    <w:pPr>
      <w:keepNext/>
      <w:numPr>
        <w:ilvl w:val="3"/>
        <w:numId w:val="1"/>
      </w:numPr>
      <w:spacing w:before="240" w:after="60"/>
      <w:outlineLvl w:val="3"/>
    </w:pPr>
    <w:rPr>
      <w:b/>
      <w:i/>
    </w:rPr>
  </w:style>
  <w:style w:type="paragraph" w:styleId="Heading5">
    <w:name w:val="heading 5"/>
    <w:basedOn w:val="Normal"/>
    <w:next w:val="Normal"/>
    <w:qFormat/>
    <w:pPr>
      <w:numPr>
        <w:ilvl w:val="4"/>
        <w:numId w:val="1"/>
      </w:numPr>
      <w:spacing w:before="240" w:after="60"/>
      <w:outlineLvl w:val="4"/>
    </w:pPr>
    <w:rPr>
      <w:rFonts w:ascii="Arial" w:hAnsi="Arial"/>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customStyle="1" w:styleId="NormList">
    <w:name w:val="NormList"/>
    <w:basedOn w:val="Normal"/>
    <w:pPr>
      <w:spacing w:after="40"/>
      <w:ind w:left="1080" w:hanging="360"/>
    </w:pPr>
    <w:rPr>
      <w:sz w:val="22"/>
    </w:rPr>
  </w:style>
  <w:style w:type="paragraph" w:styleId="BodyText">
    <w:name w:val="Body Text"/>
    <w:aliases w:val="bt,Body Text 12,ändrad,body text,heading3,Body Text1,NoticeText-List,RFQ Text,RFQ,RF,body text1,body text2,bt1,body text3,bt2,body text4,bt3,body text5,bt4,body text6,bt5,body text7,bt6,body text8,bt7,body text11,body text21,bt11,body text31"/>
    <w:basedOn w:val="Normal"/>
    <w:link w:val="BodyTextChar"/>
    <w:pPr>
      <w:tabs>
        <w:tab w:val="clear" w:pos="360"/>
      </w:tabs>
    </w:pPr>
    <w:rPr>
      <w:i/>
    </w:rPr>
  </w:style>
  <w:style w:type="paragraph" w:customStyle="1" w:styleId="Heading15">
    <w:name w:val="Heading 1.5"/>
    <w:basedOn w:val="Heading1"/>
    <w:next w:val="Normal"/>
    <w:pPr>
      <w:outlineLvl w:val="9"/>
    </w:pPr>
  </w:style>
  <w:style w:type="paragraph" w:customStyle="1" w:styleId="Heading25">
    <w:name w:val="Heading 2.5"/>
    <w:basedOn w:val="Heading2"/>
    <w:next w:val="Normal"/>
    <w:pPr>
      <w:outlineLvl w:val="9"/>
    </w:pPr>
  </w:style>
  <w:style w:type="paragraph" w:styleId="TOC1">
    <w:name w:val="toc 1"/>
    <w:basedOn w:val="Normal"/>
    <w:next w:val="Normal"/>
    <w:autoRedefine/>
    <w:uiPriority w:val="39"/>
    <w:rsid w:val="000B0185"/>
    <w:pPr>
      <w:tabs>
        <w:tab w:val="clear" w:pos="360"/>
      </w:tabs>
      <w:spacing w:before="120"/>
    </w:pPr>
    <w:rPr>
      <w:rFonts w:asciiTheme="minorHAnsi" w:hAnsiTheme="minorHAnsi"/>
      <w:b/>
      <w:bCs/>
      <w:i/>
      <w:iCs/>
      <w:szCs w:val="24"/>
    </w:rPr>
  </w:style>
  <w:style w:type="paragraph" w:styleId="TOC2">
    <w:name w:val="toc 2"/>
    <w:basedOn w:val="Normal"/>
    <w:next w:val="Normal"/>
    <w:autoRedefine/>
    <w:uiPriority w:val="39"/>
    <w:rsid w:val="00B46C46"/>
    <w:pPr>
      <w:tabs>
        <w:tab w:val="clear" w:pos="360"/>
      </w:tabs>
      <w:spacing w:before="120"/>
      <w:ind w:left="240"/>
    </w:pPr>
    <w:rPr>
      <w:rFonts w:asciiTheme="minorHAnsi" w:hAnsiTheme="minorHAnsi"/>
      <w:b/>
      <w:bCs/>
      <w:sz w:val="22"/>
      <w:szCs w:val="22"/>
    </w:rPr>
  </w:style>
  <w:style w:type="paragraph" w:styleId="TOC3">
    <w:name w:val="toc 3"/>
    <w:basedOn w:val="Normal"/>
    <w:next w:val="Normal"/>
    <w:autoRedefine/>
    <w:semiHidden/>
    <w:pPr>
      <w:tabs>
        <w:tab w:val="clear" w:pos="360"/>
      </w:tabs>
      <w:ind w:left="480"/>
    </w:pPr>
    <w:rPr>
      <w:rFonts w:asciiTheme="minorHAnsi" w:hAnsiTheme="minorHAnsi"/>
      <w:sz w:val="20"/>
    </w:rPr>
  </w:style>
  <w:style w:type="paragraph" w:styleId="TOC4">
    <w:name w:val="toc 4"/>
    <w:basedOn w:val="Normal"/>
    <w:next w:val="Normal"/>
    <w:autoRedefine/>
    <w:semiHidden/>
    <w:pPr>
      <w:tabs>
        <w:tab w:val="clear" w:pos="360"/>
      </w:tabs>
      <w:ind w:left="720"/>
    </w:pPr>
    <w:rPr>
      <w:rFonts w:asciiTheme="minorHAnsi" w:hAnsiTheme="minorHAnsi"/>
      <w:sz w:val="20"/>
    </w:rPr>
  </w:style>
  <w:style w:type="paragraph" w:styleId="TOC5">
    <w:name w:val="toc 5"/>
    <w:basedOn w:val="Normal"/>
    <w:next w:val="Normal"/>
    <w:autoRedefine/>
    <w:semiHidden/>
    <w:pPr>
      <w:tabs>
        <w:tab w:val="clear" w:pos="360"/>
      </w:tabs>
      <w:ind w:left="960"/>
    </w:pPr>
    <w:rPr>
      <w:rFonts w:asciiTheme="minorHAnsi" w:hAnsiTheme="minorHAnsi"/>
      <w:sz w:val="20"/>
    </w:rPr>
  </w:style>
  <w:style w:type="paragraph" w:styleId="TOC6">
    <w:name w:val="toc 6"/>
    <w:basedOn w:val="Normal"/>
    <w:next w:val="Normal"/>
    <w:autoRedefine/>
    <w:semiHidden/>
    <w:pPr>
      <w:tabs>
        <w:tab w:val="clear" w:pos="360"/>
      </w:tabs>
      <w:ind w:left="1200"/>
    </w:pPr>
    <w:rPr>
      <w:rFonts w:asciiTheme="minorHAnsi" w:hAnsiTheme="minorHAnsi"/>
      <w:sz w:val="20"/>
    </w:rPr>
  </w:style>
  <w:style w:type="paragraph" w:styleId="TOC7">
    <w:name w:val="toc 7"/>
    <w:basedOn w:val="Normal"/>
    <w:next w:val="Normal"/>
    <w:autoRedefine/>
    <w:semiHidden/>
    <w:pPr>
      <w:tabs>
        <w:tab w:val="clear" w:pos="360"/>
      </w:tabs>
      <w:ind w:left="1440"/>
    </w:pPr>
    <w:rPr>
      <w:rFonts w:asciiTheme="minorHAnsi" w:hAnsiTheme="minorHAnsi"/>
      <w:sz w:val="20"/>
    </w:rPr>
  </w:style>
  <w:style w:type="paragraph" w:styleId="TOC8">
    <w:name w:val="toc 8"/>
    <w:basedOn w:val="Normal"/>
    <w:next w:val="Normal"/>
    <w:autoRedefine/>
    <w:semiHidden/>
    <w:pPr>
      <w:tabs>
        <w:tab w:val="clear" w:pos="360"/>
      </w:tabs>
      <w:ind w:left="1680"/>
    </w:pPr>
    <w:rPr>
      <w:rFonts w:asciiTheme="minorHAnsi" w:hAnsiTheme="minorHAnsi"/>
      <w:sz w:val="20"/>
    </w:rPr>
  </w:style>
  <w:style w:type="paragraph" w:styleId="TOC9">
    <w:name w:val="toc 9"/>
    <w:basedOn w:val="Normal"/>
    <w:next w:val="Normal"/>
    <w:autoRedefine/>
    <w:semiHidden/>
    <w:pPr>
      <w:tabs>
        <w:tab w:val="clear" w:pos="360"/>
      </w:tabs>
      <w:ind w:left="1920"/>
    </w:pPr>
    <w:rPr>
      <w:rFonts w:asciiTheme="minorHAnsi" w:hAnsiTheme="minorHAnsi"/>
      <w:sz w:val="20"/>
    </w:rPr>
  </w:style>
  <w:style w:type="paragraph" w:styleId="BodyText2">
    <w:name w:val="Body Text 2"/>
    <w:basedOn w:val="Normal"/>
    <w:pPr>
      <w:tabs>
        <w:tab w:val="left" w:pos="1520"/>
        <w:tab w:val="left" w:pos="5940"/>
        <w:tab w:val="left" w:pos="6300"/>
      </w:tabs>
      <w:ind w:right="720"/>
    </w:pPr>
    <w:rPr>
      <w:i/>
    </w:rPr>
  </w:style>
  <w:style w:type="paragraph" w:customStyle="1" w:styleId="level2bullet">
    <w:name w:val="level 2 bullet"/>
    <w:basedOn w:val="Normal"/>
    <w:pPr>
      <w:tabs>
        <w:tab w:val="clear" w:pos="360"/>
        <w:tab w:val="left" w:pos="720"/>
        <w:tab w:val="left" w:pos="5760"/>
      </w:tabs>
      <w:ind w:left="576" w:hanging="288"/>
    </w:pPr>
    <w:rPr>
      <w:color w:val="000000"/>
    </w:rPr>
  </w:style>
  <w:style w:type="paragraph" w:styleId="Title">
    <w:name w:val="Title"/>
    <w:basedOn w:val="Normal"/>
    <w:qFormat/>
    <w:pPr>
      <w:tabs>
        <w:tab w:val="clear" w:pos="360"/>
      </w:tabs>
      <w:jc w:val="center"/>
    </w:pPr>
    <w:rPr>
      <w:b/>
    </w:rPr>
  </w:style>
  <w:style w:type="paragraph" w:customStyle="1" w:styleId="IndentedText">
    <w:name w:val="Indented Text"/>
    <w:basedOn w:val="Normal"/>
    <w:pPr>
      <w:widowControl w:val="0"/>
      <w:tabs>
        <w:tab w:val="clear" w:pos="360"/>
      </w:tabs>
      <w:snapToGrid w:val="0"/>
      <w:ind w:left="360"/>
    </w:pPr>
  </w:style>
  <w:style w:type="character" w:styleId="Emphasis">
    <w:name w:val="Emphasis"/>
    <w:qFormat/>
    <w:rPr>
      <w:i/>
      <w:iCs/>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rPr>
  </w:style>
  <w:style w:type="paragraph" w:styleId="BalloonText">
    <w:name w:val="Balloon Text"/>
    <w:basedOn w:val="Normal"/>
    <w:semiHidden/>
    <w:rsid w:val="001C02E4"/>
    <w:rPr>
      <w:rFonts w:ascii="Tahoma" w:hAnsi="Tahoma"/>
      <w:sz w:val="16"/>
      <w:szCs w:val="16"/>
    </w:rPr>
  </w:style>
  <w:style w:type="character" w:styleId="Hyperlink">
    <w:name w:val="Hyperlink"/>
    <w:uiPriority w:val="99"/>
    <w:rsid w:val="00C84D00"/>
    <w:rPr>
      <w:color w:val="0000FF"/>
      <w:u w:val="single"/>
    </w:rPr>
  </w:style>
  <w:style w:type="paragraph" w:customStyle="1" w:styleId="CharChar3Char">
    <w:name w:val="Char Char3 Char"/>
    <w:basedOn w:val="Normal"/>
    <w:rsid w:val="00783D56"/>
    <w:pPr>
      <w:widowControl w:val="0"/>
      <w:tabs>
        <w:tab w:val="clear" w:pos="360"/>
        <w:tab w:val="left" w:pos="2160"/>
      </w:tabs>
      <w:bidi/>
      <w:adjustRightInd w:val="0"/>
      <w:spacing w:before="120" w:after="160" w:line="240" w:lineRule="exact"/>
      <w:jc w:val="both"/>
    </w:pPr>
    <w:rPr>
      <w:sz w:val="20"/>
      <w:lang w:val="en-GB" w:bidi="he-IL"/>
    </w:rPr>
  </w:style>
  <w:style w:type="paragraph" w:styleId="Caption">
    <w:name w:val="caption"/>
    <w:basedOn w:val="Normal"/>
    <w:next w:val="Normal"/>
    <w:qFormat/>
    <w:rsid w:val="00CD0672"/>
    <w:pPr>
      <w:tabs>
        <w:tab w:val="clear" w:pos="360"/>
      </w:tabs>
    </w:pPr>
    <w:rPr>
      <w:rFonts w:ascii="Book Antiqua" w:hAnsi="Book Antiqua"/>
      <w:b/>
      <w:bCs/>
      <w:sz w:val="20"/>
    </w:rPr>
  </w:style>
  <w:style w:type="table" w:styleId="TableGrid">
    <w:name w:val="Table Grid"/>
    <w:basedOn w:val="TableNormal"/>
    <w:rsid w:val="00985E68"/>
    <w:pPr>
      <w:tabs>
        <w:tab w:val="left" w:pos="360"/>
      </w:tab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C6AB2"/>
    <w:pPr>
      <w:autoSpaceDE w:val="0"/>
      <w:autoSpaceDN w:val="0"/>
      <w:adjustRightInd w:val="0"/>
    </w:pPr>
    <w:rPr>
      <w:rFonts w:ascii="Arial" w:hAnsi="Arial" w:cs="Arial"/>
      <w:color w:val="000000"/>
      <w:sz w:val="24"/>
      <w:szCs w:val="24"/>
    </w:rPr>
  </w:style>
  <w:style w:type="paragraph" w:customStyle="1" w:styleId="Bullet-Level1">
    <w:name w:val="Bullet-Level1"/>
    <w:basedOn w:val="Normal"/>
    <w:rsid w:val="008D6C48"/>
    <w:pPr>
      <w:numPr>
        <w:numId w:val="2"/>
      </w:numPr>
      <w:spacing w:before="40"/>
    </w:pPr>
    <w:rPr>
      <w:sz w:val="18"/>
    </w:rPr>
  </w:style>
  <w:style w:type="paragraph" w:styleId="ListParagraph">
    <w:name w:val="List Paragraph"/>
    <w:aliases w:val="Bullet List Paragraph,Use Case List Paragraph,List Paragraph11,List Paragraph111,FooterText,numbered,Paragraphe de liste,Normal Sentence,Figure_name,List Paragraph Option,Bulleted List1,lp1,List Paragraph2,List1,Bullet List,EG Bullet 1"/>
    <w:basedOn w:val="Normal"/>
    <w:link w:val="ListParagraphChar"/>
    <w:uiPriority w:val="34"/>
    <w:qFormat/>
    <w:rsid w:val="00EC0CBB"/>
    <w:pPr>
      <w:ind w:left="720"/>
      <w:contextualSpacing/>
    </w:pPr>
  </w:style>
  <w:style w:type="character" w:customStyle="1" w:styleId="BodyTextChar">
    <w:name w:val="Body Text Char"/>
    <w:aliases w:val="bt Char,Body Text 12 Char,ändrad Char,body text Char,heading3 Char,Body Text1 Char,NoticeText-List Char,RFQ Text Char,RFQ Char,RF Char,body text1 Char,body text2 Char,bt1 Char,body text3 Char,bt2 Char,body text4 Char,bt3 Char,bt4 Char"/>
    <w:link w:val="BodyText"/>
    <w:rsid w:val="009B2335"/>
    <w:rPr>
      <w:i/>
      <w:sz w:val="24"/>
    </w:rPr>
  </w:style>
  <w:style w:type="character" w:customStyle="1" w:styleId="HeaderChar">
    <w:name w:val="Header Char"/>
    <w:link w:val="Header"/>
    <w:locked/>
    <w:rsid w:val="009B2335"/>
    <w:rPr>
      <w:sz w:val="24"/>
    </w:rPr>
  </w:style>
  <w:style w:type="paragraph" w:styleId="CommentSubject">
    <w:name w:val="annotation subject"/>
    <w:basedOn w:val="CommentText"/>
    <w:next w:val="CommentText"/>
    <w:link w:val="CommentSubjectChar"/>
    <w:rsid w:val="001400DC"/>
    <w:rPr>
      <w:b/>
      <w:bCs/>
    </w:rPr>
  </w:style>
  <w:style w:type="character" w:customStyle="1" w:styleId="CommentTextChar">
    <w:name w:val="Comment Text Char"/>
    <w:basedOn w:val="DefaultParagraphFont"/>
    <w:link w:val="CommentText"/>
    <w:semiHidden/>
    <w:rsid w:val="001400DC"/>
  </w:style>
  <w:style w:type="character" w:customStyle="1" w:styleId="CommentSubjectChar">
    <w:name w:val="Comment Subject Char"/>
    <w:link w:val="CommentSubject"/>
    <w:rsid w:val="001400DC"/>
    <w:rPr>
      <w:b/>
      <w:bCs/>
    </w:rPr>
  </w:style>
  <w:style w:type="character" w:customStyle="1" w:styleId="ListParagraphChar">
    <w:name w:val="List Paragraph Char"/>
    <w:aliases w:val="Bullet List Paragraph Char,Use Case List Paragraph Char,List Paragraph11 Char,List Paragraph111 Char,FooterText Char,numbered Char,Paragraphe de liste Char,Normal Sentence Char,Figure_name Char,List Paragraph Option Char,lp1 Char"/>
    <w:link w:val="ListParagraph"/>
    <w:uiPriority w:val="99"/>
    <w:locked/>
    <w:rsid w:val="0059203D"/>
    <w:rPr>
      <w:sz w:val="24"/>
    </w:rPr>
  </w:style>
  <w:style w:type="character" w:customStyle="1" w:styleId="FooterChar">
    <w:name w:val="Footer Char"/>
    <w:link w:val="Footer"/>
    <w:rsid w:val="007F3EFB"/>
    <w:rPr>
      <w:sz w:val="24"/>
    </w:rPr>
  </w:style>
  <w:style w:type="paragraph" w:customStyle="1" w:styleId="null">
    <w:name w:val="null"/>
    <w:basedOn w:val="Normal"/>
    <w:rsid w:val="001933E8"/>
    <w:pPr>
      <w:tabs>
        <w:tab w:val="clear" w:pos="360"/>
      </w:tabs>
      <w:spacing w:before="100" w:beforeAutospacing="1" w:after="100" w:afterAutospacing="1"/>
    </w:pPr>
    <w:rPr>
      <w:szCs w:val="24"/>
    </w:rPr>
  </w:style>
  <w:style w:type="character" w:customStyle="1" w:styleId="null1">
    <w:name w:val="null1"/>
    <w:rsid w:val="001933E8"/>
    <w:rPr>
      <w:rFonts w:ascii="Times New Roman" w:hAnsi="Times New Roman" w:cs="Times New Roman" w:hint="default"/>
    </w:rPr>
  </w:style>
  <w:style w:type="paragraph" w:styleId="NoSpacing">
    <w:name w:val="No Spacing"/>
    <w:uiPriority w:val="1"/>
    <w:qFormat/>
    <w:rsid w:val="00BC5C6F"/>
    <w:rPr>
      <w:rFonts w:ascii="Arial" w:eastAsia="Calibri" w:hAnsi="Arial" w:cs="Arial"/>
    </w:rPr>
  </w:style>
  <w:style w:type="paragraph" w:styleId="FootnoteText">
    <w:name w:val="footnote text"/>
    <w:basedOn w:val="Normal"/>
    <w:link w:val="FootnoteTextChar"/>
    <w:rsid w:val="00E13D20"/>
    <w:rPr>
      <w:sz w:val="20"/>
    </w:rPr>
  </w:style>
  <w:style w:type="character" w:customStyle="1" w:styleId="FootnoteTextChar">
    <w:name w:val="Footnote Text Char"/>
    <w:basedOn w:val="DefaultParagraphFont"/>
    <w:link w:val="FootnoteText"/>
    <w:rsid w:val="00E13D20"/>
  </w:style>
  <w:style w:type="character" w:styleId="FootnoteReference">
    <w:name w:val="footnote reference"/>
    <w:rsid w:val="00E13D20"/>
    <w:rPr>
      <w:vertAlign w:val="superscript"/>
    </w:rPr>
  </w:style>
  <w:style w:type="paragraph" w:styleId="Revision">
    <w:name w:val="Revision"/>
    <w:hidden/>
    <w:uiPriority w:val="99"/>
    <w:semiHidden/>
    <w:rsid w:val="00180EDA"/>
    <w:rPr>
      <w:sz w:val="24"/>
    </w:rPr>
  </w:style>
  <w:style w:type="character" w:customStyle="1" w:styleId="Mention">
    <w:name w:val="Mention"/>
    <w:basedOn w:val="DefaultParagraphFont"/>
    <w:uiPriority w:val="99"/>
    <w:unhideWhenUsed/>
    <w:rsid w:val="00C661E3"/>
    <w:rPr>
      <w:color w:val="2B579A"/>
      <w:shd w:val="clear" w:color="auto" w:fill="E1DFDD"/>
    </w:rPr>
  </w:style>
  <w:style w:type="character" w:customStyle="1" w:styleId="UnresolvedMention">
    <w:name w:val="Unresolved Mention"/>
    <w:basedOn w:val="DefaultParagraphFont"/>
    <w:uiPriority w:val="99"/>
    <w:semiHidden/>
    <w:unhideWhenUsed/>
    <w:rsid w:val="00534D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301098">
      <w:bodyDiv w:val="1"/>
      <w:marLeft w:val="0"/>
      <w:marRight w:val="0"/>
      <w:marTop w:val="0"/>
      <w:marBottom w:val="0"/>
      <w:divBdr>
        <w:top w:val="none" w:sz="0" w:space="0" w:color="auto"/>
        <w:left w:val="none" w:sz="0" w:space="0" w:color="auto"/>
        <w:bottom w:val="none" w:sz="0" w:space="0" w:color="auto"/>
        <w:right w:val="none" w:sz="0" w:space="0" w:color="auto"/>
      </w:divBdr>
    </w:div>
    <w:div w:id="68046148">
      <w:bodyDiv w:val="1"/>
      <w:marLeft w:val="0"/>
      <w:marRight w:val="0"/>
      <w:marTop w:val="0"/>
      <w:marBottom w:val="0"/>
      <w:divBdr>
        <w:top w:val="none" w:sz="0" w:space="0" w:color="auto"/>
        <w:left w:val="none" w:sz="0" w:space="0" w:color="auto"/>
        <w:bottom w:val="none" w:sz="0" w:space="0" w:color="auto"/>
        <w:right w:val="none" w:sz="0" w:space="0" w:color="auto"/>
      </w:divBdr>
    </w:div>
    <w:div w:id="164251316">
      <w:bodyDiv w:val="1"/>
      <w:marLeft w:val="0"/>
      <w:marRight w:val="0"/>
      <w:marTop w:val="0"/>
      <w:marBottom w:val="0"/>
      <w:divBdr>
        <w:top w:val="none" w:sz="0" w:space="0" w:color="auto"/>
        <w:left w:val="none" w:sz="0" w:space="0" w:color="auto"/>
        <w:bottom w:val="none" w:sz="0" w:space="0" w:color="auto"/>
        <w:right w:val="none" w:sz="0" w:space="0" w:color="auto"/>
      </w:divBdr>
    </w:div>
    <w:div w:id="185557358">
      <w:bodyDiv w:val="1"/>
      <w:marLeft w:val="0"/>
      <w:marRight w:val="0"/>
      <w:marTop w:val="0"/>
      <w:marBottom w:val="0"/>
      <w:divBdr>
        <w:top w:val="none" w:sz="0" w:space="0" w:color="auto"/>
        <w:left w:val="none" w:sz="0" w:space="0" w:color="auto"/>
        <w:bottom w:val="none" w:sz="0" w:space="0" w:color="auto"/>
        <w:right w:val="none" w:sz="0" w:space="0" w:color="auto"/>
      </w:divBdr>
    </w:div>
    <w:div w:id="343483130">
      <w:bodyDiv w:val="1"/>
      <w:marLeft w:val="0"/>
      <w:marRight w:val="0"/>
      <w:marTop w:val="0"/>
      <w:marBottom w:val="0"/>
      <w:divBdr>
        <w:top w:val="none" w:sz="0" w:space="0" w:color="auto"/>
        <w:left w:val="none" w:sz="0" w:space="0" w:color="auto"/>
        <w:bottom w:val="none" w:sz="0" w:space="0" w:color="auto"/>
        <w:right w:val="none" w:sz="0" w:space="0" w:color="auto"/>
      </w:divBdr>
    </w:div>
    <w:div w:id="459540568">
      <w:bodyDiv w:val="1"/>
      <w:marLeft w:val="0"/>
      <w:marRight w:val="0"/>
      <w:marTop w:val="0"/>
      <w:marBottom w:val="0"/>
      <w:divBdr>
        <w:top w:val="none" w:sz="0" w:space="0" w:color="auto"/>
        <w:left w:val="none" w:sz="0" w:space="0" w:color="auto"/>
        <w:bottom w:val="none" w:sz="0" w:space="0" w:color="auto"/>
        <w:right w:val="none" w:sz="0" w:space="0" w:color="auto"/>
      </w:divBdr>
    </w:div>
    <w:div w:id="467014105">
      <w:bodyDiv w:val="1"/>
      <w:marLeft w:val="0"/>
      <w:marRight w:val="0"/>
      <w:marTop w:val="0"/>
      <w:marBottom w:val="0"/>
      <w:divBdr>
        <w:top w:val="none" w:sz="0" w:space="0" w:color="auto"/>
        <w:left w:val="none" w:sz="0" w:space="0" w:color="auto"/>
        <w:bottom w:val="none" w:sz="0" w:space="0" w:color="auto"/>
        <w:right w:val="none" w:sz="0" w:space="0" w:color="auto"/>
      </w:divBdr>
    </w:div>
    <w:div w:id="560560140">
      <w:bodyDiv w:val="1"/>
      <w:marLeft w:val="0"/>
      <w:marRight w:val="0"/>
      <w:marTop w:val="0"/>
      <w:marBottom w:val="0"/>
      <w:divBdr>
        <w:top w:val="none" w:sz="0" w:space="0" w:color="auto"/>
        <w:left w:val="none" w:sz="0" w:space="0" w:color="auto"/>
        <w:bottom w:val="none" w:sz="0" w:space="0" w:color="auto"/>
        <w:right w:val="none" w:sz="0" w:space="0" w:color="auto"/>
      </w:divBdr>
    </w:div>
    <w:div w:id="1706366727">
      <w:bodyDiv w:val="1"/>
      <w:marLeft w:val="0"/>
      <w:marRight w:val="0"/>
      <w:marTop w:val="0"/>
      <w:marBottom w:val="0"/>
      <w:divBdr>
        <w:top w:val="none" w:sz="0" w:space="0" w:color="auto"/>
        <w:left w:val="none" w:sz="0" w:space="0" w:color="auto"/>
        <w:bottom w:val="none" w:sz="0" w:space="0" w:color="auto"/>
        <w:right w:val="none" w:sz="0" w:space="0" w:color="auto"/>
      </w:divBdr>
    </w:div>
    <w:div w:id="1789618652">
      <w:bodyDiv w:val="1"/>
      <w:marLeft w:val="0"/>
      <w:marRight w:val="0"/>
      <w:marTop w:val="0"/>
      <w:marBottom w:val="0"/>
      <w:divBdr>
        <w:top w:val="none" w:sz="0" w:space="0" w:color="auto"/>
        <w:left w:val="none" w:sz="0" w:space="0" w:color="auto"/>
        <w:bottom w:val="none" w:sz="0" w:space="0" w:color="auto"/>
        <w:right w:val="none" w:sz="0" w:space="0" w:color="auto"/>
      </w:divBdr>
    </w:div>
    <w:div w:id="1982032106">
      <w:bodyDiv w:val="1"/>
      <w:marLeft w:val="0"/>
      <w:marRight w:val="0"/>
      <w:marTop w:val="0"/>
      <w:marBottom w:val="0"/>
      <w:divBdr>
        <w:top w:val="none" w:sz="0" w:space="0" w:color="auto"/>
        <w:left w:val="none" w:sz="0" w:space="0" w:color="auto"/>
        <w:bottom w:val="none" w:sz="0" w:space="0" w:color="auto"/>
        <w:right w:val="none" w:sz="0" w:space="0" w:color="auto"/>
      </w:divBdr>
    </w:div>
    <w:div w:id="2015835595">
      <w:bodyDiv w:val="1"/>
      <w:marLeft w:val="0"/>
      <w:marRight w:val="0"/>
      <w:marTop w:val="0"/>
      <w:marBottom w:val="0"/>
      <w:divBdr>
        <w:top w:val="none" w:sz="0" w:space="0" w:color="auto"/>
        <w:left w:val="none" w:sz="0" w:space="0" w:color="auto"/>
        <w:bottom w:val="none" w:sz="0" w:space="0" w:color="auto"/>
        <w:right w:val="none" w:sz="0" w:space="0" w:color="auto"/>
      </w:divBdr>
    </w:div>
    <w:div w:id="2128891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1.xml"/><Relationship Id="rId26" Type="http://schemas.openxmlformats.org/officeDocument/2006/relationships/hyperlink" Target="mailto:Gregory.Filipkowski@pseg.com" TargetMode="External"/><Relationship Id="rId3" Type="http://schemas.openxmlformats.org/officeDocument/2006/relationships/customXml" Target="../customXml/item3.xml"/><Relationship Id="rId21" Type="http://schemas.openxmlformats.org/officeDocument/2006/relationships/hyperlink" Target="mailto:Martin.Gately@pseg.com" TargetMode="Externa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commentsExtended" Target="commentsExtended.xml"/><Relationship Id="rId25" Type="http://schemas.openxmlformats.org/officeDocument/2006/relationships/hyperlink" Target="mailto:ajarvis@burnsmcd.com" TargetMode="Externa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mailto:dbayouth@burnsmcd.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mailto:Landesbaum@pseg.com" TargetMode="External"/><Relationship Id="rId5" Type="http://schemas.openxmlformats.org/officeDocument/2006/relationships/customXml" Target="../customXml/item5.xml"/><Relationship Id="rId15" Type="http://schemas.openxmlformats.org/officeDocument/2006/relationships/hyperlink" Target="mailto:Vikas.Vohra@pseg.com" TargetMode="External"/><Relationship Id="rId23" Type="http://schemas.openxmlformats.org/officeDocument/2006/relationships/hyperlink" Target="mailto:ajarvis@burnsmcd.com" TargetMode="External"/><Relationship Id="rId28" Type="http://schemas.microsoft.com/office/2011/relationships/people" Target="people.xml"/><Relationship Id="rId10" Type="http://schemas.openxmlformats.org/officeDocument/2006/relationships/webSettings" Target="webSettings.xml"/><Relationship Id="rId19" Type="http://schemas.openxmlformats.org/officeDocument/2006/relationships/hyperlink" Target="mailto:alenox@burnsmcd.com" TargetMode="External"/><Relationship Id="rId31"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cid:image001.png@01D433E9.D576DB80" TargetMode="External"/><Relationship Id="rId22" Type="http://schemas.openxmlformats.org/officeDocument/2006/relationships/hyperlink" Target="mailto:Vikas.Vohra@pseg.com" TargetMode="External"/><Relationship Id="rId27" Type="http://schemas.openxmlformats.org/officeDocument/2006/relationships/fontTable" Target="fontTable.xml"/><Relationship Id="rId30"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B90468E59883419EF283AF879F3F94" ma:contentTypeVersion="10" ma:contentTypeDescription="Create a new document." ma:contentTypeScope="" ma:versionID="d3f5ce36174de5f2df797cd4817e5e80">
  <xsd:schema xmlns:xsd="http://www.w3.org/2001/XMLSchema" xmlns:xs="http://www.w3.org/2001/XMLSchema" xmlns:p="http://schemas.microsoft.com/office/2006/metadata/properties" xmlns:ns2="5ea5f87d-680a-4f40-ba03-0e07af0e809f" targetNamespace="http://schemas.microsoft.com/office/2006/metadata/properties" ma:root="true" ma:fieldsID="5cd2ddd9e0711005d17a9da599d6461b" ns2:_="">
    <xsd:import namespace="5ea5f87d-680a-4f40-ba03-0e07af0e809f"/>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a5f87d-680a-4f40-ba03-0e07af0e809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5ea5f87d-680a-4f40-ba03-0e07af0e809f">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934399-D30C-43FA-B074-47FA820C1D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a5f87d-680a-4f40-ba03-0e07af0e80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9A7FD7-EFD3-4950-8B6D-7C5E68164D29}">
  <ds:schemaRefs>
    <ds:schemaRef ds:uri="http://schemas.microsoft.com/office/2006/documentManagement/types"/>
    <ds:schemaRef ds:uri="http://www.w3.org/XML/1998/namespace"/>
    <ds:schemaRef ds:uri="http://purl.org/dc/dcmitype/"/>
    <ds:schemaRef ds:uri="http://purl.org/dc/elements/1.1/"/>
    <ds:schemaRef ds:uri="http://schemas.microsoft.com/office/2006/metadata/properties"/>
    <ds:schemaRef ds:uri="http://purl.org/dc/terms/"/>
    <ds:schemaRef ds:uri="http://schemas.microsoft.com/office/infopath/2007/PartnerControls"/>
    <ds:schemaRef ds:uri="http://schemas.openxmlformats.org/package/2006/metadata/core-properties"/>
    <ds:schemaRef ds:uri="5ea5f87d-680a-4f40-ba03-0e07af0e809f"/>
  </ds:schemaRefs>
</ds:datastoreItem>
</file>

<file path=customXml/itemProps3.xml><?xml version="1.0" encoding="utf-8"?>
<ds:datastoreItem xmlns:ds="http://schemas.openxmlformats.org/officeDocument/2006/customXml" ds:itemID="{BD62F7DD-3F44-46B9-9141-729B3E5D4042}">
  <ds:schemaRefs>
    <ds:schemaRef ds:uri="http://schemas.microsoft.com/sharepoint/v3/contenttype/forms"/>
  </ds:schemaRefs>
</ds:datastoreItem>
</file>

<file path=customXml/itemProps4.xml><?xml version="1.0" encoding="utf-8"?>
<ds:datastoreItem xmlns:ds="http://schemas.openxmlformats.org/officeDocument/2006/customXml" ds:itemID="{EA721316-3B1E-4963-9289-CC9CA156CC39}">
  <ds:schemaRefs>
    <ds:schemaRef ds:uri="http://schemas.microsoft.com/office/2006/metadata/longProperties"/>
  </ds:schemaRefs>
</ds:datastoreItem>
</file>

<file path=customXml/itemProps5.xml><?xml version="1.0" encoding="utf-8"?>
<ds:datastoreItem xmlns:ds="http://schemas.openxmlformats.org/officeDocument/2006/customXml" ds:itemID="{FCD74ED1-EBCE-46E7-BFF8-B710EE6DC69D}">
  <ds:schemaRefs>
    <ds:schemaRef ds:uri="http://schemas.openxmlformats.org/officeDocument/2006/bibliography"/>
  </ds:schemaRefs>
</ds:datastoreItem>
</file>

<file path=customXml/itemProps6.xml><?xml version="1.0" encoding="utf-8"?>
<ds:datastoreItem xmlns:ds="http://schemas.openxmlformats.org/officeDocument/2006/customXml" ds:itemID="{BB1FF035-C8C2-4D95-B8BE-9BBC343F4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27</Pages>
  <Words>6782</Words>
  <Characters>44797</Characters>
  <Application>Microsoft Office Word</Application>
  <DocSecurity>0</DocSecurity>
  <Lines>373</Lines>
  <Paragraphs>102</Paragraphs>
  <ScaleCrop>false</ScaleCrop>
  <HeadingPairs>
    <vt:vector size="2" baseType="variant">
      <vt:variant>
        <vt:lpstr>Title</vt:lpstr>
      </vt:variant>
      <vt:variant>
        <vt:i4>1</vt:i4>
      </vt:variant>
    </vt:vector>
  </HeadingPairs>
  <TitlesOfParts>
    <vt:vector size="1" baseType="lpstr">
      <vt:lpstr>SOW - IT Project Services</vt:lpstr>
    </vt:vector>
  </TitlesOfParts>
  <Company>PSEG</Company>
  <LinksUpToDate>false</LinksUpToDate>
  <CharactersWithSpaces>51477</CharactersWithSpaces>
  <SharedDoc>false</SharedDoc>
  <HLinks>
    <vt:vector size="276" baseType="variant">
      <vt:variant>
        <vt:i4>2949187</vt:i4>
      </vt:variant>
      <vt:variant>
        <vt:i4>195</vt:i4>
      </vt:variant>
      <vt:variant>
        <vt:i4>0</vt:i4>
      </vt:variant>
      <vt:variant>
        <vt:i4>5</vt:i4>
      </vt:variant>
      <vt:variant>
        <vt:lpwstr>mailto:Gregory.Filipkowski@pseg.com</vt:lpwstr>
      </vt:variant>
      <vt:variant>
        <vt:lpwstr/>
      </vt:variant>
      <vt:variant>
        <vt:i4>2490378</vt:i4>
      </vt:variant>
      <vt:variant>
        <vt:i4>192</vt:i4>
      </vt:variant>
      <vt:variant>
        <vt:i4>0</vt:i4>
      </vt:variant>
      <vt:variant>
        <vt:i4>5</vt:i4>
      </vt:variant>
      <vt:variant>
        <vt:lpwstr>mailto:ajarvis@burnsmcd.com</vt:lpwstr>
      </vt:variant>
      <vt:variant>
        <vt:lpwstr/>
      </vt:variant>
      <vt:variant>
        <vt:i4>4718692</vt:i4>
      </vt:variant>
      <vt:variant>
        <vt:i4>189</vt:i4>
      </vt:variant>
      <vt:variant>
        <vt:i4>0</vt:i4>
      </vt:variant>
      <vt:variant>
        <vt:i4>5</vt:i4>
      </vt:variant>
      <vt:variant>
        <vt:lpwstr>mailto:Landesbaum@pseg.com</vt:lpwstr>
      </vt:variant>
      <vt:variant>
        <vt:lpwstr/>
      </vt:variant>
      <vt:variant>
        <vt:i4>2490378</vt:i4>
      </vt:variant>
      <vt:variant>
        <vt:i4>186</vt:i4>
      </vt:variant>
      <vt:variant>
        <vt:i4>0</vt:i4>
      </vt:variant>
      <vt:variant>
        <vt:i4>5</vt:i4>
      </vt:variant>
      <vt:variant>
        <vt:lpwstr>mailto:ajarvis@burnsmcd.com</vt:lpwstr>
      </vt:variant>
      <vt:variant>
        <vt:lpwstr/>
      </vt:variant>
      <vt:variant>
        <vt:i4>2555974</vt:i4>
      </vt:variant>
      <vt:variant>
        <vt:i4>183</vt:i4>
      </vt:variant>
      <vt:variant>
        <vt:i4>0</vt:i4>
      </vt:variant>
      <vt:variant>
        <vt:i4>5</vt:i4>
      </vt:variant>
      <vt:variant>
        <vt:lpwstr>mailto:Vikas.Vohra@pseg.com</vt:lpwstr>
      </vt:variant>
      <vt:variant>
        <vt:lpwstr/>
      </vt:variant>
      <vt:variant>
        <vt:i4>1245305</vt:i4>
      </vt:variant>
      <vt:variant>
        <vt:i4>180</vt:i4>
      </vt:variant>
      <vt:variant>
        <vt:i4>0</vt:i4>
      </vt:variant>
      <vt:variant>
        <vt:i4>5</vt:i4>
      </vt:variant>
      <vt:variant>
        <vt:lpwstr>mailto:Martin.Gately@pseg.com</vt:lpwstr>
      </vt:variant>
      <vt:variant>
        <vt:lpwstr/>
      </vt:variant>
      <vt:variant>
        <vt:i4>2097165</vt:i4>
      </vt:variant>
      <vt:variant>
        <vt:i4>177</vt:i4>
      </vt:variant>
      <vt:variant>
        <vt:i4>0</vt:i4>
      </vt:variant>
      <vt:variant>
        <vt:i4>5</vt:i4>
      </vt:variant>
      <vt:variant>
        <vt:lpwstr>mailto:dbayouth@burnsmcd.com</vt:lpwstr>
      </vt:variant>
      <vt:variant>
        <vt:lpwstr/>
      </vt:variant>
      <vt:variant>
        <vt:i4>5570673</vt:i4>
      </vt:variant>
      <vt:variant>
        <vt:i4>174</vt:i4>
      </vt:variant>
      <vt:variant>
        <vt:i4>0</vt:i4>
      </vt:variant>
      <vt:variant>
        <vt:i4>5</vt:i4>
      </vt:variant>
      <vt:variant>
        <vt:lpwstr>mailto:alenox@burnsmcd.com</vt:lpwstr>
      </vt:variant>
      <vt:variant>
        <vt:lpwstr/>
      </vt:variant>
      <vt:variant>
        <vt:i4>2555974</vt:i4>
      </vt:variant>
      <vt:variant>
        <vt:i4>171</vt:i4>
      </vt:variant>
      <vt:variant>
        <vt:i4>0</vt:i4>
      </vt:variant>
      <vt:variant>
        <vt:i4>5</vt:i4>
      </vt:variant>
      <vt:variant>
        <vt:lpwstr>mailto:Vikas.Vohra@pseg.com</vt:lpwstr>
      </vt:variant>
      <vt:variant>
        <vt:lpwstr/>
      </vt:variant>
      <vt:variant>
        <vt:i4>1900602</vt:i4>
      </vt:variant>
      <vt:variant>
        <vt:i4>164</vt:i4>
      </vt:variant>
      <vt:variant>
        <vt:i4>0</vt:i4>
      </vt:variant>
      <vt:variant>
        <vt:i4>5</vt:i4>
      </vt:variant>
      <vt:variant>
        <vt:lpwstr/>
      </vt:variant>
      <vt:variant>
        <vt:lpwstr>_Toc22728278</vt:lpwstr>
      </vt:variant>
      <vt:variant>
        <vt:i4>1179706</vt:i4>
      </vt:variant>
      <vt:variant>
        <vt:i4>158</vt:i4>
      </vt:variant>
      <vt:variant>
        <vt:i4>0</vt:i4>
      </vt:variant>
      <vt:variant>
        <vt:i4>5</vt:i4>
      </vt:variant>
      <vt:variant>
        <vt:lpwstr/>
      </vt:variant>
      <vt:variant>
        <vt:lpwstr>_Toc22728277</vt:lpwstr>
      </vt:variant>
      <vt:variant>
        <vt:i4>1245242</vt:i4>
      </vt:variant>
      <vt:variant>
        <vt:i4>152</vt:i4>
      </vt:variant>
      <vt:variant>
        <vt:i4>0</vt:i4>
      </vt:variant>
      <vt:variant>
        <vt:i4>5</vt:i4>
      </vt:variant>
      <vt:variant>
        <vt:lpwstr/>
      </vt:variant>
      <vt:variant>
        <vt:lpwstr>_Toc22728276</vt:lpwstr>
      </vt:variant>
      <vt:variant>
        <vt:i4>1048634</vt:i4>
      </vt:variant>
      <vt:variant>
        <vt:i4>146</vt:i4>
      </vt:variant>
      <vt:variant>
        <vt:i4>0</vt:i4>
      </vt:variant>
      <vt:variant>
        <vt:i4>5</vt:i4>
      </vt:variant>
      <vt:variant>
        <vt:lpwstr/>
      </vt:variant>
      <vt:variant>
        <vt:lpwstr>_Toc22728275</vt:lpwstr>
      </vt:variant>
      <vt:variant>
        <vt:i4>1114170</vt:i4>
      </vt:variant>
      <vt:variant>
        <vt:i4>140</vt:i4>
      </vt:variant>
      <vt:variant>
        <vt:i4>0</vt:i4>
      </vt:variant>
      <vt:variant>
        <vt:i4>5</vt:i4>
      </vt:variant>
      <vt:variant>
        <vt:lpwstr/>
      </vt:variant>
      <vt:variant>
        <vt:lpwstr>_Toc22728274</vt:lpwstr>
      </vt:variant>
      <vt:variant>
        <vt:i4>1441850</vt:i4>
      </vt:variant>
      <vt:variant>
        <vt:i4>134</vt:i4>
      </vt:variant>
      <vt:variant>
        <vt:i4>0</vt:i4>
      </vt:variant>
      <vt:variant>
        <vt:i4>5</vt:i4>
      </vt:variant>
      <vt:variant>
        <vt:lpwstr/>
      </vt:variant>
      <vt:variant>
        <vt:lpwstr>_Toc22728273</vt:lpwstr>
      </vt:variant>
      <vt:variant>
        <vt:i4>1507386</vt:i4>
      </vt:variant>
      <vt:variant>
        <vt:i4>128</vt:i4>
      </vt:variant>
      <vt:variant>
        <vt:i4>0</vt:i4>
      </vt:variant>
      <vt:variant>
        <vt:i4>5</vt:i4>
      </vt:variant>
      <vt:variant>
        <vt:lpwstr/>
      </vt:variant>
      <vt:variant>
        <vt:lpwstr>_Toc22728272</vt:lpwstr>
      </vt:variant>
      <vt:variant>
        <vt:i4>1310778</vt:i4>
      </vt:variant>
      <vt:variant>
        <vt:i4>122</vt:i4>
      </vt:variant>
      <vt:variant>
        <vt:i4>0</vt:i4>
      </vt:variant>
      <vt:variant>
        <vt:i4>5</vt:i4>
      </vt:variant>
      <vt:variant>
        <vt:lpwstr/>
      </vt:variant>
      <vt:variant>
        <vt:lpwstr>_Toc22728271</vt:lpwstr>
      </vt:variant>
      <vt:variant>
        <vt:i4>1376314</vt:i4>
      </vt:variant>
      <vt:variant>
        <vt:i4>116</vt:i4>
      </vt:variant>
      <vt:variant>
        <vt:i4>0</vt:i4>
      </vt:variant>
      <vt:variant>
        <vt:i4>5</vt:i4>
      </vt:variant>
      <vt:variant>
        <vt:lpwstr/>
      </vt:variant>
      <vt:variant>
        <vt:lpwstr>_Toc22728270</vt:lpwstr>
      </vt:variant>
      <vt:variant>
        <vt:i4>1835067</vt:i4>
      </vt:variant>
      <vt:variant>
        <vt:i4>110</vt:i4>
      </vt:variant>
      <vt:variant>
        <vt:i4>0</vt:i4>
      </vt:variant>
      <vt:variant>
        <vt:i4>5</vt:i4>
      </vt:variant>
      <vt:variant>
        <vt:lpwstr/>
      </vt:variant>
      <vt:variant>
        <vt:lpwstr>_Toc22728269</vt:lpwstr>
      </vt:variant>
      <vt:variant>
        <vt:i4>1900603</vt:i4>
      </vt:variant>
      <vt:variant>
        <vt:i4>104</vt:i4>
      </vt:variant>
      <vt:variant>
        <vt:i4>0</vt:i4>
      </vt:variant>
      <vt:variant>
        <vt:i4>5</vt:i4>
      </vt:variant>
      <vt:variant>
        <vt:lpwstr/>
      </vt:variant>
      <vt:variant>
        <vt:lpwstr>_Toc22728268</vt:lpwstr>
      </vt:variant>
      <vt:variant>
        <vt:i4>1179707</vt:i4>
      </vt:variant>
      <vt:variant>
        <vt:i4>98</vt:i4>
      </vt:variant>
      <vt:variant>
        <vt:i4>0</vt:i4>
      </vt:variant>
      <vt:variant>
        <vt:i4>5</vt:i4>
      </vt:variant>
      <vt:variant>
        <vt:lpwstr/>
      </vt:variant>
      <vt:variant>
        <vt:lpwstr>_Toc22728267</vt:lpwstr>
      </vt:variant>
      <vt:variant>
        <vt:i4>1245243</vt:i4>
      </vt:variant>
      <vt:variant>
        <vt:i4>92</vt:i4>
      </vt:variant>
      <vt:variant>
        <vt:i4>0</vt:i4>
      </vt:variant>
      <vt:variant>
        <vt:i4>5</vt:i4>
      </vt:variant>
      <vt:variant>
        <vt:lpwstr/>
      </vt:variant>
      <vt:variant>
        <vt:lpwstr>_Toc22728266</vt:lpwstr>
      </vt:variant>
      <vt:variant>
        <vt:i4>1048635</vt:i4>
      </vt:variant>
      <vt:variant>
        <vt:i4>86</vt:i4>
      </vt:variant>
      <vt:variant>
        <vt:i4>0</vt:i4>
      </vt:variant>
      <vt:variant>
        <vt:i4>5</vt:i4>
      </vt:variant>
      <vt:variant>
        <vt:lpwstr/>
      </vt:variant>
      <vt:variant>
        <vt:lpwstr>_Toc22728265</vt:lpwstr>
      </vt:variant>
      <vt:variant>
        <vt:i4>1114171</vt:i4>
      </vt:variant>
      <vt:variant>
        <vt:i4>80</vt:i4>
      </vt:variant>
      <vt:variant>
        <vt:i4>0</vt:i4>
      </vt:variant>
      <vt:variant>
        <vt:i4>5</vt:i4>
      </vt:variant>
      <vt:variant>
        <vt:lpwstr/>
      </vt:variant>
      <vt:variant>
        <vt:lpwstr>_Toc22728264</vt:lpwstr>
      </vt:variant>
      <vt:variant>
        <vt:i4>1441851</vt:i4>
      </vt:variant>
      <vt:variant>
        <vt:i4>74</vt:i4>
      </vt:variant>
      <vt:variant>
        <vt:i4>0</vt:i4>
      </vt:variant>
      <vt:variant>
        <vt:i4>5</vt:i4>
      </vt:variant>
      <vt:variant>
        <vt:lpwstr/>
      </vt:variant>
      <vt:variant>
        <vt:lpwstr>_Toc22728263</vt:lpwstr>
      </vt:variant>
      <vt:variant>
        <vt:i4>1507387</vt:i4>
      </vt:variant>
      <vt:variant>
        <vt:i4>68</vt:i4>
      </vt:variant>
      <vt:variant>
        <vt:i4>0</vt:i4>
      </vt:variant>
      <vt:variant>
        <vt:i4>5</vt:i4>
      </vt:variant>
      <vt:variant>
        <vt:lpwstr/>
      </vt:variant>
      <vt:variant>
        <vt:lpwstr>_Toc22728262</vt:lpwstr>
      </vt:variant>
      <vt:variant>
        <vt:i4>1310779</vt:i4>
      </vt:variant>
      <vt:variant>
        <vt:i4>62</vt:i4>
      </vt:variant>
      <vt:variant>
        <vt:i4>0</vt:i4>
      </vt:variant>
      <vt:variant>
        <vt:i4>5</vt:i4>
      </vt:variant>
      <vt:variant>
        <vt:lpwstr/>
      </vt:variant>
      <vt:variant>
        <vt:lpwstr>_Toc22728261</vt:lpwstr>
      </vt:variant>
      <vt:variant>
        <vt:i4>1376315</vt:i4>
      </vt:variant>
      <vt:variant>
        <vt:i4>56</vt:i4>
      </vt:variant>
      <vt:variant>
        <vt:i4>0</vt:i4>
      </vt:variant>
      <vt:variant>
        <vt:i4>5</vt:i4>
      </vt:variant>
      <vt:variant>
        <vt:lpwstr/>
      </vt:variant>
      <vt:variant>
        <vt:lpwstr>_Toc22728260</vt:lpwstr>
      </vt:variant>
      <vt:variant>
        <vt:i4>1835064</vt:i4>
      </vt:variant>
      <vt:variant>
        <vt:i4>50</vt:i4>
      </vt:variant>
      <vt:variant>
        <vt:i4>0</vt:i4>
      </vt:variant>
      <vt:variant>
        <vt:i4>5</vt:i4>
      </vt:variant>
      <vt:variant>
        <vt:lpwstr/>
      </vt:variant>
      <vt:variant>
        <vt:lpwstr>_Toc22728259</vt:lpwstr>
      </vt:variant>
      <vt:variant>
        <vt:i4>1900600</vt:i4>
      </vt:variant>
      <vt:variant>
        <vt:i4>44</vt:i4>
      </vt:variant>
      <vt:variant>
        <vt:i4>0</vt:i4>
      </vt:variant>
      <vt:variant>
        <vt:i4>5</vt:i4>
      </vt:variant>
      <vt:variant>
        <vt:lpwstr/>
      </vt:variant>
      <vt:variant>
        <vt:lpwstr>_Toc22728258</vt:lpwstr>
      </vt:variant>
      <vt:variant>
        <vt:i4>1179704</vt:i4>
      </vt:variant>
      <vt:variant>
        <vt:i4>38</vt:i4>
      </vt:variant>
      <vt:variant>
        <vt:i4>0</vt:i4>
      </vt:variant>
      <vt:variant>
        <vt:i4>5</vt:i4>
      </vt:variant>
      <vt:variant>
        <vt:lpwstr/>
      </vt:variant>
      <vt:variant>
        <vt:lpwstr>_Toc22728257</vt:lpwstr>
      </vt:variant>
      <vt:variant>
        <vt:i4>1245240</vt:i4>
      </vt:variant>
      <vt:variant>
        <vt:i4>32</vt:i4>
      </vt:variant>
      <vt:variant>
        <vt:i4>0</vt:i4>
      </vt:variant>
      <vt:variant>
        <vt:i4>5</vt:i4>
      </vt:variant>
      <vt:variant>
        <vt:lpwstr/>
      </vt:variant>
      <vt:variant>
        <vt:lpwstr>_Toc22728256</vt:lpwstr>
      </vt:variant>
      <vt:variant>
        <vt:i4>1048632</vt:i4>
      </vt:variant>
      <vt:variant>
        <vt:i4>26</vt:i4>
      </vt:variant>
      <vt:variant>
        <vt:i4>0</vt:i4>
      </vt:variant>
      <vt:variant>
        <vt:i4>5</vt:i4>
      </vt:variant>
      <vt:variant>
        <vt:lpwstr/>
      </vt:variant>
      <vt:variant>
        <vt:lpwstr>_Toc22728255</vt:lpwstr>
      </vt:variant>
      <vt:variant>
        <vt:i4>1114168</vt:i4>
      </vt:variant>
      <vt:variant>
        <vt:i4>20</vt:i4>
      </vt:variant>
      <vt:variant>
        <vt:i4>0</vt:i4>
      </vt:variant>
      <vt:variant>
        <vt:i4>5</vt:i4>
      </vt:variant>
      <vt:variant>
        <vt:lpwstr/>
      </vt:variant>
      <vt:variant>
        <vt:lpwstr>_Toc22728254</vt:lpwstr>
      </vt:variant>
      <vt:variant>
        <vt:i4>1441848</vt:i4>
      </vt:variant>
      <vt:variant>
        <vt:i4>14</vt:i4>
      </vt:variant>
      <vt:variant>
        <vt:i4>0</vt:i4>
      </vt:variant>
      <vt:variant>
        <vt:i4>5</vt:i4>
      </vt:variant>
      <vt:variant>
        <vt:lpwstr/>
      </vt:variant>
      <vt:variant>
        <vt:lpwstr>_Toc22728253</vt:lpwstr>
      </vt:variant>
      <vt:variant>
        <vt:i4>1507384</vt:i4>
      </vt:variant>
      <vt:variant>
        <vt:i4>8</vt:i4>
      </vt:variant>
      <vt:variant>
        <vt:i4>0</vt:i4>
      </vt:variant>
      <vt:variant>
        <vt:i4>5</vt:i4>
      </vt:variant>
      <vt:variant>
        <vt:lpwstr/>
      </vt:variant>
      <vt:variant>
        <vt:lpwstr>_Toc22728252</vt:lpwstr>
      </vt:variant>
      <vt:variant>
        <vt:i4>1310776</vt:i4>
      </vt:variant>
      <vt:variant>
        <vt:i4>2</vt:i4>
      </vt:variant>
      <vt:variant>
        <vt:i4>0</vt:i4>
      </vt:variant>
      <vt:variant>
        <vt:i4>5</vt:i4>
      </vt:variant>
      <vt:variant>
        <vt:lpwstr/>
      </vt:variant>
      <vt:variant>
        <vt:lpwstr>_Toc22728251</vt:lpwstr>
      </vt:variant>
      <vt:variant>
        <vt:i4>2097165</vt:i4>
      </vt:variant>
      <vt:variant>
        <vt:i4>24</vt:i4>
      </vt:variant>
      <vt:variant>
        <vt:i4>0</vt:i4>
      </vt:variant>
      <vt:variant>
        <vt:i4>5</vt:i4>
      </vt:variant>
      <vt:variant>
        <vt:lpwstr>mailto:dbayouth@burnsmcd.com</vt:lpwstr>
      </vt:variant>
      <vt:variant>
        <vt:lpwstr/>
      </vt:variant>
      <vt:variant>
        <vt:i4>5570673</vt:i4>
      </vt:variant>
      <vt:variant>
        <vt:i4>21</vt:i4>
      </vt:variant>
      <vt:variant>
        <vt:i4>0</vt:i4>
      </vt:variant>
      <vt:variant>
        <vt:i4>5</vt:i4>
      </vt:variant>
      <vt:variant>
        <vt:lpwstr>mailto:alenox@burnsmcd.com</vt:lpwstr>
      </vt:variant>
      <vt:variant>
        <vt:lpwstr/>
      </vt:variant>
      <vt:variant>
        <vt:i4>2097165</vt:i4>
      </vt:variant>
      <vt:variant>
        <vt:i4>18</vt:i4>
      </vt:variant>
      <vt:variant>
        <vt:i4>0</vt:i4>
      </vt:variant>
      <vt:variant>
        <vt:i4>5</vt:i4>
      </vt:variant>
      <vt:variant>
        <vt:lpwstr>mailto:dbayouth@burnsmcd.com</vt:lpwstr>
      </vt:variant>
      <vt:variant>
        <vt:lpwstr/>
      </vt:variant>
      <vt:variant>
        <vt:i4>2097165</vt:i4>
      </vt:variant>
      <vt:variant>
        <vt:i4>15</vt:i4>
      </vt:variant>
      <vt:variant>
        <vt:i4>0</vt:i4>
      </vt:variant>
      <vt:variant>
        <vt:i4>5</vt:i4>
      </vt:variant>
      <vt:variant>
        <vt:lpwstr>mailto:dbayouth@burnsmcd.com</vt:lpwstr>
      </vt:variant>
      <vt:variant>
        <vt:lpwstr/>
      </vt:variant>
      <vt:variant>
        <vt:i4>5570673</vt:i4>
      </vt:variant>
      <vt:variant>
        <vt:i4>12</vt:i4>
      </vt:variant>
      <vt:variant>
        <vt:i4>0</vt:i4>
      </vt:variant>
      <vt:variant>
        <vt:i4>5</vt:i4>
      </vt:variant>
      <vt:variant>
        <vt:lpwstr>mailto:alenox@burnsmcd.com</vt:lpwstr>
      </vt:variant>
      <vt:variant>
        <vt:lpwstr/>
      </vt:variant>
      <vt:variant>
        <vt:i4>5570673</vt:i4>
      </vt:variant>
      <vt:variant>
        <vt:i4>9</vt:i4>
      </vt:variant>
      <vt:variant>
        <vt:i4>0</vt:i4>
      </vt:variant>
      <vt:variant>
        <vt:i4>5</vt:i4>
      </vt:variant>
      <vt:variant>
        <vt:lpwstr>mailto:alenox@burnsmcd.com</vt:lpwstr>
      </vt:variant>
      <vt:variant>
        <vt:lpwstr/>
      </vt:variant>
      <vt:variant>
        <vt:i4>5570673</vt:i4>
      </vt:variant>
      <vt:variant>
        <vt:i4>6</vt:i4>
      </vt:variant>
      <vt:variant>
        <vt:i4>0</vt:i4>
      </vt:variant>
      <vt:variant>
        <vt:i4>5</vt:i4>
      </vt:variant>
      <vt:variant>
        <vt:lpwstr>mailto:alenox@burnsmcd.com</vt:lpwstr>
      </vt:variant>
      <vt:variant>
        <vt:lpwstr/>
      </vt:variant>
      <vt:variant>
        <vt:i4>5570673</vt:i4>
      </vt:variant>
      <vt:variant>
        <vt:i4>3</vt:i4>
      </vt:variant>
      <vt:variant>
        <vt:i4>0</vt:i4>
      </vt:variant>
      <vt:variant>
        <vt:i4>5</vt:i4>
      </vt:variant>
      <vt:variant>
        <vt:lpwstr>mailto:alenox@burnsmcd.com</vt:lpwstr>
      </vt:variant>
      <vt:variant>
        <vt:lpwstr/>
      </vt:variant>
      <vt:variant>
        <vt:i4>2097165</vt:i4>
      </vt:variant>
      <vt:variant>
        <vt:i4>0</vt:i4>
      </vt:variant>
      <vt:variant>
        <vt:i4>0</vt:i4>
      </vt:variant>
      <vt:variant>
        <vt:i4>5</vt:i4>
      </vt:variant>
      <vt:variant>
        <vt:lpwstr>mailto:dbayouth@burnsmcd.com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SOW - IT Project Services</dc:title>
  <dc:subject/>
  <dc:creator>Netravali, Gurunath</dc:creator>
  <cp:keywords/>
  <cp:lastModifiedBy>Gately, Martin</cp:lastModifiedBy>
  <cp:revision>15</cp:revision>
  <cp:lastPrinted>2018-01-05T18:36:00Z</cp:lastPrinted>
  <dcterms:created xsi:type="dcterms:W3CDTF">2024-03-12T16:22:00Z</dcterms:created>
  <dcterms:modified xsi:type="dcterms:W3CDTF">2024-03-19T20:27:00Z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PSEG</vt:lpwstr>
  </property>
  <property fmtid="{D5CDD505-2E9C-101B-9397-08002B2CF9AE}" pid="3" name="Source">
    <vt:lpwstr>Pace Harmon</vt:lpwstr>
  </property>
  <property fmtid="{D5CDD505-2E9C-101B-9397-08002B2CF9AE}" pid="4" name="Cobit Secondary">
    <vt:lpwstr>AI 5 Procure IT Resources</vt:lpwstr>
  </property>
  <property fmtid="{D5CDD505-2E9C-101B-9397-08002B2CF9AE}" pid="5" name="Cobit Primary">
    <vt:lpwstr>Acquire and Implement</vt:lpwstr>
  </property>
  <property fmtid="{D5CDD505-2E9C-101B-9397-08002B2CF9AE}" pid="6" name="Device">
    <vt:lpwstr/>
  </property>
  <property fmtid="{D5CDD505-2E9C-101B-9397-08002B2CF9AE}" pid="7" name="Application Name">
    <vt:lpwstr/>
  </property>
  <property fmtid="{D5CDD505-2E9C-101B-9397-08002B2CF9AE}" pid="8" name="Change Ticket Number">
    <vt:lpwstr/>
  </property>
  <property fmtid="{D5CDD505-2E9C-101B-9397-08002B2CF9AE}" pid="9" name="OC">
    <vt:lpwstr/>
  </property>
  <property fmtid="{D5CDD505-2E9C-101B-9397-08002B2CF9AE}" pid="10" name="PAS">
    <vt:lpwstr>In Progress</vt:lpwstr>
  </property>
  <property fmtid="{D5CDD505-2E9C-101B-9397-08002B2CF9AE}" pid="11" name="Business Imperative">
    <vt:lpwstr/>
  </property>
  <property fmtid="{D5CDD505-2E9C-101B-9397-08002B2CF9AE}" pid="12" name="Implementation Date">
    <vt:lpwstr/>
  </property>
  <property fmtid="{D5CDD505-2E9C-101B-9397-08002B2CF9AE}" pid="13" name="Plan Year">
    <vt:lpwstr/>
  </property>
  <property fmtid="{D5CDD505-2E9C-101B-9397-08002B2CF9AE}" pid="14" name="IT Classification">
    <vt:lpwstr/>
  </property>
  <property fmtid="{D5CDD505-2E9C-101B-9397-08002B2CF9AE}" pid="15" name="Project Manager">
    <vt:lpwstr/>
  </property>
  <property fmtid="{D5CDD505-2E9C-101B-9397-08002B2CF9AE}" pid="16" name="Item Number">
    <vt:lpwstr/>
  </property>
  <property fmtid="{D5CDD505-2E9C-101B-9397-08002B2CF9AE}" pid="17" name="LOB1">
    <vt:lpwstr/>
  </property>
  <property fmtid="{D5CDD505-2E9C-101B-9397-08002B2CF9AE}" pid="18" name="ContentType">
    <vt:lpwstr>P-PSEG -SOW-Template TCS - Application Development NJ</vt:lpwstr>
  </property>
  <property fmtid="{D5CDD505-2E9C-101B-9397-08002B2CF9AE}" pid="19" name="Project Name">
    <vt:lpwstr/>
  </property>
  <property fmtid="{D5CDD505-2E9C-101B-9397-08002B2CF9AE}" pid="20" name="LatestApprovedBaselineVerNo">
    <vt:lpwstr/>
  </property>
  <property fmtid="{D5CDD505-2E9C-101B-9397-08002B2CF9AE}" pid="21" name="ApprovalDate">
    <vt:lpwstr/>
  </property>
  <property fmtid="{D5CDD505-2E9C-101B-9397-08002B2CF9AE}" pid="22" name="PDLC Phase">
    <vt:lpwstr/>
  </property>
  <property fmtid="{D5CDD505-2E9C-101B-9397-08002B2CF9AE}" pid="23" name="T Account">
    <vt:lpwstr/>
  </property>
  <property fmtid="{D5CDD505-2E9C-101B-9397-08002B2CF9AE}" pid="24" name="PSEG_Docs_Classification">
    <vt:lpwstr>3;#Internal Use Only|4ed825b4-abb4-4271-bb9a-a3e29d663d23</vt:lpwstr>
  </property>
  <property fmtid="{D5CDD505-2E9C-101B-9397-08002B2CF9AE}" pid="25" name="PSEG_Docs_Category">
    <vt:lpwstr>6;#Operational Excellence|bb290c12-fe47-4d9a-9fa8-54af0ce809e1</vt:lpwstr>
  </property>
  <property fmtid="{D5CDD505-2E9C-101B-9397-08002B2CF9AE}" pid="26" name="PSEG_Docs_LOB">
    <vt:lpwstr>5;#PSEG Services Corp.|e4cb0e55-2905-42b1-aa68-d4d58dba955b</vt:lpwstr>
  </property>
  <property fmtid="{D5CDD505-2E9C-101B-9397-08002B2CF9AE}" pid="27" name="ContentTypeId">
    <vt:lpwstr>0x010100CAB90468E59883419EF283AF879F3F94</vt:lpwstr>
  </property>
  <property fmtid="{D5CDD505-2E9C-101B-9397-08002B2CF9AE}" pid="28" name="MediaServiceImageTags">
    <vt:lpwstr/>
  </property>
</Properties>
</file>